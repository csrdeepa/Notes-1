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0C4" w:rsidRDefault="009C70C4">
      <w:pPr>
        <w:rPr>
          <w:rFonts w:eastAsia="Adobe Gothic Std B" w:cstheme="minorHAnsi"/>
          <w:b/>
          <w:color w:val="FF0000"/>
          <w:sz w:val="19"/>
          <w:szCs w:val="19"/>
          <w:u w:val="single"/>
        </w:rPr>
      </w:pPr>
      <w:r w:rsidRPr="009C70C4">
        <w:rPr>
          <w:rFonts w:eastAsia="Adobe Gothic Std B" w:cstheme="minorHAnsi"/>
          <w:b/>
          <w:color w:val="FF0000"/>
          <w:sz w:val="19"/>
          <w:szCs w:val="19"/>
          <w:u w:val="single"/>
        </w:rPr>
        <w:t>Basic Theme Directory Structure</w:t>
      </w:r>
    </w:p>
    <w:p w:rsidR="00855A13" w:rsidRDefault="00855A13" w:rsidP="009C70C4">
      <w:pPr>
        <w:spacing w:after="0"/>
        <w:rPr>
          <w:rFonts w:eastAsia="Adobe Gothic Std B"/>
          <w:sz w:val="18"/>
        </w:rPr>
        <w:sectPr w:rsidR="00855A13" w:rsidSect="00290D28">
          <w:pgSz w:w="11907" w:h="16839" w:code="9"/>
          <w:pgMar w:top="720" w:right="927" w:bottom="810" w:left="1260" w:header="720" w:footer="720" w:gutter="0"/>
          <w:cols w:space="720"/>
          <w:docGrid w:linePitch="360"/>
        </w:sectPr>
      </w:pPr>
    </w:p>
    <w:p w:rsidR="009C70C4" w:rsidRPr="00855A13" w:rsidRDefault="009C70C4" w:rsidP="009C70C4">
      <w:pPr>
        <w:spacing w:after="0"/>
        <w:rPr>
          <w:rFonts w:eastAsia="Adobe Gothic Std B"/>
          <w:sz w:val="18"/>
        </w:rPr>
      </w:pPr>
      <w:r w:rsidRPr="00855A13">
        <w:rPr>
          <w:rFonts w:eastAsia="Adobe Gothic Std B"/>
          <w:sz w:val="18"/>
        </w:rPr>
        <w:lastRenderedPageBreak/>
        <w:t xml:space="preserve">// Theme CSS     </w:t>
      </w:r>
    </w:p>
    <w:p w:rsidR="009C70C4" w:rsidRPr="00855A13" w:rsidRDefault="009C70C4" w:rsidP="009C70C4">
      <w:pPr>
        <w:spacing w:after="0"/>
        <w:rPr>
          <w:rFonts w:eastAsia="Adobe Gothic Std B"/>
          <w:sz w:val="18"/>
        </w:rPr>
      </w:pPr>
      <w:r w:rsidRPr="00855A13">
        <w:rPr>
          <w:rFonts w:eastAsia="Adobe Gothic Std B"/>
          <w:sz w:val="18"/>
        </w:rPr>
        <w:t xml:space="preserve">style.css </w:t>
      </w:r>
    </w:p>
    <w:p w:rsidR="009C70C4" w:rsidRPr="00855A13" w:rsidRDefault="009C70C4" w:rsidP="009C70C4">
      <w:pPr>
        <w:spacing w:after="0"/>
        <w:rPr>
          <w:rFonts w:eastAsia="Adobe Gothic Std B"/>
          <w:sz w:val="18"/>
        </w:rPr>
      </w:pPr>
      <w:r w:rsidRPr="00855A13">
        <w:rPr>
          <w:rFonts w:eastAsia="Adobe Gothic Std B"/>
          <w:sz w:val="18"/>
        </w:rPr>
        <w:t xml:space="preserve"> </w:t>
      </w:r>
    </w:p>
    <w:p w:rsidR="009C70C4" w:rsidRPr="00855A13" w:rsidRDefault="009C70C4" w:rsidP="009C70C4">
      <w:pPr>
        <w:spacing w:after="0"/>
        <w:rPr>
          <w:rFonts w:eastAsia="Adobe Gothic Std B"/>
          <w:sz w:val="18"/>
        </w:rPr>
      </w:pPr>
      <w:r w:rsidRPr="00855A13">
        <w:rPr>
          <w:rFonts w:eastAsia="Adobe Gothic Std B"/>
          <w:sz w:val="18"/>
        </w:rPr>
        <w:t xml:space="preserve"> // Custom functionality for your theme    </w:t>
      </w:r>
    </w:p>
    <w:p w:rsidR="009C70C4" w:rsidRPr="00855A13" w:rsidRDefault="009C70C4" w:rsidP="009C70C4">
      <w:pPr>
        <w:spacing w:after="0"/>
        <w:rPr>
          <w:rFonts w:eastAsia="Adobe Gothic Std B"/>
          <w:sz w:val="18"/>
        </w:rPr>
      </w:pPr>
      <w:r w:rsidRPr="00855A13">
        <w:rPr>
          <w:rFonts w:eastAsia="Adobe Gothic Std B"/>
          <w:sz w:val="18"/>
        </w:rPr>
        <w:t xml:space="preserve"> functions.php </w:t>
      </w:r>
    </w:p>
    <w:p w:rsidR="009C70C4" w:rsidRPr="00855A13" w:rsidRDefault="009C70C4" w:rsidP="009C70C4">
      <w:pPr>
        <w:spacing w:after="0"/>
        <w:rPr>
          <w:rFonts w:eastAsia="Adobe Gothic Std B"/>
          <w:sz w:val="18"/>
        </w:rPr>
      </w:pPr>
      <w:r w:rsidRPr="00855A13">
        <w:rPr>
          <w:rFonts w:eastAsia="Adobe Gothic Std B"/>
          <w:sz w:val="18"/>
        </w:rPr>
        <w:t xml:space="preserve"> </w:t>
      </w:r>
    </w:p>
    <w:p w:rsidR="009C70C4" w:rsidRPr="00855A13" w:rsidRDefault="009C70C4" w:rsidP="009C70C4">
      <w:pPr>
        <w:spacing w:after="0"/>
        <w:rPr>
          <w:rFonts w:eastAsia="Adobe Gothic Std B"/>
          <w:sz w:val="18"/>
        </w:rPr>
      </w:pPr>
      <w:r w:rsidRPr="00855A13">
        <w:rPr>
          <w:rFonts w:eastAsia="Adobe Gothic Std B"/>
          <w:sz w:val="18"/>
        </w:rPr>
        <w:t xml:space="preserve"> // Partials to include in subsequent theme files     </w:t>
      </w:r>
    </w:p>
    <w:p w:rsidR="009C70C4" w:rsidRPr="00855A13" w:rsidRDefault="009C70C4" w:rsidP="009C70C4">
      <w:pPr>
        <w:spacing w:after="0"/>
        <w:rPr>
          <w:rFonts w:eastAsia="Adobe Gothic Std B"/>
          <w:sz w:val="18"/>
        </w:rPr>
      </w:pPr>
      <w:r w:rsidRPr="00855A13">
        <w:rPr>
          <w:rFonts w:eastAsia="Adobe Gothic Std B"/>
          <w:sz w:val="18"/>
        </w:rPr>
        <w:t xml:space="preserve">header.php     </w:t>
      </w:r>
    </w:p>
    <w:p w:rsidR="009C70C4" w:rsidRPr="00855A13" w:rsidRDefault="009C70C4" w:rsidP="009C70C4">
      <w:pPr>
        <w:spacing w:after="0"/>
        <w:rPr>
          <w:rFonts w:eastAsia="Adobe Gothic Std B"/>
          <w:sz w:val="18"/>
        </w:rPr>
      </w:pPr>
      <w:r w:rsidRPr="00855A13">
        <w:rPr>
          <w:rFonts w:eastAsia="Adobe Gothic Std B"/>
          <w:sz w:val="18"/>
        </w:rPr>
        <w:t xml:space="preserve">footer.php    </w:t>
      </w:r>
    </w:p>
    <w:p w:rsidR="009C70C4" w:rsidRPr="00855A13" w:rsidRDefault="009C70C4" w:rsidP="009C70C4">
      <w:pPr>
        <w:spacing w:after="0"/>
        <w:rPr>
          <w:rFonts w:eastAsia="Adobe Gothic Std B"/>
          <w:sz w:val="18"/>
        </w:rPr>
      </w:pPr>
      <w:r w:rsidRPr="00855A13">
        <w:rPr>
          <w:rFonts w:eastAsia="Adobe Gothic Std B"/>
          <w:sz w:val="18"/>
        </w:rPr>
        <w:t xml:space="preserve">sidebar.php     </w:t>
      </w:r>
    </w:p>
    <w:p w:rsidR="009C70C4" w:rsidRPr="00855A13" w:rsidRDefault="009C70C4" w:rsidP="009C70C4">
      <w:pPr>
        <w:spacing w:after="0"/>
        <w:rPr>
          <w:rFonts w:eastAsia="Adobe Gothic Std B"/>
          <w:sz w:val="18"/>
        </w:rPr>
      </w:pPr>
      <w:r w:rsidRPr="00855A13">
        <w:rPr>
          <w:rFonts w:eastAsia="Adobe Gothic Std B"/>
          <w:sz w:val="18"/>
        </w:rPr>
        <w:t xml:space="preserve">comments.php </w:t>
      </w:r>
    </w:p>
    <w:p w:rsidR="009C70C4" w:rsidRPr="00855A13" w:rsidRDefault="009C70C4" w:rsidP="009C70C4">
      <w:pPr>
        <w:spacing w:after="0"/>
        <w:rPr>
          <w:rFonts w:eastAsia="Adobe Gothic Std B"/>
          <w:sz w:val="18"/>
        </w:rPr>
      </w:pPr>
      <w:r w:rsidRPr="00855A13">
        <w:rPr>
          <w:rFonts w:eastAsia="Adobe Gothic Std B"/>
          <w:sz w:val="18"/>
        </w:rPr>
        <w:t xml:space="preserve"> </w:t>
      </w:r>
    </w:p>
    <w:p w:rsidR="009C70C4" w:rsidRPr="00855A13" w:rsidRDefault="009C70C4" w:rsidP="009C70C4">
      <w:pPr>
        <w:spacing w:after="0"/>
        <w:rPr>
          <w:rFonts w:eastAsia="Adobe Gothic Std B"/>
          <w:sz w:val="18"/>
        </w:rPr>
      </w:pPr>
      <w:r w:rsidRPr="00855A13">
        <w:rPr>
          <w:rFonts w:eastAsia="Adobe Gothic Std B"/>
          <w:sz w:val="18"/>
        </w:rPr>
        <w:t xml:space="preserve">// "Archives", (listing views that contain multiple posts)     </w:t>
      </w:r>
    </w:p>
    <w:p w:rsidR="009C70C4" w:rsidRPr="00855A13" w:rsidRDefault="009C70C4" w:rsidP="009C70C4">
      <w:pPr>
        <w:spacing w:after="0"/>
        <w:rPr>
          <w:rFonts w:eastAsia="Adobe Gothic Std B"/>
          <w:sz w:val="18"/>
        </w:rPr>
      </w:pPr>
      <w:r w:rsidRPr="00855A13">
        <w:rPr>
          <w:rFonts w:eastAsia="Adobe Gothic Std B"/>
          <w:sz w:val="18"/>
        </w:rPr>
        <w:t xml:space="preserve">archive.php    </w:t>
      </w:r>
    </w:p>
    <w:p w:rsidR="009C70C4" w:rsidRPr="00855A13" w:rsidRDefault="009C70C4" w:rsidP="009C70C4">
      <w:pPr>
        <w:spacing w:after="0"/>
        <w:rPr>
          <w:rFonts w:eastAsia="Adobe Gothic Std B"/>
          <w:sz w:val="18"/>
        </w:rPr>
      </w:pPr>
      <w:r w:rsidRPr="00855A13">
        <w:rPr>
          <w:rFonts w:eastAsia="Adobe Gothic Std B"/>
          <w:sz w:val="18"/>
        </w:rPr>
        <w:t xml:space="preserve"> author.php     </w:t>
      </w:r>
    </w:p>
    <w:p w:rsidR="009C70C4" w:rsidRPr="00855A13" w:rsidRDefault="009C70C4" w:rsidP="009C70C4">
      <w:pPr>
        <w:spacing w:after="0"/>
        <w:rPr>
          <w:rFonts w:eastAsia="Adobe Gothic Std B"/>
          <w:sz w:val="18"/>
        </w:rPr>
      </w:pPr>
      <w:r w:rsidRPr="00855A13">
        <w:rPr>
          <w:rFonts w:eastAsia="Adobe Gothic Std B"/>
          <w:sz w:val="18"/>
        </w:rPr>
        <w:t xml:space="preserve">date.php     </w:t>
      </w:r>
    </w:p>
    <w:p w:rsidR="009C70C4" w:rsidRPr="00855A13" w:rsidRDefault="009C70C4" w:rsidP="009C70C4">
      <w:pPr>
        <w:spacing w:after="0"/>
        <w:rPr>
          <w:rFonts w:eastAsia="Adobe Gothic Std B"/>
          <w:sz w:val="18"/>
        </w:rPr>
      </w:pPr>
      <w:r w:rsidRPr="00855A13">
        <w:rPr>
          <w:rFonts w:eastAsia="Adobe Gothic Std B"/>
          <w:sz w:val="18"/>
        </w:rPr>
        <w:t xml:space="preserve">taxonomy.php     </w:t>
      </w:r>
    </w:p>
    <w:p w:rsidR="009C70C4" w:rsidRPr="00855A13" w:rsidRDefault="009C70C4" w:rsidP="009C70C4">
      <w:pPr>
        <w:spacing w:after="0"/>
        <w:rPr>
          <w:rFonts w:eastAsia="Adobe Gothic Std B"/>
          <w:sz w:val="18"/>
        </w:rPr>
      </w:pPr>
      <w:r w:rsidRPr="00855A13">
        <w:rPr>
          <w:rFonts w:eastAsia="Adobe Gothic Std B"/>
          <w:sz w:val="18"/>
        </w:rPr>
        <w:t xml:space="preserve">tag.php     </w:t>
      </w:r>
    </w:p>
    <w:p w:rsidR="009C70C4" w:rsidRPr="00855A13" w:rsidRDefault="009C70C4" w:rsidP="009C70C4">
      <w:pPr>
        <w:spacing w:after="0"/>
        <w:rPr>
          <w:rFonts w:eastAsia="Adobe Gothic Std B"/>
          <w:sz w:val="18"/>
        </w:rPr>
      </w:pPr>
      <w:r w:rsidRPr="00855A13">
        <w:rPr>
          <w:rFonts w:eastAsia="Adobe Gothic Std B"/>
          <w:sz w:val="18"/>
        </w:rPr>
        <w:lastRenderedPageBreak/>
        <w:t xml:space="preserve">category.php </w:t>
      </w:r>
    </w:p>
    <w:p w:rsidR="009C70C4" w:rsidRPr="00855A13" w:rsidRDefault="009C70C4" w:rsidP="009C70C4">
      <w:pPr>
        <w:spacing w:after="0"/>
        <w:rPr>
          <w:rFonts w:eastAsia="Adobe Gothic Std B"/>
          <w:sz w:val="18"/>
        </w:rPr>
      </w:pPr>
      <w:r w:rsidRPr="00855A13">
        <w:rPr>
          <w:rFonts w:eastAsia="Adobe Gothic Std B"/>
          <w:sz w:val="18"/>
        </w:rPr>
        <w:t xml:space="preserve"> </w:t>
      </w:r>
    </w:p>
    <w:p w:rsidR="009C70C4" w:rsidRPr="00855A13" w:rsidRDefault="009C70C4" w:rsidP="009C70C4">
      <w:pPr>
        <w:spacing w:after="0"/>
        <w:rPr>
          <w:rFonts w:eastAsia="Adobe Gothic Std B"/>
          <w:sz w:val="18"/>
        </w:rPr>
      </w:pPr>
      <w:r w:rsidRPr="00855A13">
        <w:rPr>
          <w:rFonts w:eastAsia="Adobe Gothic Std B"/>
          <w:sz w:val="18"/>
        </w:rPr>
        <w:t xml:space="preserve"> // Individual content pages     </w:t>
      </w:r>
    </w:p>
    <w:p w:rsidR="009C70C4" w:rsidRPr="00855A13" w:rsidRDefault="009C70C4" w:rsidP="009C70C4">
      <w:pPr>
        <w:spacing w:after="0"/>
        <w:rPr>
          <w:rFonts w:eastAsia="Adobe Gothic Std B"/>
          <w:sz w:val="18"/>
        </w:rPr>
      </w:pPr>
      <w:r w:rsidRPr="00855A13">
        <w:rPr>
          <w:rFonts w:eastAsia="Adobe Gothic Std B"/>
          <w:sz w:val="18"/>
        </w:rPr>
        <w:t xml:space="preserve">// Note that home and frontpage templates are not recommended    </w:t>
      </w:r>
    </w:p>
    <w:p w:rsidR="009C70C4" w:rsidRPr="00855A13" w:rsidRDefault="009C70C4" w:rsidP="009C70C4">
      <w:pPr>
        <w:spacing w:after="0"/>
        <w:rPr>
          <w:rFonts w:eastAsia="Adobe Gothic Std B"/>
          <w:sz w:val="18"/>
        </w:rPr>
      </w:pPr>
      <w:r w:rsidRPr="00855A13">
        <w:rPr>
          <w:rFonts w:eastAsia="Adobe Gothic Std B"/>
          <w:sz w:val="18"/>
        </w:rPr>
        <w:t xml:space="preserve"> // and they should be replaced by page templates     </w:t>
      </w:r>
    </w:p>
    <w:p w:rsidR="009C70C4" w:rsidRPr="00855A13" w:rsidRDefault="009C70C4" w:rsidP="009C70C4">
      <w:pPr>
        <w:spacing w:after="0"/>
        <w:rPr>
          <w:rFonts w:eastAsia="Adobe Gothic Std B"/>
          <w:sz w:val="18"/>
        </w:rPr>
      </w:pPr>
      <w:r w:rsidRPr="00855A13">
        <w:rPr>
          <w:rFonts w:eastAsia="Adobe Gothic Std B"/>
          <w:sz w:val="18"/>
        </w:rPr>
        <w:t xml:space="preserve">singular.php     </w:t>
      </w:r>
    </w:p>
    <w:p w:rsidR="009C70C4" w:rsidRPr="00855A13" w:rsidRDefault="009C70C4" w:rsidP="009C70C4">
      <w:pPr>
        <w:spacing w:after="0"/>
        <w:rPr>
          <w:rFonts w:eastAsia="Adobe Gothic Std B"/>
          <w:sz w:val="18"/>
        </w:rPr>
      </w:pPr>
      <w:r w:rsidRPr="00855A13">
        <w:rPr>
          <w:rFonts w:eastAsia="Adobe Gothic Std B"/>
          <w:sz w:val="18"/>
        </w:rPr>
        <w:t xml:space="preserve">single.php     </w:t>
      </w:r>
    </w:p>
    <w:p w:rsidR="009C70C4" w:rsidRPr="00855A13" w:rsidRDefault="009C70C4" w:rsidP="009C70C4">
      <w:pPr>
        <w:spacing w:after="0"/>
        <w:rPr>
          <w:rFonts w:eastAsia="Adobe Gothic Std B"/>
          <w:sz w:val="18"/>
        </w:rPr>
      </w:pPr>
      <w:r w:rsidRPr="00855A13">
        <w:rPr>
          <w:rFonts w:eastAsia="Adobe Gothic Std B"/>
          <w:sz w:val="18"/>
        </w:rPr>
        <w:t xml:space="preserve">page.php     </w:t>
      </w:r>
    </w:p>
    <w:p w:rsidR="009C70C4" w:rsidRPr="00855A13" w:rsidRDefault="009C70C4" w:rsidP="009C70C4">
      <w:pPr>
        <w:spacing w:after="0"/>
        <w:rPr>
          <w:rFonts w:eastAsia="Adobe Gothic Std B"/>
          <w:sz w:val="18"/>
        </w:rPr>
      </w:pPr>
      <w:r w:rsidRPr="00855A13">
        <w:rPr>
          <w:rFonts w:eastAsia="Adobe Gothic Std B"/>
          <w:sz w:val="18"/>
        </w:rPr>
        <w:t xml:space="preserve">front-page.php     </w:t>
      </w:r>
    </w:p>
    <w:p w:rsidR="009C70C4" w:rsidRPr="00855A13" w:rsidRDefault="009C70C4" w:rsidP="009C70C4">
      <w:pPr>
        <w:spacing w:after="0"/>
        <w:rPr>
          <w:rFonts w:eastAsia="Adobe Gothic Std B"/>
          <w:sz w:val="18"/>
        </w:rPr>
      </w:pPr>
      <w:r w:rsidRPr="00855A13">
        <w:rPr>
          <w:rFonts w:eastAsia="Adobe Gothic Std B"/>
          <w:sz w:val="18"/>
        </w:rPr>
        <w:t xml:space="preserve">home.php </w:t>
      </w:r>
    </w:p>
    <w:p w:rsidR="009C70C4" w:rsidRPr="00855A13" w:rsidRDefault="009C70C4" w:rsidP="009C70C4">
      <w:pPr>
        <w:spacing w:after="0"/>
        <w:rPr>
          <w:rFonts w:eastAsia="Adobe Gothic Std B"/>
          <w:sz w:val="18"/>
        </w:rPr>
      </w:pPr>
      <w:r w:rsidRPr="00855A13">
        <w:rPr>
          <w:rFonts w:eastAsia="Adobe Gothic Std B"/>
          <w:sz w:val="18"/>
        </w:rPr>
        <w:t xml:space="preserve"> </w:t>
      </w:r>
    </w:p>
    <w:p w:rsidR="009C70C4" w:rsidRPr="00855A13" w:rsidRDefault="009C70C4" w:rsidP="009C70C4">
      <w:pPr>
        <w:spacing w:after="0"/>
        <w:rPr>
          <w:rFonts w:eastAsia="Adobe Gothic Std B"/>
          <w:sz w:val="18"/>
        </w:rPr>
      </w:pPr>
      <w:r w:rsidRPr="00855A13">
        <w:rPr>
          <w:rFonts w:eastAsia="Adobe Gothic Std B"/>
          <w:sz w:val="18"/>
        </w:rPr>
        <w:t xml:space="preserve"> // Misc. Utility Pages     </w:t>
      </w:r>
    </w:p>
    <w:p w:rsidR="009C70C4" w:rsidRPr="00855A13" w:rsidRDefault="009C70C4" w:rsidP="009C70C4">
      <w:pPr>
        <w:spacing w:after="0"/>
        <w:rPr>
          <w:rFonts w:eastAsia="Adobe Gothic Std B"/>
          <w:sz w:val="18"/>
        </w:rPr>
      </w:pPr>
      <w:r w:rsidRPr="00855A13">
        <w:rPr>
          <w:rFonts w:eastAsia="Adobe Gothic Std B"/>
          <w:sz w:val="18"/>
        </w:rPr>
        <w:t xml:space="preserve">index.php (a catch-all if nothing else matches)     </w:t>
      </w:r>
    </w:p>
    <w:p w:rsidR="009C70C4" w:rsidRPr="00855A13" w:rsidRDefault="009C70C4" w:rsidP="009C70C4">
      <w:pPr>
        <w:spacing w:after="0"/>
        <w:rPr>
          <w:rFonts w:eastAsia="Adobe Gothic Std B"/>
          <w:sz w:val="18"/>
        </w:rPr>
      </w:pPr>
      <w:r w:rsidRPr="00855A13">
        <w:rPr>
          <w:rFonts w:eastAsia="Adobe Gothic Std B"/>
          <w:sz w:val="18"/>
        </w:rPr>
        <w:t xml:space="preserve">search.php     </w:t>
      </w:r>
    </w:p>
    <w:p w:rsidR="009C70C4" w:rsidRPr="00855A13" w:rsidRDefault="009C70C4" w:rsidP="009C70C4">
      <w:pPr>
        <w:spacing w:after="0"/>
        <w:rPr>
          <w:rFonts w:eastAsia="Adobe Gothic Std B"/>
          <w:sz w:val="18"/>
        </w:rPr>
      </w:pPr>
      <w:r w:rsidRPr="00855A13">
        <w:rPr>
          <w:rFonts w:eastAsia="Adobe Gothic Std B"/>
          <w:sz w:val="18"/>
        </w:rPr>
        <w:t xml:space="preserve">attachment.php     </w:t>
      </w:r>
    </w:p>
    <w:p w:rsidR="009C70C4" w:rsidRPr="00855A13" w:rsidRDefault="009C70C4" w:rsidP="009C70C4">
      <w:pPr>
        <w:spacing w:after="0"/>
        <w:rPr>
          <w:rFonts w:eastAsia="Adobe Gothic Std B"/>
          <w:sz w:val="18"/>
        </w:rPr>
      </w:pPr>
      <w:r w:rsidRPr="00855A13">
        <w:rPr>
          <w:rFonts w:eastAsia="Adobe Gothic Std B"/>
          <w:sz w:val="18"/>
        </w:rPr>
        <w:t xml:space="preserve">image.php     </w:t>
      </w:r>
    </w:p>
    <w:p w:rsidR="005E1822" w:rsidRPr="00855A13" w:rsidRDefault="009C70C4" w:rsidP="009C70C4">
      <w:pPr>
        <w:spacing w:after="0"/>
        <w:rPr>
          <w:rFonts w:eastAsia="Adobe Gothic Std B"/>
          <w:sz w:val="18"/>
        </w:rPr>
      </w:pPr>
      <w:r w:rsidRPr="00855A13">
        <w:rPr>
          <w:rFonts w:eastAsia="Adobe Gothic Std B"/>
          <w:sz w:val="18"/>
        </w:rPr>
        <w:t>404.php</w:t>
      </w:r>
    </w:p>
    <w:p w:rsidR="00855A13" w:rsidRDefault="00855A13">
      <w:pPr>
        <w:rPr>
          <w:rFonts w:eastAsia="Adobe Gothic Std B"/>
        </w:rPr>
        <w:sectPr w:rsidR="00855A13" w:rsidSect="00855A13">
          <w:type w:val="continuous"/>
          <w:pgSz w:w="11907" w:h="16839" w:code="9"/>
          <w:pgMar w:top="720" w:right="927" w:bottom="810" w:left="1260" w:header="720" w:footer="720" w:gutter="0"/>
          <w:cols w:num="2" w:space="720"/>
          <w:docGrid w:linePitch="360"/>
        </w:sectPr>
      </w:pPr>
    </w:p>
    <w:p w:rsidR="00855A13" w:rsidRDefault="00855A13">
      <w:pPr>
        <w:rPr>
          <w:rFonts w:eastAsia="Adobe Gothic Std B"/>
        </w:rPr>
      </w:pPr>
    </w:p>
    <w:p w:rsidR="00385521" w:rsidRPr="00385521" w:rsidRDefault="00385521" w:rsidP="00385521">
      <w:pPr>
        <w:rPr>
          <w:b/>
          <w:sz w:val="28"/>
          <w:u w:val="single"/>
        </w:rPr>
      </w:pPr>
      <w:r w:rsidRPr="00385521">
        <w:rPr>
          <w:b/>
          <w:sz w:val="28"/>
          <w:u w:val="single"/>
        </w:rPr>
        <w:t>Theme folder and file structure </w:t>
      </w:r>
      <w:hyperlink r:id="rId7" w:anchor="theme-folder-and-file-structure" w:history="1">
        <w:r w:rsidRPr="00385521">
          <w:rPr>
            <w:b/>
            <w:sz w:val="28"/>
          </w:rPr>
          <w:t>#</w:t>
        </w:r>
      </w:hyperlink>
    </w:p>
    <w:p w:rsidR="00855A13" w:rsidRDefault="00855A13" w:rsidP="00385521">
      <w:pPr>
        <w:spacing w:after="0" w:line="240" w:lineRule="auto"/>
        <w:rPr>
          <w:rFonts w:ascii="Courier New" w:eastAsia="Times New Roman" w:hAnsi="Courier New" w:cs="Courier New"/>
          <w:color w:val="404040"/>
          <w:sz w:val="20"/>
        </w:rPr>
        <w:sectPr w:rsidR="00855A13" w:rsidSect="00855A13">
          <w:type w:val="continuous"/>
          <w:pgSz w:w="11907" w:h="16839" w:code="9"/>
          <w:pgMar w:top="720" w:right="927" w:bottom="810" w:left="1260" w:header="720" w:footer="720" w:gutter="0"/>
          <w:cols w:space="720"/>
          <w:docGrid w:linePitch="360"/>
        </w:sectPr>
      </w:pP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lastRenderedPageBreak/>
        <w:t>assets (dir)</w:t>
      </w:r>
    </w:p>
    <w:p w:rsidR="00385521" w:rsidRPr="00855A13"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css (dir)</w:t>
      </w:r>
    </w:p>
    <w:p w:rsidR="00740F75" w:rsidRPr="00855A13" w:rsidRDefault="00740F75"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fonts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images (dir)</w:t>
      </w:r>
    </w:p>
    <w:p w:rsidR="00385521" w:rsidRPr="00855A13"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js (dir)</w:t>
      </w:r>
    </w:p>
    <w:p w:rsidR="00740F75" w:rsidRPr="00855A13" w:rsidRDefault="00740F75"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core (dir)</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inc (dir)</w:t>
      </w:r>
    </w:p>
    <w:p w:rsidR="00E36661" w:rsidRPr="00855A13" w:rsidRDefault="00E36661" w:rsidP="00385521">
      <w:pPr>
        <w:spacing w:after="0" w:line="240" w:lineRule="auto"/>
        <w:rPr>
          <w:rFonts w:ascii="Consolas" w:eastAsia="Times New Roman" w:hAnsi="Consolas" w:cs="Times New Roman"/>
          <w:color w:val="404040"/>
          <w:szCs w:val="23"/>
        </w:rPr>
      </w:pPr>
      <w:r>
        <w:rPr>
          <w:rFonts w:ascii="Courier New" w:eastAsia="Times New Roman" w:hAnsi="Courier New" w:cs="Courier New"/>
          <w:color w:val="404040"/>
          <w:sz w:val="18"/>
        </w:rPr>
        <w:t>languages</w:t>
      </w:r>
      <w:r w:rsidRPr="00855A13">
        <w:rPr>
          <w:rFonts w:ascii="Courier New" w:eastAsia="Times New Roman" w:hAnsi="Courier New" w:cs="Courier New"/>
          <w:color w:val="404040"/>
          <w:sz w:val="18"/>
        </w:rPr>
        <w:t xml:space="preserve">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template-parts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footer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header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navigation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page (dir)</w:t>
      </w:r>
    </w:p>
    <w:p w:rsidR="00385521" w:rsidRPr="00855A13"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post (dir)</w:t>
      </w:r>
    </w:p>
    <w:p w:rsidR="00740F75" w:rsidRPr="00855A13" w:rsidRDefault="00740F75"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000000"/>
          <w:sz w:val="18"/>
        </w:rPr>
        <w:t>      </w:t>
      </w:r>
      <w:r w:rsidRPr="00855A13">
        <w:rPr>
          <w:rFonts w:ascii="Courier New" w:eastAsia="Times New Roman" w:hAnsi="Courier New" w:cs="Courier New"/>
          <w:color w:val="404040"/>
          <w:sz w:val="18"/>
        </w:rPr>
        <w:t>- other (dir)</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404.php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archive.php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a</w:t>
      </w:r>
      <w:r>
        <w:rPr>
          <w:rFonts w:ascii="Courier New" w:eastAsia="Times New Roman" w:hAnsi="Courier New" w:cs="Courier New"/>
          <w:color w:val="404040"/>
          <w:sz w:val="18"/>
        </w:rPr>
        <w:t>uthor</w:t>
      </w:r>
      <w:r w:rsidRPr="00855A13">
        <w:rPr>
          <w:rFonts w:ascii="Courier New" w:eastAsia="Times New Roman" w:hAnsi="Courier New" w:cs="Courier New"/>
          <w:color w:val="404040"/>
          <w:sz w:val="18"/>
        </w:rPr>
        <w:t>.php</w:t>
      </w:r>
    </w:p>
    <w:p w:rsidR="00E36661" w:rsidRPr="00855A13" w:rsidRDefault="00E36661" w:rsidP="00385521">
      <w:pPr>
        <w:spacing w:after="0" w:line="240" w:lineRule="auto"/>
        <w:rPr>
          <w:rFonts w:ascii="Consolas" w:eastAsia="Times New Roman" w:hAnsi="Consolas" w:cs="Times New Roman"/>
          <w:color w:val="404040"/>
          <w:szCs w:val="23"/>
        </w:rPr>
      </w:pPr>
      <w:r>
        <w:rPr>
          <w:rFonts w:ascii="Courier New" w:eastAsia="Times New Roman" w:hAnsi="Courier New" w:cs="Courier New"/>
          <w:color w:val="404040"/>
          <w:sz w:val="18"/>
        </w:rPr>
        <w:t>category</w:t>
      </w:r>
      <w:r w:rsidRPr="00855A13">
        <w:rPr>
          <w:rFonts w:ascii="Courier New" w:eastAsia="Times New Roman" w:hAnsi="Courier New" w:cs="Courier New"/>
          <w:color w:val="404040"/>
          <w:sz w:val="18"/>
        </w:rPr>
        <w:t>.php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comments.php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ntent-aside</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ntent-featured</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ntent-gallery</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ntent-image</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ntent-intro</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ntent-link</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ntent-page</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ntent-quote</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ntent-single</w:t>
      </w:r>
      <w:r w:rsidRPr="00855A13">
        <w:rPr>
          <w:rFonts w:ascii="Courier New" w:eastAsia="Times New Roman" w:hAnsi="Courier New" w:cs="Courier New"/>
          <w:color w:val="404040"/>
          <w:sz w:val="18"/>
        </w:rPr>
        <w:t>.php</w:t>
      </w:r>
    </w:p>
    <w:p w:rsidR="00E36661" w:rsidRDefault="00E3666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co</w:t>
      </w:r>
      <w:r>
        <w:rPr>
          <w:rFonts w:ascii="Courier New" w:eastAsia="Times New Roman" w:hAnsi="Courier New" w:cs="Courier New"/>
          <w:color w:val="404040"/>
          <w:sz w:val="18"/>
        </w:rPr>
        <w:t>ntent-status</w:t>
      </w:r>
      <w:r w:rsidRPr="00855A13">
        <w:rPr>
          <w:rFonts w:ascii="Courier New" w:eastAsia="Times New Roman" w:hAnsi="Courier New" w:cs="Courier New"/>
          <w:color w:val="404040"/>
          <w:sz w:val="18"/>
        </w:rPr>
        <w:t>.php</w:t>
      </w:r>
    </w:p>
    <w:p w:rsidR="00E36661" w:rsidRPr="00855A13" w:rsidRDefault="00E3666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lastRenderedPageBreak/>
        <w:t>co</w:t>
      </w:r>
      <w:r>
        <w:rPr>
          <w:rFonts w:ascii="Courier New" w:eastAsia="Times New Roman" w:hAnsi="Courier New" w:cs="Courier New"/>
          <w:color w:val="404040"/>
          <w:sz w:val="18"/>
        </w:rPr>
        <w:t>ntent</w:t>
      </w:r>
      <w:r w:rsidRPr="00855A13">
        <w:rPr>
          <w:rFonts w:ascii="Courier New" w:eastAsia="Times New Roman" w:hAnsi="Courier New" w:cs="Courier New"/>
          <w:color w:val="404040"/>
          <w:sz w:val="18"/>
        </w:rPr>
        <w:t>.php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footer.php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front-page.php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functions.php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header.php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index.php</w:t>
      </w:r>
    </w:p>
    <w:p w:rsidR="00E36661" w:rsidRPr="00855A13" w:rsidRDefault="00E36661" w:rsidP="00385521">
      <w:pPr>
        <w:spacing w:after="0" w:line="240" w:lineRule="auto"/>
        <w:rPr>
          <w:rFonts w:ascii="Consolas" w:eastAsia="Times New Roman" w:hAnsi="Consolas" w:cs="Times New Roman"/>
          <w:color w:val="404040"/>
          <w:szCs w:val="23"/>
        </w:rPr>
      </w:pPr>
      <w:r>
        <w:rPr>
          <w:rFonts w:ascii="Courier New" w:eastAsia="Times New Roman" w:hAnsi="Courier New" w:cs="Courier New"/>
          <w:color w:val="404040"/>
          <w:sz w:val="18"/>
        </w:rPr>
        <w:t>image</w:t>
      </w:r>
      <w:r w:rsidRPr="00855A13">
        <w:rPr>
          <w:rFonts w:ascii="Courier New" w:eastAsia="Times New Roman" w:hAnsi="Courier New" w:cs="Courier New"/>
          <w:color w:val="404040"/>
          <w:sz w:val="18"/>
        </w:rPr>
        <w:t>.</w:t>
      </w:r>
      <w:r>
        <w:rPr>
          <w:rFonts w:ascii="Courier New" w:eastAsia="Times New Roman" w:hAnsi="Courier New" w:cs="Courier New"/>
          <w:color w:val="404040"/>
          <w:sz w:val="18"/>
        </w:rPr>
        <w:t>php</w:t>
      </w:r>
    </w:p>
    <w:p w:rsidR="00385521" w:rsidRPr="00855A13"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page.php</w:t>
      </w:r>
    </w:p>
    <w:p w:rsidR="00740F75" w:rsidRPr="00855A13" w:rsidRDefault="00740F75" w:rsidP="00740F75">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page-bothsidebar.php</w:t>
      </w:r>
    </w:p>
    <w:p w:rsidR="00740F75" w:rsidRPr="00855A13" w:rsidRDefault="00740F75"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page-leftsidebar.php</w:t>
      </w:r>
    </w:p>
    <w:p w:rsidR="00740F75" w:rsidRPr="00855A13" w:rsidRDefault="00740F75"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page-rightsidebar.php</w:t>
      </w:r>
    </w:p>
    <w:p w:rsidR="00740F75" w:rsidRPr="00855A13" w:rsidRDefault="00740F75"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page-portfolio-template.php</w:t>
      </w:r>
    </w:p>
    <w:p w:rsidR="00740F75" w:rsidRPr="00855A13" w:rsidRDefault="00740F75"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page-test.php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README.txt</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rtl.css</w:t>
      </w:r>
    </w:p>
    <w:p w:rsidR="00E36661" w:rsidRDefault="00E36661" w:rsidP="00385521">
      <w:pPr>
        <w:spacing w:after="0" w:line="240" w:lineRule="auto"/>
        <w:rPr>
          <w:rFonts w:ascii="Courier New" w:eastAsia="Times New Roman" w:hAnsi="Courier New" w:cs="Courier New"/>
          <w:color w:val="404040"/>
          <w:sz w:val="18"/>
        </w:rPr>
      </w:pPr>
      <w:r>
        <w:rPr>
          <w:rFonts w:ascii="Courier New" w:eastAsia="Times New Roman" w:hAnsi="Courier New" w:cs="Courier New"/>
          <w:color w:val="404040"/>
          <w:sz w:val="18"/>
        </w:rPr>
        <w:t>editor-style-</w:t>
      </w:r>
      <w:r w:rsidRPr="00855A13">
        <w:rPr>
          <w:rFonts w:ascii="Courier New" w:eastAsia="Times New Roman" w:hAnsi="Courier New" w:cs="Courier New"/>
          <w:color w:val="404040"/>
          <w:sz w:val="18"/>
        </w:rPr>
        <w:t>rtl.css</w:t>
      </w:r>
    </w:p>
    <w:p w:rsidR="00E36661" w:rsidRPr="00855A13" w:rsidRDefault="00E36661" w:rsidP="00385521">
      <w:pPr>
        <w:spacing w:after="0" w:line="240" w:lineRule="auto"/>
        <w:rPr>
          <w:rFonts w:ascii="Consolas" w:eastAsia="Times New Roman" w:hAnsi="Consolas" w:cs="Times New Roman"/>
          <w:color w:val="404040"/>
          <w:szCs w:val="23"/>
        </w:rPr>
      </w:pPr>
      <w:r>
        <w:rPr>
          <w:rFonts w:ascii="Courier New" w:eastAsia="Times New Roman" w:hAnsi="Courier New" w:cs="Courier New"/>
          <w:color w:val="404040"/>
          <w:sz w:val="18"/>
        </w:rPr>
        <w:t>editor-style</w:t>
      </w:r>
      <w:r w:rsidRPr="00855A13">
        <w:rPr>
          <w:rFonts w:ascii="Courier New" w:eastAsia="Times New Roman" w:hAnsi="Courier New" w:cs="Courier New"/>
          <w:color w:val="404040"/>
          <w:sz w:val="18"/>
        </w:rPr>
        <w:t>.css</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screenshot.png</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search.php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searchform.php</w:t>
      </w:r>
    </w:p>
    <w:p w:rsidR="0013576F" w:rsidRPr="00855A13" w:rsidRDefault="0013576F"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w:t>
      </w:r>
      <w:r>
        <w:rPr>
          <w:rFonts w:ascii="Courier New" w:eastAsia="Times New Roman" w:hAnsi="Courier New" w:cs="Courier New"/>
          <w:color w:val="404040"/>
          <w:sz w:val="18"/>
        </w:rPr>
        <w:t>howcase</w:t>
      </w:r>
      <w:r w:rsidRPr="00855A13">
        <w:rPr>
          <w:rFonts w:ascii="Courier New" w:eastAsia="Times New Roman" w:hAnsi="Courier New" w:cs="Courier New"/>
          <w:color w:val="404040"/>
          <w:sz w:val="18"/>
        </w:rPr>
        <w:t>.php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sidebar.php</w:t>
      </w:r>
    </w:p>
    <w:p w:rsidR="0013576F" w:rsidRDefault="0013576F"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sidebar</w:t>
      </w:r>
      <w:r>
        <w:rPr>
          <w:rFonts w:ascii="Courier New" w:eastAsia="Times New Roman" w:hAnsi="Courier New" w:cs="Courier New"/>
          <w:color w:val="404040"/>
          <w:sz w:val="18"/>
        </w:rPr>
        <w:t>-footer</w:t>
      </w:r>
      <w:r w:rsidRPr="00855A13">
        <w:rPr>
          <w:rFonts w:ascii="Courier New" w:eastAsia="Times New Roman" w:hAnsi="Courier New" w:cs="Courier New"/>
          <w:color w:val="404040"/>
          <w:sz w:val="18"/>
        </w:rPr>
        <w:t>.php</w:t>
      </w:r>
    </w:p>
    <w:p w:rsidR="0013576F" w:rsidRPr="00855A13" w:rsidRDefault="0013576F"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sidebar</w:t>
      </w:r>
      <w:r>
        <w:rPr>
          <w:rFonts w:ascii="Courier New" w:eastAsia="Times New Roman" w:hAnsi="Courier New" w:cs="Courier New"/>
          <w:color w:val="404040"/>
          <w:sz w:val="18"/>
        </w:rPr>
        <w:t>-page</w:t>
      </w:r>
      <w:r w:rsidRPr="00855A13">
        <w:rPr>
          <w:rFonts w:ascii="Courier New" w:eastAsia="Times New Roman" w:hAnsi="Courier New" w:cs="Courier New"/>
          <w:color w:val="404040"/>
          <w:sz w:val="18"/>
        </w:rPr>
        <w:t>.php</w:t>
      </w:r>
    </w:p>
    <w:p w:rsidR="00385521" w:rsidRPr="00855A13" w:rsidRDefault="00385521" w:rsidP="00385521">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single.php</w:t>
      </w:r>
    </w:p>
    <w:p w:rsidR="00385521" w:rsidRDefault="00385521" w:rsidP="00385521">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style.css</w:t>
      </w:r>
    </w:p>
    <w:p w:rsidR="0013576F" w:rsidRPr="00855A13" w:rsidRDefault="0013576F" w:rsidP="00385521">
      <w:pPr>
        <w:spacing w:after="0" w:line="240" w:lineRule="auto"/>
        <w:rPr>
          <w:rFonts w:ascii="Consolas" w:eastAsia="Times New Roman" w:hAnsi="Consolas" w:cs="Times New Roman"/>
          <w:color w:val="404040"/>
          <w:szCs w:val="23"/>
        </w:rPr>
      </w:pPr>
      <w:r>
        <w:rPr>
          <w:rFonts w:ascii="Courier New" w:eastAsia="Times New Roman" w:hAnsi="Courier New" w:cs="Courier New"/>
          <w:color w:val="404040"/>
          <w:sz w:val="18"/>
        </w:rPr>
        <w:t>tag</w:t>
      </w:r>
      <w:r w:rsidRPr="00855A13">
        <w:rPr>
          <w:rFonts w:ascii="Courier New" w:eastAsia="Times New Roman" w:hAnsi="Courier New" w:cs="Courier New"/>
          <w:color w:val="404040"/>
          <w:sz w:val="18"/>
        </w:rPr>
        <w:t>.php</w:t>
      </w:r>
    </w:p>
    <w:p w:rsidR="00740F75" w:rsidRPr="00855A13" w:rsidRDefault="00740F75" w:rsidP="00740F75">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single-portfolio.php</w:t>
      </w:r>
    </w:p>
    <w:p w:rsidR="00740F75" w:rsidRPr="00855A13" w:rsidRDefault="00740F75" w:rsidP="00740F75">
      <w:pPr>
        <w:spacing w:after="0" w:line="240" w:lineRule="auto"/>
        <w:rPr>
          <w:rFonts w:ascii="Courier New" w:eastAsia="Times New Roman" w:hAnsi="Courier New" w:cs="Courier New"/>
          <w:color w:val="404040"/>
          <w:sz w:val="18"/>
        </w:rPr>
      </w:pPr>
      <w:r w:rsidRPr="00855A13">
        <w:rPr>
          <w:rFonts w:ascii="Courier New" w:eastAsia="Times New Roman" w:hAnsi="Courier New" w:cs="Courier New"/>
          <w:color w:val="404040"/>
          <w:sz w:val="18"/>
        </w:rPr>
        <w:t>single-test.php</w:t>
      </w:r>
    </w:p>
    <w:p w:rsidR="00CF7A29" w:rsidRPr="00855A13" w:rsidRDefault="00CF7A29" w:rsidP="00740F75">
      <w:pPr>
        <w:spacing w:after="0" w:line="240" w:lineRule="auto"/>
        <w:rPr>
          <w:rFonts w:ascii="Consolas" w:eastAsia="Times New Roman" w:hAnsi="Consolas" w:cs="Times New Roman"/>
          <w:color w:val="404040"/>
          <w:szCs w:val="23"/>
        </w:rPr>
      </w:pPr>
      <w:r w:rsidRPr="00855A13">
        <w:rPr>
          <w:rFonts w:ascii="Courier New" w:eastAsia="Times New Roman" w:hAnsi="Courier New" w:cs="Courier New"/>
          <w:color w:val="404040"/>
          <w:sz w:val="18"/>
        </w:rPr>
        <w:t>settings.php</w:t>
      </w:r>
    </w:p>
    <w:p w:rsidR="00855A13" w:rsidRDefault="00855A13" w:rsidP="00740F75">
      <w:pPr>
        <w:spacing w:after="0" w:line="240" w:lineRule="auto"/>
        <w:rPr>
          <w:rFonts w:ascii="Consolas" w:eastAsia="Times New Roman" w:hAnsi="Consolas" w:cs="Times New Roman"/>
          <w:color w:val="404040"/>
          <w:sz w:val="23"/>
          <w:szCs w:val="23"/>
        </w:rPr>
        <w:sectPr w:rsidR="00855A13" w:rsidSect="00855A13">
          <w:type w:val="continuous"/>
          <w:pgSz w:w="11907" w:h="16839" w:code="9"/>
          <w:pgMar w:top="720" w:right="927" w:bottom="810" w:left="1260" w:header="720" w:footer="720" w:gutter="0"/>
          <w:cols w:num="2" w:space="720"/>
          <w:docGrid w:linePitch="360"/>
        </w:sectPr>
      </w:pPr>
    </w:p>
    <w:p w:rsidR="00740F75" w:rsidRPr="00385521" w:rsidRDefault="00740F75" w:rsidP="00740F75">
      <w:pPr>
        <w:spacing w:after="0" w:line="240" w:lineRule="auto"/>
        <w:rPr>
          <w:rFonts w:ascii="Consolas" w:eastAsia="Times New Roman" w:hAnsi="Consolas" w:cs="Times New Roman"/>
          <w:color w:val="404040"/>
          <w:sz w:val="23"/>
          <w:szCs w:val="23"/>
        </w:rPr>
      </w:pPr>
    </w:p>
    <w:p w:rsidR="00740F75" w:rsidRDefault="00740F75">
      <w:pPr>
        <w:rPr>
          <w:rFonts w:eastAsia="Adobe Gothic Std B"/>
        </w:rPr>
      </w:pPr>
    </w:p>
    <w:p w:rsidR="00855A13" w:rsidRDefault="00F03117">
      <w:r>
        <w:rPr>
          <w:rFonts w:eastAsia="Adobe Gothic Std B"/>
        </w:rPr>
        <w:t xml:space="preserve">language - </w:t>
      </w:r>
      <w:hyperlink r:id="rId8" w:history="1">
        <w:r>
          <w:t>https://developer.wordpress.org/themes/functionality/internationalization/</w:t>
        </w:r>
      </w:hyperlink>
    </w:p>
    <w:p w:rsidR="00CD7D18" w:rsidRDefault="00CD7D18">
      <w:pPr>
        <w:rPr>
          <w:rFonts w:eastAsia="Adobe Gothic Std B"/>
        </w:rPr>
      </w:pPr>
      <w:r>
        <w:rPr>
          <w:rFonts w:eastAsia="Adobe Gothic Std B"/>
        </w:rPr>
        <w:br w:type="page"/>
      </w:r>
    </w:p>
    <w:p w:rsidR="00CD7D18" w:rsidRDefault="00CD7D18" w:rsidP="00CD7D18">
      <w:pPr>
        <w:pBdr>
          <w:bottom w:val="single" w:sz="6" w:space="4" w:color="EAECEF"/>
        </w:pBdr>
        <w:shd w:val="clear" w:color="auto" w:fill="FFFFFF"/>
        <w:spacing w:after="0" w:line="240" w:lineRule="auto"/>
        <w:outlineLvl w:val="1"/>
        <w:rPr>
          <w:rFonts w:ascii="Segoe UI" w:eastAsia="Times New Roman" w:hAnsi="Segoe UI" w:cs="Segoe UI"/>
          <w:b/>
          <w:bCs/>
          <w:color w:val="24292E"/>
          <w:sz w:val="36"/>
          <w:szCs w:val="36"/>
        </w:rPr>
      </w:pPr>
      <w:r w:rsidRPr="00D7409E">
        <w:rPr>
          <w:rFonts w:ascii="Segoe UI" w:eastAsia="Times New Roman" w:hAnsi="Segoe UI" w:cs="Segoe UI"/>
          <w:b/>
          <w:bCs/>
          <w:color w:val="24292E"/>
          <w:sz w:val="36"/>
          <w:szCs w:val="36"/>
        </w:rPr>
        <w:lastRenderedPageBreak/>
        <w:t>Structure</w:t>
      </w:r>
    </w:p>
    <w:p w:rsidR="00CD7D18" w:rsidRDefault="00012147" w:rsidP="00CD7D18">
      <w:pPr>
        <w:pBdr>
          <w:bottom w:val="single" w:sz="6" w:space="4" w:color="EAECEF"/>
        </w:pBdr>
        <w:shd w:val="clear" w:color="auto" w:fill="FFFFFF"/>
        <w:spacing w:after="0" w:line="240" w:lineRule="auto"/>
        <w:outlineLvl w:val="1"/>
      </w:pPr>
      <w:hyperlink r:id="rId9" w:history="1">
        <w:r w:rsidR="00CD7D18">
          <w:rPr>
            <w:rStyle w:val="Hyperlink"/>
          </w:rPr>
          <w:t>https://github.com/seothemes/genesis-starter-theme</w:t>
        </w:r>
      </w:hyperlink>
    </w:p>
    <w:p w:rsidR="00CD7D18" w:rsidRPr="00D7409E" w:rsidRDefault="00012147" w:rsidP="00CD7D18">
      <w:pPr>
        <w:pBdr>
          <w:bottom w:val="single" w:sz="6" w:space="4" w:color="EAECEF"/>
        </w:pBdr>
        <w:shd w:val="clear" w:color="auto" w:fill="FFFFFF"/>
        <w:spacing w:after="217" w:line="240" w:lineRule="auto"/>
        <w:outlineLvl w:val="1"/>
        <w:rPr>
          <w:rFonts w:ascii="Segoe UI" w:eastAsia="Times New Roman" w:hAnsi="Segoe UI" w:cs="Segoe UI"/>
          <w:b/>
          <w:bCs/>
          <w:color w:val="24292E"/>
          <w:sz w:val="36"/>
          <w:szCs w:val="36"/>
        </w:rPr>
      </w:pPr>
      <w:hyperlink r:id="rId10" w:history="1">
        <w:r w:rsidR="00CD7D18">
          <w:rPr>
            <w:rStyle w:val="Hyperlink"/>
          </w:rPr>
          <w:t>https://wpsites.net/genesis-hooks/</w:t>
        </w:r>
      </w:hyperlink>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your-theme-name/    </w:t>
      </w:r>
      <w:r w:rsidRPr="00D7409E">
        <w:rPr>
          <w:rFonts w:ascii="Consolas" w:eastAsia="Times New Roman" w:hAnsi="Consolas" w:cs="Courier New"/>
          <w:color w:val="6A737D"/>
          <w:sz w:val="18"/>
        </w:rPr>
        <w:t># → Root directory</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admin</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load admin functions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assets/         </w:t>
      </w:r>
      <w:r w:rsidRPr="00D7409E">
        <w:rPr>
          <w:rFonts w:ascii="Consolas" w:eastAsia="Times New Roman" w:hAnsi="Consolas" w:cs="Courier New"/>
          <w:color w:val="6A737D"/>
          <w:sz w:val="18"/>
        </w:rPr>
        <w:t># → Front-end assets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css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css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fonts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font</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images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images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js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java scripts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externalframework</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load external css or script frameworks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 xml:space="preserve">    </w:t>
      </w: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bootstrap.css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theme options functions</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 xml:space="preserve">    </w:t>
      </w: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bootstrap.js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theme options functions</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helperclasses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common class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htmlhelper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helper functions for dynamic html tags</w:t>
      </w:r>
      <w:r w:rsidRPr="00D7409E">
        <w:rPr>
          <w:rFonts w:ascii="Consolas" w:eastAsia="Times New Roman" w:hAnsi="Consolas" w:cs="Courier New"/>
          <w:color w:val="6A737D"/>
          <w:sz w:val="18"/>
        </w:rPr>
        <w:t xml:space="preserve"> </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phphelper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helper functions for php functions</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core</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register all support items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customtypes-register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register custom type</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thememeta-register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register meta boxes</w:t>
      </w:r>
      <w:r w:rsidRPr="00D7409E">
        <w:rPr>
          <w:rFonts w:ascii="Consolas" w:eastAsia="Times New Roman" w:hAnsi="Consolas" w:cs="Courier New"/>
          <w:color w:val="6A737D"/>
          <w:sz w:val="18"/>
        </w:rPr>
        <w:t xml:space="preserve"> </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6A737D"/>
          <w:sz w:val="18"/>
        </w:rPr>
      </w:pPr>
      <w:r w:rsidRPr="002C78A8">
        <w:rPr>
          <w:rFonts w:ascii="Consolas" w:eastAsia="Times New Roman" w:hAnsi="Consolas" w:cs="Courier New"/>
          <w:b/>
          <w:color w:val="24292E"/>
          <w:sz w:val="18"/>
          <w:szCs w:val="18"/>
        </w:rPr>
        <w:t xml:space="preserve">├── includes/         </w:t>
      </w:r>
      <w:r w:rsidRPr="002C78A8">
        <w:rPr>
          <w:rFonts w:ascii="Consolas" w:eastAsia="Times New Roman" w:hAnsi="Consolas" w:cs="Courier New"/>
          <w:b/>
          <w:color w:val="6A737D"/>
          <w:sz w:val="18"/>
        </w:rPr>
        <w:t># → common class</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6A737D"/>
          <w:sz w:val="18"/>
        </w:rPr>
      </w:pPr>
      <w:r w:rsidRPr="002C78A8">
        <w:rPr>
          <w:rFonts w:ascii="Consolas" w:eastAsia="Times New Roman" w:hAnsi="Consolas" w:cs="Courier New"/>
          <w:b/>
          <w:color w:val="24292E"/>
          <w:sz w:val="18"/>
          <w:szCs w:val="18"/>
        </w:rPr>
        <w:t xml:space="preserve">│   └── themeoptions.php    </w:t>
      </w:r>
      <w:r w:rsidRPr="002C78A8">
        <w:rPr>
          <w:rFonts w:ascii="Consolas" w:eastAsia="Times New Roman" w:hAnsi="Consolas" w:cs="Courier New"/>
          <w:b/>
          <w:color w:val="6A737D"/>
          <w:sz w:val="18"/>
        </w:rPr>
        <w:t xml:space="preserve"># → theme options functions </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config/         </w:t>
      </w:r>
      <w:r w:rsidRPr="00D7409E">
        <w:rPr>
          <w:rFonts w:ascii="Consolas" w:eastAsia="Times New Roman" w:hAnsi="Consolas" w:cs="Courier New"/>
          <w:color w:val="6A737D"/>
          <w:sz w:val="18"/>
        </w:rPr>
        <w:t># → Config directory</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lib/            </w:t>
      </w:r>
      <w:r w:rsidRPr="00D7409E">
        <w:rPr>
          <w:rFonts w:ascii="Consolas" w:eastAsia="Times New Roman" w:hAnsi="Consolas" w:cs="Courier New"/>
          <w:color w:val="6A737D"/>
          <w:sz w:val="18"/>
        </w:rPr>
        <w:t># → Theme functions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functions/  </w:t>
      </w:r>
      <w:r w:rsidRPr="00D7409E">
        <w:rPr>
          <w:rFonts w:ascii="Consolas" w:eastAsia="Times New Roman" w:hAnsi="Consolas" w:cs="Courier New"/>
          <w:color w:val="6A737D"/>
          <w:sz w:val="18"/>
        </w:rPr>
        <w:t># → General functions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plugins/    </w:t>
      </w:r>
      <w:r w:rsidRPr="00D7409E">
        <w:rPr>
          <w:rFonts w:ascii="Consolas" w:eastAsia="Times New Roman" w:hAnsi="Consolas" w:cs="Courier New"/>
          <w:color w:val="6A737D"/>
          <w:sz w:val="18"/>
        </w:rPr>
        <w:t># → Plugin functions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shortcodes/ </w:t>
      </w:r>
      <w:r w:rsidRPr="00D7409E">
        <w:rPr>
          <w:rFonts w:ascii="Consolas" w:eastAsia="Times New Roman" w:hAnsi="Consolas" w:cs="Courier New"/>
          <w:color w:val="6A737D"/>
          <w:sz w:val="18"/>
        </w:rPr>
        <w:t># → Shortcode functions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structure/  </w:t>
      </w:r>
      <w:r w:rsidRPr="00D7409E">
        <w:rPr>
          <w:rFonts w:ascii="Consolas" w:eastAsia="Times New Roman" w:hAnsi="Consolas" w:cs="Courier New"/>
          <w:color w:val="6A737D"/>
          <w:sz w:val="18"/>
        </w:rPr>
        <w:t># → Structural functions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init.php    </w:t>
      </w:r>
      <w:r w:rsidRPr="00D7409E">
        <w:rPr>
          <w:rFonts w:ascii="Consolas" w:eastAsia="Times New Roman" w:hAnsi="Consolas" w:cs="Courier New"/>
          <w:color w:val="6A737D"/>
          <w:sz w:val="18"/>
        </w:rPr>
        <w:t xml:space="preserve"># → File autoloader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templates/      </w:t>
      </w:r>
      <w:r w:rsidRPr="00D7409E">
        <w:rPr>
          <w:rFonts w:ascii="Consolas" w:eastAsia="Times New Roman" w:hAnsi="Consolas" w:cs="Courier New"/>
          <w:color w:val="6A737D"/>
          <w:sz w:val="18"/>
        </w:rPr>
        <w:t># → Page templates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header</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header layouts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footer</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footer layouts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navigation</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navigation layouts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page</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page payouts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post</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post layouts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others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different post layouts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 xml:space="preserve">    </w:t>
      </w: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contact</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theme options functions</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 xml:space="preserve">    </w:t>
      </w: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about-us</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theme options functions</w:t>
      </w:r>
      <w:r w:rsidRPr="00D7409E">
        <w:rPr>
          <w:rFonts w:ascii="Consolas" w:eastAsia="Times New Roman" w:hAnsi="Consolas" w:cs="Courier New"/>
          <w:color w:val="6A737D"/>
          <w:sz w:val="18"/>
        </w:rPr>
        <w:t xml:space="preserve"> </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partials</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 Page templates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content.php</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custom page type partially load</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 </w:t>
      </w:r>
      <w:r>
        <w:rPr>
          <w:rFonts w:ascii="Consolas" w:eastAsia="Times New Roman" w:hAnsi="Consolas" w:cs="Courier New"/>
          <w:color w:val="24292E"/>
          <w:sz w:val="18"/>
          <w:szCs w:val="18"/>
        </w:rPr>
        <w:t>content-single.php</w:t>
      </w:r>
      <w:r w:rsidRPr="00D7409E">
        <w:rPr>
          <w:rFonts w:ascii="Consolas" w:eastAsia="Times New Roman" w:hAnsi="Consolas" w:cs="Courier New"/>
          <w:color w:val="24292E"/>
          <w:sz w:val="18"/>
          <w:szCs w:val="18"/>
        </w:rPr>
        <w:t xml:space="preserve">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custom page type single partially load</w:t>
      </w:r>
    </w:p>
    <w:p w:rsidR="00CD7D18" w:rsidRPr="003723F9"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24292E"/>
          <w:sz w:val="18"/>
          <w:szCs w:val="18"/>
        </w:rPr>
      </w:pPr>
      <w:r w:rsidRPr="003723F9">
        <w:rPr>
          <w:rFonts w:ascii="Consolas" w:eastAsia="Times New Roman" w:hAnsi="Consolas" w:cs="Courier New"/>
          <w:strike/>
          <w:color w:val="24292E"/>
          <w:sz w:val="18"/>
          <w:szCs w:val="18"/>
        </w:rPr>
        <w:t xml:space="preserve">├── tests/          </w:t>
      </w:r>
      <w:r w:rsidRPr="003723F9">
        <w:rPr>
          <w:rFonts w:ascii="Consolas" w:eastAsia="Times New Roman" w:hAnsi="Consolas" w:cs="Courier New"/>
          <w:strike/>
          <w:color w:val="6A737D"/>
          <w:sz w:val="18"/>
        </w:rPr>
        <w:t># → PHP Unit tests</w:t>
      </w:r>
    </w:p>
    <w:p w:rsidR="00CD7D18" w:rsidRPr="003723F9"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24292E"/>
          <w:sz w:val="18"/>
          <w:szCs w:val="18"/>
        </w:rPr>
      </w:pPr>
      <w:r w:rsidRPr="003723F9">
        <w:rPr>
          <w:rFonts w:ascii="Consolas" w:eastAsia="Times New Roman" w:hAnsi="Consolas" w:cs="Courier New"/>
          <w:strike/>
          <w:color w:val="24292E"/>
          <w:sz w:val="18"/>
          <w:szCs w:val="18"/>
        </w:rPr>
        <w:t xml:space="preserve">├── vendor/         </w:t>
      </w:r>
      <w:r w:rsidRPr="003723F9">
        <w:rPr>
          <w:rFonts w:ascii="Consolas" w:eastAsia="Times New Roman" w:hAnsi="Consolas" w:cs="Courier New"/>
          <w:strike/>
          <w:color w:val="6A737D"/>
          <w:sz w:val="18"/>
        </w:rPr>
        <w:t># → Composer packages</w:t>
      </w:r>
    </w:p>
    <w:p w:rsidR="00CD7D18" w:rsidRPr="003723F9"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24292E"/>
          <w:sz w:val="18"/>
          <w:szCs w:val="18"/>
        </w:rPr>
      </w:pPr>
      <w:r w:rsidRPr="003723F9">
        <w:rPr>
          <w:rFonts w:ascii="Consolas" w:eastAsia="Times New Roman" w:hAnsi="Consolas" w:cs="Courier New"/>
          <w:strike/>
          <w:color w:val="24292E"/>
          <w:sz w:val="18"/>
          <w:szCs w:val="18"/>
        </w:rPr>
        <w:t xml:space="preserve">├── node_modules/   </w:t>
      </w:r>
      <w:r w:rsidRPr="003723F9">
        <w:rPr>
          <w:rFonts w:ascii="Consolas" w:eastAsia="Times New Roman" w:hAnsi="Consolas" w:cs="Courier New"/>
          <w:strike/>
          <w:color w:val="6A737D"/>
          <w:sz w:val="18"/>
        </w:rPr>
        <w:t># → Node.js packages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composer.json   </w:t>
      </w:r>
      <w:r w:rsidRPr="00D7409E">
        <w:rPr>
          <w:rFonts w:ascii="Consolas" w:eastAsia="Times New Roman" w:hAnsi="Consolas" w:cs="Courier New"/>
          <w:color w:val="6A737D"/>
          <w:sz w:val="18"/>
        </w:rPr>
        <w:t># → Composer settings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package.json    </w:t>
      </w:r>
      <w:r w:rsidRPr="00D7409E">
        <w:rPr>
          <w:rFonts w:ascii="Consolas" w:eastAsia="Times New Roman" w:hAnsi="Consolas" w:cs="Courier New"/>
          <w:color w:val="6A737D"/>
          <w:sz w:val="18"/>
        </w:rPr>
        <w:t># → Node dependencies</w:t>
      </w:r>
    </w:p>
    <w:p w:rsidR="00CD7D18" w:rsidRPr="003723F9"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24292E"/>
          <w:sz w:val="18"/>
          <w:szCs w:val="18"/>
        </w:rPr>
      </w:pPr>
      <w:r w:rsidRPr="003723F9">
        <w:rPr>
          <w:rFonts w:ascii="Consolas" w:eastAsia="Times New Roman" w:hAnsi="Consolas" w:cs="Courier New"/>
          <w:strike/>
          <w:color w:val="24292E"/>
          <w:sz w:val="18"/>
          <w:szCs w:val="18"/>
        </w:rPr>
        <w:t xml:space="preserve">├── webpack.mix.js  </w:t>
      </w:r>
      <w:r w:rsidRPr="003723F9">
        <w:rPr>
          <w:rFonts w:ascii="Consolas" w:eastAsia="Times New Roman" w:hAnsi="Consolas" w:cs="Courier New"/>
          <w:strike/>
          <w:color w:val="6A737D"/>
          <w:sz w:val="18"/>
        </w:rPr>
        <w:t># → Laravel mix config</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screenshot.png  </w:t>
      </w:r>
      <w:r w:rsidRPr="00D7409E">
        <w:rPr>
          <w:rFonts w:ascii="Consolas" w:eastAsia="Times New Roman" w:hAnsi="Consolas" w:cs="Courier New"/>
          <w:color w:val="6A737D"/>
          <w:sz w:val="18"/>
        </w:rPr>
        <w:t># → Theme screenshot</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functions.php   </w:t>
      </w:r>
      <w:r w:rsidRPr="002C78A8">
        <w:rPr>
          <w:rFonts w:ascii="Consolas" w:eastAsia="Times New Roman" w:hAnsi="Consolas" w:cs="Courier New"/>
          <w:b/>
          <w:color w:val="6A737D"/>
          <w:sz w:val="18"/>
        </w:rPr>
        <w:t># → Loads init files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2C78A8">
        <w:rPr>
          <w:rFonts w:ascii="Consolas" w:eastAsia="Times New Roman" w:hAnsi="Consolas" w:cs="Courier New"/>
          <w:b/>
          <w:color w:val="24292E"/>
          <w:sz w:val="18"/>
          <w:szCs w:val="18"/>
        </w:rPr>
        <w:t xml:space="preserve">├── style.css       </w:t>
      </w:r>
      <w:r w:rsidRPr="002C78A8">
        <w:rPr>
          <w:rFonts w:ascii="Consolas" w:eastAsia="Times New Roman" w:hAnsi="Consolas" w:cs="Courier New"/>
          <w:b/>
          <w:color w:val="6A737D"/>
          <w:sz w:val="18"/>
        </w:rPr>
        <w:t># → Blank stylesheet</w:t>
      </w:r>
      <w:r w:rsidRPr="002C78A8">
        <w:rPr>
          <w:rFonts w:ascii="Consolas" w:eastAsia="Times New Roman" w:hAnsi="Consolas" w:cs="Courier New"/>
          <w:b/>
          <w:color w:val="6A737D"/>
          <w:sz w:val="18"/>
        </w:rPr>
        <w:br/>
      </w:r>
      <w:r w:rsidRPr="00D7409E">
        <w:rPr>
          <w:rFonts w:ascii="Consolas" w:eastAsia="Times New Roman" w:hAnsi="Consolas" w:cs="Courier New"/>
          <w:color w:val="24292E"/>
          <w:sz w:val="18"/>
          <w:szCs w:val="18"/>
        </w:rPr>
        <w:t>├</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index.php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default fallback file</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header.php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default header</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footer.php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default footer</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front-page</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b/>
          <w:color w:val="6A737D"/>
          <w:sz w:val="18"/>
        </w:rPr>
        <w:t>home page design</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page.php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default template for page (posttype-&gt; page)</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page-sidebar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sidebar design for page</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page-customposttype-template</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design template for custom post</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search</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sidRPr="0022480A">
        <w:rPr>
          <w:rFonts w:ascii="Consolas" w:eastAsia="Times New Roman" w:hAnsi="Consolas" w:cs="Courier New"/>
          <w:color w:val="6A737D"/>
          <w:sz w:val="18"/>
        </w:rPr>
        <w:t>for search</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searchform</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for search form design</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sidebar</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common sidebar design for page or post</w:t>
      </w:r>
    </w:p>
    <w:p w:rsidR="00CD7D18" w:rsidRPr="00FE6862"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xml:space="preserve">├── single.php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single page for default post (posttype-&gt; post)</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6A737D"/>
          <w:sz w:val="18"/>
        </w:rPr>
      </w:pPr>
      <w:r w:rsidRPr="002C78A8">
        <w:rPr>
          <w:rFonts w:ascii="Consolas" w:eastAsia="Times New Roman" w:hAnsi="Consolas" w:cs="Courier New"/>
          <w:b/>
          <w:color w:val="24292E"/>
          <w:sz w:val="18"/>
          <w:szCs w:val="18"/>
        </w:rPr>
        <w:t xml:space="preserve">├── single-customposttype.php   </w:t>
      </w:r>
      <w:r w:rsidRPr="002C78A8">
        <w:rPr>
          <w:rFonts w:ascii="Consolas" w:eastAsia="Times New Roman" w:hAnsi="Consolas" w:cs="Courier New"/>
          <w:b/>
          <w:color w:val="6A737D"/>
          <w:sz w:val="18"/>
        </w:rPr>
        <w:t xml:space="preserve"># → </w:t>
      </w:r>
      <w:r>
        <w:rPr>
          <w:rFonts w:ascii="Consolas" w:eastAsia="Times New Roman" w:hAnsi="Consolas" w:cs="Courier New"/>
          <w:b/>
          <w:color w:val="6A737D"/>
          <w:sz w:val="18"/>
        </w:rPr>
        <w:t>single page for custom post type</w:t>
      </w:r>
    </w:p>
    <w:p w:rsidR="00CD7D18" w:rsidRPr="002C78A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18"/>
          <w:szCs w:val="18"/>
        </w:rPr>
      </w:pPr>
      <w:r w:rsidRPr="002C78A8">
        <w:rPr>
          <w:rFonts w:ascii="Consolas" w:eastAsia="Times New Roman" w:hAnsi="Consolas" w:cs="Courier New"/>
          <w:b/>
          <w:color w:val="24292E"/>
          <w:sz w:val="18"/>
          <w:szCs w:val="18"/>
        </w:rPr>
        <w:t>├── function</w:t>
      </w:r>
      <w:r>
        <w:rPr>
          <w:rFonts w:ascii="Consolas" w:eastAsia="Times New Roman" w:hAnsi="Consolas" w:cs="Courier New"/>
          <w:b/>
          <w:color w:val="24292E"/>
          <w:sz w:val="18"/>
          <w:szCs w:val="18"/>
        </w:rPr>
        <w:t>s</w:t>
      </w:r>
      <w:r w:rsidRPr="002C78A8">
        <w:rPr>
          <w:rFonts w:ascii="Consolas" w:eastAsia="Times New Roman" w:hAnsi="Consolas" w:cs="Courier New"/>
          <w:b/>
          <w:color w:val="24292E"/>
          <w:sz w:val="18"/>
          <w:szCs w:val="18"/>
        </w:rPr>
        <w:t xml:space="preserve">-loader.php   </w:t>
      </w:r>
      <w:r w:rsidRPr="002C78A8">
        <w:rPr>
          <w:rFonts w:ascii="Consolas" w:eastAsia="Times New Roman" w:hAnsi="Consolas" w:cs="Courier New"/>
          <w:b/>
          <w:color w:val="6A737D"/>
          <w:sz w:val="18"/>
        </w:rPr>
        <w:t xml:space="preserve"># → </w:t>
      </w:r>
      <w:r w:rsidRPr="00B120B6">
        <w:rPr>
          <w:rFonts w:ascii="Consolas" w:eastAsia="Times New Roman" w:hAnsi="Consolas" w:cs="Courier New"/>
          <w:b/>
          <w:color w:val="6A737D"/>
          <w:sz w:val="18"/>
        </w:rPr>
        <w:t>use instead of functions.php</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archive</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Pr>
          <w:rFonts w:ascii="Consolas" w:eastAsia="Times New Roman" w:hAnsi="Consolas" w:cs="Courier New"/>
          <w:color w:val="6A737D"/>
          <w:sz w:val="18"/>
        </w:rPr>
        <w:t>for comments</w:t>
      </w:r>
    </w:p>
    <w:p w:rsidR="00CD7D18" w:rsidRPr="00D7409E"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comments</w:t>
      </w:r>
      <w:r w:rsidRPr="00D7409E">
        <w:rPr>
          <w:rFonts w:ascii="Consolas" w:eastAsia="Times New Roman" w:hAnsi="Consolas" w:cs="Courier New"/>
          <w:color w:val="24292E"/>
          <w:sz w:val="18"/>
          <w:szCs w:val="18"/>
        </w:rPr>
        <w:t xml:space="preserve">.php   </w:t>
      </w:r>
      <w:r w:rsidRPr="00D7409E">
        <w:rPr>
          <w:rFonts w:ascii="Consolas" w:eastAsia="Times New Roman" w:hAnsi="Consolas" w:cs="Courier New"/>
          <w:color w:val="6A737D"/>
          <w:sz w:val="18"/>
        </w:rPr>
        <w:t xml:space="preserve"># → </w:t>
      </w:r>
      <w:r w:rsidRPr="00B120B6">
        <w:rPr>
          <w:rFonts w:ascii="Consolas" w:eastAsia="Times New Roman" w:hAnsi="Consolas" w:cs="Courier New"/>
          <w:color w:val="6A737D"/>
          <w:sz w:val="18"/>
        </w:rPr>
        <w:t>for comments</w:t>
      </w:r>
    </w:p>
    <w:p w:rsidR="00CD7D18" w:rsidRDefault="00CD7D18" w:rsidP="00CD7D1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A737D"/>
          <w:sz w:val="18"/>
        </w:rPr>
      </w:pPr>
      <w:r w:rsidRPr="00D7409E">
        <w:rPr>
          <w:rFonts w:ascii="Consolas" w:eastAsia="Times New Roman" w:hAnsi="Consolas" w:cs="Courier New"/>
          <w:color w:val="24292E"/>
          <w:sz w:val="18"/>
          <w:szCs w:val="18"/>
        </w:rPr>
        <w:t xml:space="preserve">└── </w:t>
      </w:r>
      <w:r>
        <w:rPr>
          <w:rFonts w:ascii="Consolas" w:eastAsia="Times New Roman" w:hAnsi="Consolas" w:cs="Courier New"/>
          <w:color w:val="24292E"/>
          <w:sz w:val="18"/>
          <w:szCs w:val="18"/>
        </w:rPr>
        <w:t>rtl</w:t>
      </w:r>
      <w:r w:rsidRPr="00D7409E">
        <w:rPr>
          <w:rFonts w:ascii="Consolas" w:eastAsia="Times New Roman" w:hAnsi="Consolas" w:cs="Courier New"/>
          <w:color w:val="24292E"/>
          <w:sz w:val="18"/>
          <w:szCs w:val="18"/>
        </w:rPr>
        <w:t xml:space="preserve">.css       </w:t>
      </w:r>
      <w:r w:rsidRPr="00D7409E">
        <w:rPr>
          <w:rFonts w:ascii="Consolas" w:eastAsia="Times New Roman" w:hAnsi="Consolas" w:cs="Courier New"/>
          <w:color w:val="6A737D"/>
          <w:sz w:val="18"/>
        </w:rPr>
        <w:t xml:space="preserve"># → </w:t>
      </w:r>
      <w:r w:rsidRPr="003723F9">
        <w:rPr>
          <w:rFonts w:ascii="Consolas" w:eastAsia="Times New Roman" w:hAnsi="Consolas" w:cs="Courier New"/>
          <w:color w:val="6A737D"/>
          <w:sz w:val="18"/>
        </w:rPr>
        <w:t>stylesheet</w:t>
      </w:r>
      <w:r>
        <w:rPr>
          <w:rFonts w:ascii="Consolas" w:eastAsia="Times New Roman" w:hAnsi="Consolas" w:cs="Courier New"/>
          <w:color w:val="6A737D"/>
          <w:sz w:val="18"/>
        </w:rPr>
        <w:t xml:space="preserve"> for right to left alignment</w:t>
      </w:r>
    </w:p>
    <w:p w:rsidR="005E1822" w:rsidRDefault="005E1822">
      <w:pPr>
        <w:rPr>
          <w:rFonts w:eastAsia="Adobe Gothic Std B"/>
        </w:rPr>
      </w:pP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lastRenderedPageBreak/>
        <w:t>Basic WordPress Page Hierarchy</w:t>
      </w:r>
    </w:p>
    <w:p w:rsidR="00611C68" w:rsidRPr="00855A13" w:rsidRDefault="00611C68" w:rsidP="00CF1D63">
      <w:pPr>
        <w:numPr>
          <w:ilvl w:val="0"/>
          <w:numId w:val="2"/>
        </w:numPr>
        <w:shd w:val="clear" w:color="auto" w:fill="FFFFFF"/>
        <w:spacing w:after="0"/>
        <w:rPr>
          <w:rFonts w:cstheme="minorHAnsi"/>
          <w:color w:val="3C4858"/>
          <w:sz w:val="18"/>
        </w:rPr>
      </w:pPr>
      <w:r w:rsidRPr="00855A13">
        <w:rPr>
          <w:rFonts w:cstheme="minorHAnsi"/>
          <w:color w:val="3C4858"/>
          <w:sz w:val="18"/>
        </w:rPr>
        <w:t>index.php</w:t>
      </w:r>
    </w:p>
    <w:p w:rsidR="00611C68" w:rsidRPr="00855A13" w:rsidRDefault="00611C68" w:rsidP="00CF1D63">
      <w:pPr>
        <w:numPr>
          <w:ilvl w:val="0"/>
          <w:numId w:val="2"/>
        </w:numPr>
        <w:shd w:val="clear" w:color="auto" w:fill="FFFFFF"/>
        <w:spacing w:before="100" w:beforeAutospacing="1" w:after="0"/>
        <w:rPr>
          <w:rFonts w:cstheme="minorHAnsi"/>
          <w:color w:val="3C4858"/>
          <w:sz w:val="18"/>
        </w:rPr>
      </w:pPr>
      <w:r w:rsidRPr="00855A13">
        <w:rPr>
          <w:rFonts w:cstheme="minorHAnsi"/>
          <w:color w:val="3C4858"/>
          <w:sz w:val="18"/>
        </w:rPr>
        <w:t>header.php</w:t>
      </w:r>
    </w:p>
    <w:p w:rsidR="00611C68" w:rsidRPr="00855A13" w:rsidRDefault="00611C68" w:rsidP="00CF1D63">
      <w:pPr>
        <w:numPr>
          <w:ilvl w:val="0"/>
          <w:numId w:val="2"/>
        </w:numPr>
        <w:shd w:val="clear" w:color="auto" w:fill="FFFFFF"/>
        <w:spacing w:before="100" w:beforeAutospacing="1" w:after="0"/>
        <w:rPr>
          <w:rFonts w:cstheme="minorHAnsi"/>
          <w:color w:val="3C4858"/>
          <w:sz w:val="18"/>
        </w:rPr>
      </w:pPr>
      <w:r w:rsidRPr="00855A13">
        <w:rPr>
          <w:rFonts w:cstheme="minorHAnsi"/>
          <w:color w:val="3C4858"/>
          <w:sz w:val="18"/>
        </w:rPr>
        <w:t>footer.php</w:t>
      </w:r>
    </w:p>
    <w:p w:rsidR="00611C68" w:rsidRPr="00855A13" w:rsidRDefault="00611C68" w:rsidP="00CF1D63">
      <w:pPr>
        <w:numPr>
          <w:ilvl w:val="0"/>
          <w:numId w:val="2"/>
        </w:numPr>
        <w:shd w:val="clear" w:color="auto" w:fill="FFFFFF"/>
        <w:spacing w:before="100" w:beforeAutospacing="1" w:after="0"/>
        <w:rPr>
          <w:rFonts w:cstheme="minorHAnsi"/>
          <w:color w:val="3C4858"/>
          <w:sz w:val="18"/>
        </w:rPr>
      </w:pPr>
      <w:r w:rsidRPr="00855A13">
        <w:rPr>
          <w:rFonts w:cstheme="minorHAnsi"/>
          <w:color w:val="3C4858"/>
          <w:sz w:val="18"/>
        </w:rPr>
        <w:t>sidebar.php</w:t>
      </w:r>
    </w:p>
    <w:p w:rsidR="00611C68" w:rsidRPr="00855A13" w:rsidRDefault="00611C68" w:rsidP="00611C68">
      <w:pPr>
        <w:spacing w:after="0"/>
        <w:rPr>
          <w:rFonts w:eastAsia="Adobe Gothic Std B" w:cstheme="minorHAnsi"/>
          <w:sz w:val="18"/>
        </w:rPr>
      </w:pP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t>Homepage Display Pages</w:t>
      </w:r>
    </w:p>
    <w:p w:rsidR="00611C68" w:rsidRPr="00855A13" w:rsidRDefault="00611C68" w:rsidP="00CF1D63">
      <w:pPr>
        <w:numPr>
          <w:ilvl w:val="0"/>
          <w:numId w:val="3"/>
        </w:numPr>
        <w:shd w:val="clear" w:color="auto" w:fill="FFFFFF"/>
        <w:spacing w:after="0"/>
        <w:rPr>
          <w:rFonts w:cstheme="minorHAnsi"/>
          <w:color w:val="3C4858"/>
          <w:sz w:val="18"/>
        </w:rPr>
      </w:pPr>
      <w:r w:rsidRPr="00855A13">
        <w:rPr>
          <w:rFonts w:cstheme="minorHAnsi"/>
          <w:color w:val="3C4858"/>
          <w:sz w:val="18"/>
        </w:rPr>
        <w:t>front-page.php</w:t>
      </w:r>
    </w:p>
    <w:p w:rsidR="00611C68" w:rsidRPr="00855A13" w:rsidRDefault="00611C68" w:rsidP="00CF1D63">
      <w:pPr>
        <w:numPr>
          <w:ilvl w:val="0"/>
          <w:numId w:val="3"/>
        </w:numPr>
        <w:shd w:val="clear" w:color="auto" w:fill="FFFFFF"/>
        <w:spacing w:before="100" w:beforeAutospacing="1" w:after="0"/>
        <w:rPr>
          <w:rFonts w:cstheme="minorHAnsi"/>
          <w:color w:val="3C4858"/>
          <w:sz w:val="18"/>
        </w:rPr>
      </w:pPr>
      <w:r w:rsidRPr="00855A13">
        <w:rPr>
          <w:rFonts w:cstheme="minorHAnsi"/>
          <w:color w:val="3C4858"/>
          <w:sz w:val="18"/>
        </w:rPr>
        <w:t>home.php</w:t>
      </w:r>
    </w:p>
    <w:p w:rsidR="00611C68" w:rsidRPr="00855A13" w:rsidRDefault="00611C68" w:rsidP="00CF1D63">
      <w:pPr>
        <w:numPr>
          <w:ilvl w:val="0"/>
          <w:numId w:val="3"/>
        </w:numPr>
        <w:shd w:val="clear" w:color="auto" w:fill="FFFFFF"/>
        <w:spacing w:before="100" w:beforeAutospacing="1" w:after="0"/>
        <w:rPr>
          <w:rFonts w:cstheme="minorHAnsi"/>
          <w:color w:val="3C4858"/>
          <w:sz w:val="18"/>
        </w:rPr>
      </w:pPr>
      <w:r w:rsidRPr="00855A13">
        <w:rPr>
          <w:rFonts w:cstheme="minorHAnsi"/>
          <w:color w:val="3C4858"/>
          <w:sz w:val="18"/>
        </w:rPr>
        <w:t>page.php</w:t>
      </w:r>
    </w:p>
    <w:p w:rsidR="00611C68" w:rsidRPr="00855A13" w:rsidRDefault="00611C68" w:rsidP="00CF1D63">
      <w:pPr>
        <w:numPr>
          <w:ilvl w:val="0"/>
          <w:numId w:val="3"/>
        </w:numPr>
        <w:shd w:val="clear" w:color="auto" w:fill="FFFFFF"/>
        <w:spacing w:before="100" w:beforeAutospacing="1" w:after="0"/>
        <w:rPr>
          <w:rFonts w:cstheme="minorHAnsi"/>
          <w:color w:val="3C4858"/>
          <w:sz w:val="18"/>
        </w:rPr>
      </w:pPr>
      <w:r w:rsidRPr="00855A13">
        <w:rPr>
          <w:rFonts w:cstheme="minorHAnsi"/>
          <w:color w:val="3C4858"/>
          <w:sz w:val="18"/>
        </w:rPr>
        <w:t>index.php</w:t>
      </w:r>
      <w:r w:rsidRPr="00855A13">
        <w:rPr>
          <w:rFonts w:cstheme="minorHAnsi"/>
          <w:color w:val="3C4858"/>
          <w:sz w:val="18"/>
        </w:rPr>
        <w:br/>
      </w: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t>Single Post Pages</w:t>
      </w:r>
    </w:p>
    <w:p w:rsidR="00611C68" w:rsidRPr="00855A13" w:rsidRDefault="00611C68" w:rsidP="00CF1D63">
      <w:pPr>
        <w:numPr>
          <w:ilvl w:val="0"/>
          <w:numId w:val="4"/>
        </w:numPr>
        <w:shd w:val="clear" w:color="auto" w:fill="FFFFFF"/>
        <w:spacing w:after="0"/>
        <w:rPr>
          <w:rFonts w:cstheme="minorHAnsi"/>
          <w:color w:val="3C4858"/>
          <w:sz w:val="18"/>
        </w:rPr>
      </w:pPr>
      <w:r w:rsidRPr="00855A13">
        <w:rPr>
          <w:rFonts w:cstheme="minorHAnsi"/>
          <w:color w:val="3C4858"/>
          <w:sz w:val="18"/>
        </w:rPr>
        <w:t>single.php</w:t>
      </w:r>
    </w:p>
    <w:p w:rsidR="00611C68" w:rsidRPr="00855A13" w:rsidRDefault="00611C68" w:rsidP="00CF1D63">
      <w:pPr>
        <w:numPr>
          <w:ilvl w:val="0"/>
          <w:numId w:val="4"/>
        </w:numPr>
        <w:shd w:val="clear" w:color="auto" w:fill="FFFFFF"/>
        <w:spacing w:before="100" w:beforeAutospacing="1" w:after="0"/>
        <w:rPr>
          <w:rFonts w:cstheme="minorHAnsi"/>
          <w:color w:val="3C4858"/>
          <w:sz w:val="18"/>
        </w:rPr>
      </w:pPr>
      <w:r w:rsidRPr="00855A13">
        <w:rPr>
          <w:rFonts w:cstheme="minorHAnsi"/>
          <w:color w:val="3C4858"/>
          <w:sz w:val="18"/>
        </w:rPr>
        <w:t>singular.php</w:t>
      </w:r>
      <w:r w:rsidRPr="00855A13">
        <w:rPr>
          <w:rFonts w:cstheme="minorHAnsi"/>
          <w:color w:val="3C4858"/>
          <w:sz w:val="18"/>
        </w:rPr>
        <w:br/>
      </w: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t>Static Pages</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Pages are rendered in the following order:</w:t>
      </w:r>
    </w:p>
    <w:p w:rsidR="00611C68" w:rsidRPr="00855A13" w:rsidRDefault="00611C68" w:rsidP="00CF1D63">
      <w:pPr>
        <w:numPr>
          <w:ilvl w:val="0"/>
          <w:numId w:val="5"/>
        </w:numPr>
        <w:shd w:val="clear" w:color="auto" w:fill="FFFFFF"/>
        <w:spacing w:after="0"/>
        <w:rPr>
          <w:rFonts w:cstheme="minorHAnsi"/>
          <w:color w:val="3C4858"/>
          <w:sz w:val="18"/>
        </w:rPr>
      </w:pPr>
      <w:r w:rsidRPr="00855A13">
        <w:rPr>
          <w:rFonts w:cstheme="minorHAnsi"/>
          <w:color w:val="3C4858"/>
          <w:sz w:val="18"/>
        </w:rPr>
        <w:t>page templates</w:t>
      </w:r>
    </w:p>
    <w:p w:rsidR="00611C68" w:rsidRPr="00855A13" w:rsidRDefault="00611C68" w:rsidP="00CF1D63">
      <w:pPr>
        <w:numPr>
          <w:ilvl w:val="0"/>
          <w:numId w:val="5"/>
        </w:numPr>
        <w:shd w:val="clear" w:color="auto" w:fill="FFFFFF"/>
        <w:spacing w:before="100" w:beforeAutospacing="1" w:after="0"/>
        <w:rPr>
          <w:rFonts w:cstheme="minorHAnsi"/>
          <w:color w:val="3C4858"/>
          <w:sz w:val="18"/>
        </w:rPr>
      </w:pPr>
      <w:r w:rsidRPr="00855A13">
        <w:rPr>
          <w:rFonts w:cstheme="minorHAnsi"/>
          <w:color w:val="3C4858"/>
          <w:sz w:val="18"/>
        </w:rPr>
        <w:t>page-{slug}.php</w:t>
      </w:r>
    </w:p>
    <w:p w:rsidR="00611C68" w:rsidRPr="00855A13" w:rsidRDefault="00611C68" w:rsidP="00CF1D63">
      <w:pPr>
        <w:numPr>
          <w:ilvl w:val="0"/>
          <w:numId w:val="5"/>
        </w:numPr>
        <w:shd w:val="clear" w:color="auto" w:fill="FFFFFF"/>
        <w:spacing w:before="100" w:beforeAutospacing="1" w:after="0"/>
        <w:rPr>
          <w:rFonts w:cstheme="minorHAnsi"/>
          <w:color w:val="3C4858"/>
          <w:sz w:val="18"/>
        </w:rPr>
      </w:pPr>
      <w:r w:rsidRPr="00855A13">
        <w:rPr>
          <w:rFonts w:cstheme="minorHAnsi"/>
          <w:color w:val="3C4858"/>
          <w:sz w:val="18"/>
        </w:rPr>
        <w:t>page-{id}.php</w:t>
      </w:r>
    </w:p>
    <w:p w:rsidR="00611C68" w:rsidRPr="00855A13" w:rsidRDefault="00611C68" w:rsidP="00CF1D63">
      <w:pPr>
        <w:numPr>
          <w:ilvl w:val="0"/>
          <w:numId w:val="5"/>
        </w:numPr>
        <w:shd w:val="clear" w:color="auto" w:fill="FFFFFF"/>
        <w:spacing w:before="100" w:beforeAutospacing="1" w:after="0"/>
        <w:rPr>
          <w:rFonts w:cstheme="minorHAnsi"/>
          <w:color w:val="3C4858"/>
          <w:sz w:val="18"/>
        </w:rPr>
      </w:pPr>
      <w:r w:rsidRPr="00855A13">
        <w:rPr>
          <w:rFonts w:cstheme="minorHAnsi"/>
          <w:color w:val="3C4858"/>
          <w:sz w:val="18"/>
        </w:rPr>
        <w:t>page.php</w:t>
      </w:r>
    </w:p>
    <w:p w:rsidR="00611C68" w:rsidRPr="00855A13" w:rsidRDefault="00611C68" w:rsidP="00CF1D63">
      <w:pPr>
        <w:numPr>
          <w:ilvl w:val="0"/>
          <w:numId w:val="5"/>
        </w:numPr>
        <w:shd w:val="clear" w:color="auto" w:fill="FFFFFF"/>
        <w:spacing w:before="100" w:beforeAutospacing="1" w:after="0"/>
        <w:rPr>
          <w:rFonts w:cstheme="minorHAnsi"/>
          <w:color w:val="3C4858"/>
          <w:sz w:val="18"/>
        </w:rPr>
      </w:pPr>
      <w:r w:rsidRPr="00855A13">
        <w:rPr>
          <w:rFonts w:cstheme="minorHAnsi"/>
          <w:color w:val="3C4858"/>
          <w:sz w:val="18"/>
        </w:rPr>
        <w:t>singular.php</w:t>
      </w:r>
    </w:p>
    <w:p w:rsidR="00611C68" w:rsidRPr="00855A13" w:rsidRDefault="00611C68" w:rsidP="00CF1D63">
      <w:pPr>
        <w:numPr>
          <w:ilvl w:val="0"/>
          <w:numId w:val="5"/>
        </w:numPr>
        <w:shd w:val="clear" w:color="auto" w:fill="FFFFFF"/>
        <w:spacing w:before="100" w:beforeAutospacing="1" w:after="0"/>
        <w:rPr>
          <w:rFonts w:cstheme="minorHAnsi"/>
          <w:color w:val="3C4858"/>
          <w:sz w:val="18"/>
        </w:rPr>
      </w:pPr>
      <w:r w:rsidRPr="00855A13">
        <w:rPr>
          <w:rFonts w:cstheme="minorHAnsi"/>
          <w:color w:val="3C4858"/>
          <w:sz w:val="18"/>
        </w:rPr>
        <w:t>index.php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As stated above, if we want to have a similar look for single.php and page.php then it is better to create a singular.php.</w:t>
      </w:r>
      <w:r w:rsidRPr="00855A13">
        <w:rPr>
          <w:rFonts w:cstheme="minorHAnsi"/>
          <w:color w:val="1F2D3D"/>
          <w:sz w:val="18"/>
        </w:rPr>
        <w:br/>
      </w: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t>Archive Pages</w:t>
      </w:r>
    </w:p>
    <w:p w:rsidR="00611C68" w:rsidRPr="00855A13" w:rsidRDefault="00611C68" w:rsidP="00CF1D63">
      <w:pPr>
        <w:numPr>
          <w:ilvl w:val="0"/>
          <w:numId w:val="6"/>
        </w:numPr>
        <w:shd w:val="clear" w:color="auto" w:fill="FFFFFF"/>
        <w:spacing w:after="0"/>
        <w:rPr>
          <w:rFonts w:cstheme="minorHAnsi"/>
          <w:color w:val="3C4858"/>
          <w:sz w:val="18"/>
        </w:rPr>
      </w:pPr>
      <w:r w:rsidRPr="00855A13">
        <w:rPr>
          <w:rFonts w:cstheme="minorHAnsi"/>
          <w:color w:val="3C4858"/>
          <w:sz w:val="18"/>
        </w:rPr>
        <w:t>author.php</w:t>
      </w:r>
    </w:p>
    <w:p w:rsidR="00611C68" w:rsidRPr="00855A13" w:rsidRDefault="00611C68" w:rsidP="00CF1D63">
      <w:pPr>
        <w:numPr>
          <w:ilvl w:val="0"/>
          <w:numId w:val="6"/>
        </w:numPr>
        <w:shd w:val="clear" w:color="auto" w:fill="FFFFFF"/>
        <w:spacing w:before="100" w:beforeAutospacing="1" w:after="0"/>
        <w:rPr>
          <w:rFonts w:cstheme="minorHAnsi"/>
          <w:color w:val="3C4858"/>
          <w:sz w:val="18"/>
        </w:rPr>
      </w:pPr>
      <w:r w:rsidRPr="00855A13">
        <w:rPr>
          <w:rFonts w:cstheme="minorHAnsi"/>
          <w:color w:val="3C4858"/>
          <w:sz w:val="18"/>
        </w:rPr>
        <w:t>category.php</w:t>
      </w:r>
    </w:p>
    <w:p w:rsidR="00611C68" w:rsidRPr="00855A13" w:rsidRDefault="00611C68" w:rsidP="00CF1D63">
      <w:pPr>
        <w:numPr>
          <w:ilvl w:val="0"/>
          <w:numId w:val="6"/>
        </w:numPr>
        <w:shd w:val="clear" w:color="auto" w:fill="FFFFFF"/>
        <w:spacing w:before="100" w:beforeAutospacing="1" w:after="0"/>
        <w:rPr>
          <w:rFonts w:cstheme="minorHAnsi"/>
          <w:color w:val="3C4858"/>
          <w:sz w:val="18"/>
        </w:rPr>
      </w:pPr>
      <w:r w:rsidRPr="00855A13">
        <w:rPr>
          <w:rFonts w:cstheme="minorHAnsi"/>
          <w:color w:val="3C4858"/>
          <w:sz w:val="18"/>
        </w:rPr>
        <w:t>taxonomy.php</w:t>
      </w:r>
    </w:p>
    <w:p w:rsidR="00611C68" w:rsidRPr="00855A13" w:rsidRDefault="00611C68" w:rsidP="00CF1D63">
      <w:pPr>
        <w:numPr>
          <w:ilvl w:val="0"/>
          <w:numId w:val="6"/>
        </w:numPr>
        <w:shd w:val="clear" w:color="auto" w:fill="FFFFFF"/>
        <w:spacing w:before="100" w:beforeAutospacing="1" w:after="0"/>
        <w:rPr>
          <w:rFonts w:cstheme="minorHAnsi"/>
          <w:color w:val="3C4858"/>
          <w:sz w:val="18"/>
        </w:rPr>
      </w:pPr>
      <w:r w:rsidRPr="00855A13">
        <w:rPr>
          <w:rFonts w:cstheme="minorHAnsi"/>
          <w:color w:val="3C4858"/>
          <w:sz w:val="18"/>
        </w:rPr>
        <w:t>date.php</w:t>
      </w:r>
    </w:p>
    <w:p w:rsidR="00611C68" w:rsidRPr="00855A13" w:rsidRDefault="00611C68" w:rsidP="00CF1D63">
      <w:pPr>
        <w:numPr>
          <w:ilvl w:val="0"/>
          <w:numId w:val="6"/>
        </w:numPr>
        <w:shd w:val="clear" w:color="auto" w:fill="FFFFFF"/>
        <w:spacing w:before="100" w:beforeAutospacing="1" w:after="0"/>
        <w:rPr>
          <w:rFonts w:cstheme="minorHAnsi"/>
          <w:color w:val="3C4858"/>
          <w:sz w:val="18"/>
        </w:rPr>
      </w:pPr>
      <w:r w:rsidRPr="00855A13">
        <w:rPr>
          <w:rFonts w:cstheme="minorHAnsi"/>
          <w:color w:val="3C4858"/>
          <w:sz w:val="18"/>
        </w:rPr>
        <w:t>tag.php</w:t>
      </w:r>
    </w:p>
    <w:p w:rsidR="00611C68" w:rsidRPr="00855A13" w:rsidRDefault="00611C68" w:rsidP="00CF1D63">
      <w:pPr>
        <w:numPr>
          <w:ilvl w:val="0"/>
          <w:numId w:val="6"/>
        </w:numPr>
        <w:shd w:val="clear" w:color="auto" w:fill="FFFFFF"/>
        <w:spacing w:before="100" w:beforeAutospacing="1" w:after="0"/>
        <w:rPr>
          <w:rFonts w:cstheme="minorHAnsi"/>
          <w:color w:val="3C4858"/>
          <w:sz w:val="18"/>
        </w:rPr>
      </w:pPr>
      <w:r w:rsidRPr="00855A13">
        <w:rPr>
          <w:rFonts w:cstheme="minorHAnsi"/>
          <w:color w:val="3C4858"/>
          <w:sz w:val="18"/>
        </w:rPr>
        <w:t>archive.php</w:t>
      </w:r>
      <w:r w:rsidR="00EE08D8">
        <w:rPr>
          <w:rFonts w:cstheme="minorHAnsi"/>
          <w:color w:val="3C4858"/>
          <w:sz w:val="18"/>
        </w:rPr>
        <w:br/>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Archive pages in WordPress are those pages that are used to grab posts from specific authors, categories, taxonomies, dates, tags and so on.</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We can have a single archive template that is, archive.php. But to drill down into more templates we have author.php, category.php, taxonomy.php, date.php, tag.php and all of them are pretty self-explanatory.</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We can further make customized templates, for e.g.</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category-{slug}.php – if the slug of a category is cute-kittens, then WordPress will look for category-cute-kittens.php, if it doesn’t exist, category.php will be used.</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category-{id}.php – if id = 3, then WordPress will look for category-3.php to render the page. Else it will load category.php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Similar theory of {slug} and {id} applies to “Tag” page</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For custom Author templates we can use author-{nicename}.php or author-{id}.php. If the author’s name is Andy, then WordPress will look for author-andy.php, if it doesn’t exist, then WordPress will fall back to author.php to render the page.</w:t>
      </w:r>
      <w:r w:rsidRPr="00855A13">
        <w:rPr>
          <w:rFonts w:cstheme="minorHAnsi"/>
          <w:color w:val="1F2D3D"/>
          <w:sz w:val="18"/>
        </w:rPr>
        <w:br/>
      </w:r>
    </w:p>
    <w:p w:rsidR="00611C68" w:rsidRPr="00855A13" w:rsidRDefault="00611C68" w:rsidP="00611C68">
      <w:pPr>
        <w:pStyle w:val="Heading2"/>
        <w:shd w:val="clear" w:color="auto" w:fill="FFFFFF"/>
        <w:spacing w:before="0"/>
        <w:rPr>
          <w:rFonts w:asciiTheme="minorHAnsi" w:hAnsiTheme="minorHAnsi" w:cstheme="minorHAnsi"/>
          <w:color w:val="3C4858"/>
          <w:sz w:val="18"/>
          <w:szCs w:val="22"/>
        </w:rPr>
      </w:pPr>
      <w:r w:rsidRPr="00855A13">
        <w:rPr>
          <w:rFonts w:asciiTheme="minorHAnsi" w:hAnsiTheme="minorHAnsi" w:cstheme="minorHAnsi"/>
          <w:color w:val="3C4858"/>
          <w:sz w:val="18"/>
          <w:szCs w:val="22"/>
        </w:rPr>
        <w:t>Other WordPress Template Files</w:t>
      </w:r>
    </w:p>
    <w:p w:rsidR="00611C68" w:rsidRPr="00855A13" w:rsidRDefault="00611C68" w:rsidP="00611C68">
      <w:pPr>
        <w:spacing w:after="0"/>
        <w:rPr>
          <w:sz w:val="18"/>
        </w:rPr>
      </w:pPr>
    </w:p>
    <w:p w:rsidR="00611C68" w:rsidRPr="00855A13" w:rsidRDefault="00611C68" w:rsidP="00611C68">
      <w:pPr>
        <w:shd w:val="clear" w:color="auto" w:fill="FFFFFF"/>
        <w:spacing w:after="0"/>
        <w:rPr>
          <w:rFonts w:cstheme="minorHAnsi"/>
          <w:color w:val="1F2D3D"/>
          <w:sz w:val="18"/>
        </w:rPr>
      </w:pPr>
      <w:r w:rsidRPr="00855A13">
        <w:rPr>
          <w:rStyle w:val="HTMLCode"/>
          <w:rFonts w:asciiTheme="minorHAnsi" w:eastAsiaTheme="minorEastAsia" w:hAnsiTheme="minorHAnsi" w:cstheme="minorHAnsi"/>
          <w:color w:val="3C4858"/>
          <w:sz w:val="18"/>
          <w:szCs w:val="22"/>
        </w:rPr>
        <w:t>– search.php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Search results in WordPress use the template file search.php. If it doesn’t exist, then search results are rendered from index.php.</w:t>
      </w:r>
    </w:p>
    <w:p w:rsidR="00611C68" w:rsidRPr="00855A13" w:rsidRDefault="00611C68" w:rsidP="00611C68">
      <w:pPr>
        <w:shd w:val="clear" w:color="auto" w:fill="FFFFFF"/>
        <w:spacing w:after="0"/>
        <w:rPr>
          <w:rFonts w:cstheme="minorHAnsi"/>
          <w:color w:val="1F2D3D"/>
          <w:sz w:val="18"/>
        </w:rPr>
      </w:pPr>
      <w:r w:rsidRPr="00855A13">
        <w:rPr>
          <w:rStyle w:val="HTMLCode"/>
          <w:rFonts w:asciiTheme="minorHAnsi" w:eastAsiaTheme="minorEastAsia" w:hAnsiTheme="minorHAnsi" w:cstheme="minorHAnsi"/>
          <w:color w:val="3C4858"/>
          <w:sz w:val="18"/>
          <w:szCs w:val="22"/>
        </w:rPr>
        <w:t>– attachment.php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This template file is used to render attachment pages, such as images and videos. image.php and video.php are used to render images and videos respectively. If these files don’t exist then attachment.php is used.</w:t>
      </w:r>
    </w:p>
    <w:p w:rsidR="00611C68" w:rsidRPr="00855A13" w:rsidRDefault="00611C68" w:rsidP="00611C68">
      <w:pPr>
        <w:shd w:val="clear" w:color="auto" w:fill="FFFFFF"/>
        <w:spacing w:after="0"/>
        <w:rPr>
          <w:rFonts w:cstheme="minorHAnsi"/>
          <w:color w:val="1F2D3D"/>
          <w:sz w:val="18"/>
        </w:rPr>
      </w:pPr>
      <w:r w:rsidRPr="00855A13">
        <w:rPr>
          <w:rStyle w:val="HTMLCode"/>
          <w:rFonts w:asciiTheme="minorHAnsi" w:eastAsiaTheme="minorEastAsia" w:hAnsiTheme="minorHAnsi" w:cstheme="minorHAnsi"/>
          <w:color w:val="3C4858"/>
          <w:sz w:val="18"/>
          <w:szCs w:val="22"/>
        </w:rPr>
        <w:t>– 404.php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Not found pages in WordPress are rendered from 404.php. If the 404 doesn’t exist, then it renders the page from index.php.</w:t>
      </w:r>
    </w:p>
    <w:p w:rsidR="00611C68" w:rsidRPr="00855A13" w:rsidRDefault="00611C68" w:rsidP="00611C68">
      <w:pPr>
        <w:shd w:val="clear" w:color="auto" w:fill="FFFFFF"/>
        <w:spacing w:after="0"/>
        <w:rPr>
          <w:rFonts w:cstheme="minorHAnsi"/>
          <w:color w:val="1F2D3D"/>
          <w:sz w:val="18"/>
        </w:rPr>
      </w:pPr>
      <w:r w:rsidRPr="00855A13">
        <w:rPr>
          <w:rStyle w:val="HTMLCode"/>
          <w:rFonts w:asciiTheme="minorHAnsi" w:eastAsiaTheme="minorEastAsia" w:hAnsiTheme="minorHAnsi" w:cstheme="minorHAnsi"/>
          <w:color w:val="3C4858"/>
          <w:sz w:val="18"/>
          <w:szCs w:val="22"/>
        </w:rPr>
        <w:t>– comments.php</w:t>
      </w:r>
    </w:p>
    <w:p w:rsidR="00611C68" w:rsidRPr="00855A13" w:rsidRDefault="00611C68" w:rsidP="00611C68">
      <w:pPr>
        <w:shd w:val="clear" w:color="auto" w:fill="FFFFFF"/>
        <w:spacing w:after="0"/>
        <w:rPr>
          <w:rFonts w:cstheme="minorHAnsi"/>
          <w:color w:val="1F2D3D"/>
          <w:sz w:val="18"/>
        </w:rPr>
      </w:pPr>
      <w:r w:rsidRPr="00855A13">
        <w:rPr>
          <w:rFonts w:cstheme="minorHAnsi"/>
          <w:color w:val="1F2D3D"/>
          <w:sz w:val="18"/>
        </w:rPr>
        <w:t>It is a template of comments, it is called in template files like single.php or page.php to add the comments section.</w:t>
      </w:r>
    </w:p>
    <w:p w:rsidR="001D0136" w:rsidRDefault="001D0136" w:rsidP="00611C68">
      <w:pPr>
        <w:spacing w:after="0"/>
        <w:rPr>
          <w:rFonts w:eastAsia="Adobe Gothic Std B"/>
        </w:rPr>
      </w:pPr>
    </w:p>
    <w:p w:rsidR="0047747B" w:rsidRDefault="0047747B">
      <w:pPr>
        <w:rPr>
          <w:rFonts w:eastAsia="Adobe Gothic Std B"/>
          <w:b/>
          <w:u w:val="single"/>
        </w:rPr>
      </w:pPr>
      <w:r>
        <w:rPr>
          <w:rFonts w:eastAsia="Adobe Gothic Std B"/>
          <w:b/>
          <w:u w:val="single"/>
        </w:rPr>
        <w:br w:type="page"/>
      </w:r>
    </w:p>
    <w:p w:rsidR="00855A13" w:rsidRDefault="00012147">
      <w:pPr>
        <w:rPr>
          <w:rFonts w:eastAsia="Adobe Gothic Std B"/>
          <w:b/>
          <w:u w:val="single"/>
        </w:rPr>
      </w:pPr>
      <w:hyperlink r:id="rId11" w:history="1">
        <w:r w:rsidR="0047747B">
          <w:rPr>
            <w:rStyle w:val="Hyperlink"/>
          </w:rPr>
          <w:t>https://felix-arntz.me/blog/types-subtypes-meta-options-data-structures-in-wordpress/</w:t>
        </w:r>
      </w:hyperlink>
    </w:p>
    <w:p w:rsidR="0047747B" w:rsidRDefault="0047747B">
      <w:pPr>
        <w:rPr>
          <w:rFonts w:eastAsia="Adobe Gothic Std B"/>
          <w:b/>
          <w:u w:val="single"/>
        </w:rPr>
      </w:pPr>
    </w:p>
    <w:tbl>
      <w:tblPr>
        <w:tblW w:w="5000" w:type="pct"/>
        <w:shd w:val="clear" w:color="auto" w:fill="FFFFFF"/>
        <w:tblCellMar>
          <w:top w:w="15" w:type="dxa"/>
          <w:left w:w="15" w:type="dxa"/>
          <w:bottom w:w="15" w:type="dxa"/>
          <w:right w:w="15" w:type="dxa"/>
        </w:tblCellMar>
        <w:tblLook w:val="04A0"/>
      </w:tblPr>
      <w:tblGrid>
        <w:gridCol w:w="982"/>
        <w:gridCol w:w="1763"/>
        <w:gridCol w:w="1381"/>
        <w:gridCol w:w="1417"/>
        <w:gridCol w:w="1379"/>
        <w:gridCol w:w="1421"/>
        <w:gridCol w:w="1767"/>
      </w:tblGrid>
      <w:tr w:rsidR="0047747B" w:rsidRPr="0047747B" w:rsidTr="0047747B">
        <w:trPr>
          <w:tblHeader/>
        </w:trPr>
        <w:tc>
          <w:tcPr>
            <w:tcW w:w="485"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p>
        </w:tc>
        <w:tc>
          <w:tcPr>
            <w:tcW w:w="872"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comment</w:t>
            </w:r>
          </w:p>
        </w:tc>
        <w:tc>
          <w:tcPr>
            <w:tcW w:w="683"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post</w:t>
            </w:r>
          </w:p>
        </w:tc>
        <w:tc>
          <w:tcPr>
            <w:tcW w:w="701"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term</w:t>
            </w:r>
          </w:p>
        </w:tc>
        <w:tc>
          <w:tcPr>
            <w:tcW w:w="682"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user</w:t>
            </w:r>
          </w:p>
        </w:tc>
        <w:tc>
          <w:tcPr>
            <w:tcW w:w="703"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site</w:t>
            </w:r>
          </w:p>
        </w:tc>
        <w:tc>
          <w:tcPr>
            <w:tcW w:w="876" w:type="pct"/>
            <w:tcBorders>
              <w:bottom w:val="single" w:sz="12" w:space="0" w:color="BBBBBB"/>
            </w:tcBorders>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network</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class</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WP_Comment</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WP_Post</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WP_Term</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WP_User</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WP_Site</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WP_Network</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retrieval</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get_comment()</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get_post()</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get_term()</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get_user</w:t>
            </w:r>
            <w:del w:id="0" w:author="Unknown">
              <w:r w:rsidRPr="0047747B">
                <w:rPr>
                  <w:rFonts w:eastAsia="Times New Roman" w:cstheme="minorHAnsi"/>
                  <w:color w:val="404040"/>
                  <w:sz w:val="16"/>
                  <w:szCs w:val="16"/>
                </w:rPr>
                <w:delText>data</w:delText>
              </w:r>
            </w:del>
            <w:r w:rsidRPr="0047747B">
              <w:rPr>
                <w:rFonts w:eastAsia="Times New Roman" w:cstheme="minorHAnsi"/>
                <w:color w:val="404040"/>
                <w:sz w:val="16"/>
                <w:szCs w:val="16"/>
              </w:rPr>
              <w:t>()</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get_site()</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get_network()</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addition</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wp_insert_comment()</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wp_insert_post()</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wp_insert_term()</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wp_insert_user()</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wp_insert_site() </w:t>
            </w:r>
            <w:r w:rsidRPr="0047747B">
              <w:rPr>
                <w:rFonts w:eastAsia="Times New Roman" w:cstheme="minorHAnsi"/>
                <w:color w:val="404040"/>
                <w:sz w:val="16"/>
                <w:szCs w:val="16"/>
                <w:vertAlign w:val="superscript"/>
              </w:rPr>
              <w:t>1</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wp_insert_network() </w:t>
            </w:r>
            <w:r w:rsidRPr="0047747B">
              <w:rPr>
                <w:rFonts w:eastAsia="Times New Roman" w:cstheme="minorHAnsi"/>
                <w:color w:val="404040"/>
                <w:sz w:val="16"/>
                <w:szCs w:val="16"/>
                <w:vertAlign w:val="superscript"/>
              </w:rPr>
              <w:t>2</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modification</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wp_update_comment()</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wp_update_post()</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wp_update_term()</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wp_update_user()</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wp_update_site() </w:t>
            </w:r>
            <w:r w:rsidRPr="0047747B">
              <w:rPr>
                <w:rFonts w:eastAsia="Times New Roman" w:cstheme="minorHAnsi"/>
                <w:color w:val="404040"/>
                <w:sz w:val="16"/>
                <w:szCs w:val="16"/>
                <w:vertAlign w:val="superscript"/>
              </w:rPr>
              <w:t>1</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wp_update_network() </w:t>
            </w:r>
            <w:r w:rsidRPr="0047747B">
              <w:rPr>
                <w:rFonts w:eastAsia="Times New Roman" w:cstheme="minorHAnsi"/>
                <w:color w:val="404040"/>
                <w:sz w:val="16"/>
                <w:szCs w:val="16"/>
                <w:vertAlign w:val="superscript"/>
              </w:rPr>
              <w:t>2</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deletion</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wp_delete_comment()</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wp_delete_post()</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wp_delete_term()</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wp_delete_user()</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wp_delete_site() </w:t>
            </w:r>
            <w:r w:rsidRPr="0047747B">
              <w:rPr>
                <w:rFonts w:eastAsia="Times New Roman" w:cstheme="minorHAnsi"/>
                <w:color w:val="404040"/>
                <w:sz w:val="16"/>
                <w:szCs w:val="16"/>
                <w:vertAlign w:val="superscript"/>
              </w:rPr>
              <w:t>1</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wp_delete_network() </w:t>
            </w:r>
            <w:r w:rsidRPr="0047747B">
              <w:rPr>
                <w:rFonts w:eastAsia="Times New Roman" w:cstheme="minorHAnsi"/>
                <w:color w:val="404040"/>
                <w:sz w:val="16"/>
                <w:szCs w:val="16"/>
                <w:vertAlign w:val="superscript"/>
              </w:rPr>
              <w:t>2</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querying</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get_comments()</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get_posts()</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get_terms()</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get_users()</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get_sites()</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get_networks()</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query class</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WP_Comment_Query</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w:t>
            </w:r>
            <w:ins w:id="1" w:author="Unknown">
              <w:r w:rsidRPr="0047747B">
                <w:rPr>
                  <w:rFonts w:eastAsia="Times New Roman" w:cstheme="minorHAnsi"/>
                  <w:color w:val="404040"/>
                  <w:sz w:val="16"/>
                  <w:szCs w:val="16"/>
                </w:rPr>
                <w:t>Post_</w:t>
              </w:r>
            </w:ins>
            <w:r w:rsidRPr="0047747B">
              <w:rPr>
                <w:rFonts w:eastAsia="Times New Roman" w:cstheme="minorHAnsi"/>
                <w:color w:val="404040"/>
                <w:sz w:val="16"/>
                <w:szCs w:val="16"/>
              </w:rPr>
              <w:t>Query</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WP_Term_Query</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WP_User_Query</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WP_Site_Query</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WP_Network_Query</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subtypes</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kinda</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 (post types)</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 (taxonomies)</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no</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no</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no</w:t>
            </w:r>
          </w:p>
        </w:tc>
      </w:tr>
      <w:tr w:rsidR="0047747B" w:rsidRPr="0047747B" w:rsidTr="0047747B">
        <w:tc>
          <w:tcPr>
            <w:tcW w:w="485" w:type="pct"/>
            <w:shd w:val="clear" w:color="auto" w:fill="FFFFFF"/>
            <w:vAlign w:val="center"/>
            <w:hideMark/>
          </w:tcPr>
          <w:p w:rsidR="0047747B" w:rsidRPr="0047747B" w:rsidRDefault="0047747B" w:rsidP="004B3FD4">
            <w:pPr>
              <w:spacing w:after="0" w:line="360" w:lineRule="auto"/>
              <w:rPr>
                <w:rFonts w:eastAsia="Times New Roman" w:cstheme="minorHAnsi"/>
                <w:b/>
                <w:bCs/>
                <w:color w:val="404040"/>
                <w:sz w:val="16"/>
                <w:szCs w:val="16"/>
              </w:rPr>
            </w:pPr>
            <w:r w:rsidRPr="0047747B">
              <w:rPr>
                <w:rFonts w:eastAsia="Times New Roman" w:cstheme="minorHAnsi"/>
                <w:b/>
                <w:bCs/>
                <w:color w:val="404040"/>
                <w:sz w:val="16"/>
                <w:szCs w:val="16"/>
              </w:rPr>
              <w:t>metadata</w:t>
            </w:r>
          </w:p>
        </w:tc>
        <w:tc>
          <w:tcPr>
            <w:tcW w:w="87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w:t>
            </w:r>
          </w:p>
        </w:tc>
        <w:tc>
          <w:tcPr>
            <w:tcW w:w="68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w:t>
            </w:r>
          </w:p>
        </w:tc>
        <w:tc>
          <w:tcPr>
            <w:tcW w:w="701"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w:t>
            </w:r>
          </w:p>
        </w:tc>
        <w:tc>
          <w:tcPr>
            <w:tcW w:w="682"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w:t>
            </w:r>
          </w:p>
        </w:tc>
        <w:tc>
          <w:tcPr>
            <w:tcW w:w="703"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yes </w:t>
            </w:r>
            <w:r w:rsidRPr="0047747B">
              <w:rPr>
                <w:rFonts w:eastAsia="Times New Roman" w:cstheme="minorHAnsi"/>
                <w:color w:val="404040"/>
                <w:sz w:val="16"/>
                <w:szCs w:val="16"/>
                <w:vertAlign w:val="superscript"/>
              </w:rPr>
              <w:t>1</w:t>
            </w:r>
          </w:p>
        </w:tc>
        <w:tc>
          <w:tcPr>
            <w:tcW w:w="876" w:type="pct"/>
            <w:shd w:val="clear" w:color="auto" w:fill="FFFFFF"/>
            <w:vAlign w:val="center"/>
            <w:hideMark/>
          </w:tcPr>
          <w:p w:rsidR="0047747B" w:rsidRPr="0047747B" w:rsidRDefault="0047747B" w:rsidP="004B3FD4">
            <w:pPr>
              <w:spacing w:after="0" w:line="360" w:lineRule="auto"/>
              <w:rPr>
                <w:rFonts w:eastAsia="Times New Roman" w:cstheme="minorHAnsi"/>
                <w:color w:val="404040"/>
                <w:sz w:val="16"/>
                <w:szCs w:val="16"/>
              </w:rPr>
            </w:pPr>
            <w:r w:rsidRPr="0047747B">
              <w:rPr>
                <w:rFonts w:eastAsia="Times New Roman" w:cstheme="minorHAnsi"/>
                <w:color w:val="404040"/>
                <w:sz w:val="16"/>
                <w:szCs w:val="16"/>
              </w:rPr>
              <w:t>kinda</w:t>
            </w:r>
          </w:p>
        </w:tc>
      </w:tr>
    </w:tbl>
    <w:p w:rsidR="0047747B" w:rsidRDefault="0047747B">
      <w:pPr>
        <w:rPr>
          <w:rFonts w:eastAsia="Adobe Gothic Std B"/>
          <w:b/>
          <w:u w:val="single"/>
        </w:rPr>
      </w:pPr>
    </w:p>
    <w:p w:rsidR="0047747B" w:rsidRDefault="0047747B">
      <w:pPr>
        <w:rPr>
          <w:rFonts w:eastAsia="Adobe Gothic Std B"/>
          <w:b/>
          <w:u w:val="single"/>
        </w:rPr>
      </w:pPr>
    </w:p>
    <w:p w:rsidR="0047747B" w:rsidRDefault="0047747B">
      <w:pPr>
        <w:rPr>
          <w:rFonts w:eastAsia="Adobe Gothic Std B"/>
          <w:b/>
          <w:u w:val="single"/>
        </w:rPr>
      </w:pPr>
      <w:r w:rsidRPr="0047747B">
        <w:rPr>
          <w:rFonts w:eastAsia="Adobe Gothic Std B"/>
          <w:b/>
          <w:u w:val="single"/>
        </w:rPr>
        <w:t>wordpress-data-structures-relationships</w:t>
      </w:r>
    </w:p>
    <w:p w:rsidR="0047747B" w:rsidRDefault="00D46C87" w:rsidP="004B3FD4">
      <w:pPr>
        <w:jc w:val="center"/>
        <w:rPr>
          <w:rFonts w:eastAsia="Adobe Gothic Std B"/>
          <w:b/>
          <w:u w:val="single"/>
        </w:rPr>
      </w:pPr>
      <w:r w:rsidRPr="00012147">
        <w:rPr>
          <w:rFonts w:eastAsia="Adobe Gothic Std B"/>
          <w:b/>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95pt;height:364.7pt">
            <v:imagedata r:id="rId12" o:title="wordpress-data-structures-relationships"/>
          </v:shape>
        </w:pict>
      </w:r>
    </w:p>
    <w:p w:rsidR="0047747B" w:rsidRDefault="0047747B">
      <w:pPr>
        <w:rPr>
          <w:rFonts w:eastAsia="Adobe Gothic Std B"/>
          <w:b/>
          <w:u w:val="single"/>
        </w:rPr>
      </w:pPr>
      <w:r>
        <w:rPr>
          <w:rFonts w:eastAsia="Adobe Gothic Std B"/>
          <w:b/>
          <w:u w:val="single"/>
        </w:rPr>
        <w:br w:type="page"/>
      </w:r>
    </w:p>
    <w:p w:rsidR="001D0136" w:rsidRPr="006E34C0" w:rsidRDefault="001D0136" w:rsidP="001D0136">
      <w:pPr>
        <w:spacing w:after="0"/>
        <w:rPr>
          <w:rFonts w:eastAsia="Adobe Gothic Std B"/>
          <w:b/>
          <w:u w:val="single"/>
        </w:rPr>
      </w:pPr>
      <w:r w:rsidRPr="006E34C0">
        <w:rPr>
          <w:rFonts w:eastAsia="Adobe Gothic Std B"/>
          <w:b/>
          <w:u w:val="single"/>
        </w:rPr>
        <w:lastRenderedPageBreak/>
        <w:t xml:space="preserve">WHICH TEMPLATE FILE WILL WORDPRESS USE? </w:t>
      </w:r>
    </w:p>
    <w:p w:rsidR="001D0136" w:rsidRDefault="001D0136" w:rsidP="001D0136">
      <w:pPr>
        <w:spacing w:after="0"/>
        <w:rPr>
          <w:rFonts w:eastAsia="Adobe Gothic Std B"/>
        </w:rPr>
      </w:pPr>
      <w:r>
        <w:rPr>
          <w:rFonts w:eastAsia="Adobe Gothic Std B"/>
        </w:rPr>
        <w:t>THE TEMPLATE HEIRARCHY</w:t>
      </w:r>
    </w:p>
    <w:p w:rsidR="001D0136" w:rsidRDefault="001D0136" w:rsidP="001D0136">
      <w:pPr>
        <w:spacing w:after="0"/>
        <w:rPr>
          <w:rFonts w:eastAsia="Adobe Gothic Std B"/>
        </w:rPr>
      </w:pP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u w:val="single"/>
        </w:rPr>
      </w:pPr>
      <w:r w:rsidRPr="006E23D4">
        <w:rPr>
          <w:rFonts w:eastAsia="Adobe Gothic Std B"/>
          <w:b/>
          <w:sz w:val="18"/>
          <w:u w:val="single"/>
        </w:rPr>
        <w:t>PAGE TYPE</w:t>
      </w:r>
      <w:r w:rsidRPr="006E23D4">
        <w:rPr>
          <w:rFonts w:eastAsia="Adobe Gothic Std B"/>
          <w:b/>
          <w:sz w:val="18"/>
        </w:rPr>
        <w:tab/>
      </w:r>
      <w:r w:rsidRPr="006E23D4">
        <w:rPr>
          <w:rFonts w:eastAsia="Adobe Gothic Std B"/>
          <w:b/>
          <w:sz w:val="18"/>
          <w:u w:val="single"/>
        </w:rPr>
        <w:t xml:space="preserve"> tries first</w:t>
      </w:r>
      <w:r w:rsidRPr="006E23D4">
        <w:rPr>
          <w:rFonts w:eastAsia="Adobe Gothic Std B"/>
          <w:b/>
          <w:sz w:val="18"/>
        </w:rPr>
        <w:tab/>
      </w:r>
      <w:r w:rsidRPr="006E23D4">
        <w:rPr>
          <w:rFonts w:eastAsia="Adobe Gothic Std B"/>
          <w:b/>
          <w:sz w:val="18"/>
          <w:u w:val="single"/>
        </w:rPr>
        <w:t>&gt; tries next</w:t>
      </w:r>
      <w:r w:rsidRPr="006E23D4">
        <w:rPr>
          <w:rFonts w:eastAsia="Adobe Gothic Std B"/>
          <w:b/>
          <w:sz w:val="18"/>
        </w:rPr>
        <w:tab/>
      </w:r>
      <w:r w:rsidRPr="006E23D4">
        <w:rPr>
          <w:rFonts w:eastAsia="Adobe Gothic Std B"/>
          <w:b/>
          <w:sz w:val="18"/>
          <w:u w:val="single"/>
        </w:rPr>
        <w:t>&gt; tries last</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404</w:t>
      </w:r>
      <w:r w:rsidRPr="00855A13">
        <w:rPr>
          <w:rFonts w:eastAsia="Adobe Gothic Std B"/>
          <w:sz w:val="18"/>
        </w:rPr>
        <w:tab/>
        <w:t>404.php</w:t>
      </w:r>
      <w:r w:rsidRPr="00855A13">
        <w:rPr>
          <w:rFonts w:eastAsia="Adobe Gothic Std B"/>
          <w:sz w:val="18"/>
        </w:rPr>
        <w:tab/>
        <w:t>&gt;index.php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SEARCH</w:t>
      </w:r>
      <w:r w:rsidRPr="006E23D4">
        <w:rPr>
          <w:rFonts w:eastAsia="Adobe Gothic Std B"/>
          <w:b/>
          <w:sz w:val="18"/>
        </w:rPr>
        <w:tab/>
        <w:t>search.php</w:t>
      </w:r>
      <w:r w:rsidRPr="006E23D4">
        <w:rPr>
          <w:rFonts w:eastAsia="Adobe Gothic Std B"/>
          <w:b/>
          <w:sz w:val="18"/>
        </w:rPr>
        <w:tab/>
        <w:t>&gt;index.php</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TAXONOMY</w:t>
      </w:r>
      <w:r w:rsidRPr="00855A13">
        <w:rPr>
          <w:rFonts w:eastAsia="Adobe Gothic Std B"/>
          <w:sz w:val="18"/>
        </w:rPr>
        <w:tab/>
        <w:t xml:space="preserve">taxonomy-{tax}-{term}.php </w:t>
      </w:r>
      <w:r w:rsidR="00855A13">
        <w:rPr>
          <w:rFonts w:eastAsia="Adobe Gothic Std B"/>
          <w:sz w:val="18"/>
        </w:rPr>
        <w:tab/>
      </w:r>
      <w:r w:rsidRPr="00855A13">
        <w:rPr>
          <w:rFonts w:eastAsia="Adobe Gothic Std B"/>
          <w:sz w:val="18"/>
        </w:rPr>
        <w:t xml:space="preserve">&gt; taxonomy-{tax}.php </w:t>
      </w:r>
      <w:r w:rsidR="00855A13">
        <w:rPr>
          <w:rFonts w:eastAsia="Adobe Gothic Std B"/>
          <w:sz w:val="18"/>
        </w:rPr>
        <w:tab/>
      </w:r>
      <w:r w:rsidRPr="00855A13">
        <w:rPr>
          <w:rFonts w:eastAsia="Adobe Gothic Std B"/>
          <w:sz w:val="18"/>
        </w:rPr>
        <w:t xml:space="preserve">&gt; taxonomy.php </w:t>
      </w:r>
      <w:r w:rsidR="00855A13">
        <w:rPr>
          <w:rFonts w:eastAsia="Adobe Gothic Std B"/>
          <w:sz w:val="18"/>
        </w:rPr>
        <w:tab/>
      </w:r>
      <w:r w:rsidRPr="00855A13">
        <w:rPr>
          <w:rFonts w:eastAsia="Adobe Gothic Std B"/>
          <w:sz w:val="18"/>
        </w:rPr>
        <w:t xml:space="preserve">&gt; archive.php </w:t>
      </w:r>
      <w:r w:rsidR="00855A13">
        <w:rPr>
          <w:rFonts w:eastAsia="Adobe Gothic Std B"/>
          <w:sz w:val="18"/>
        </w:rPr>
        <w:tab/>
      </w:r>
      <w:r w:rsidRPr="00855A13">
        <w:rPr>
          <w:rFonts w:eastAsia="Adobe Gothic Std B"/>
          <w:sz w:val="18"/>
        </w:rPr>
        <w:t>&gt; 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HOME</w:t>
      </w:r>
      <w:r w:rsidRPr="006E23D4">
        <w:rPr>
          <w:rFonts w:eastAsia="Adobe Gothic Std B"/>
          <w:b/>
          <w:sz w:val="18"/>
        </w:rPr>
        <w:tab/>
        <w:t>home.php</w:t>
      </w:r>
      <w:r w:rsidRPr="006E23D4">
        <w:rPr>
          <w:rFonts w:eastAsia="Adobe Gothic Std B"/>
          <w:b/>
          <w:sz w:val="18"/>
        </w:rPr>
        <w:tab/>
        <w:t>&gt;index.php</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ATTACHMENT</w:t>
      </w:r>
      <w:r w:rsidRPr="00855A13">
        <w:rPr>
          <w:rFonts w:eastAsia="Adobe Gothic Std B"/>
          <w:sz w:val="18"/>
        </w:rPr>
        <w:tab/>
        <w:t>{mime-type}.php</w:t>
      </w:r>
      <w:r w:rsidRPr="00855A13">
        <w:rPr>
          <w:rFonts w:eastAsia="Adobe Gothic Std B"/>
          <w:sz w:val="18"/>
        </w:rPr>
        <w:tab/>
        <w:t>&gt;attachment.php</w:t>
      </w:r>
      <w:r w:rsidRPr="00855A13">
        <w:rPr>
          <w:rFonts w:eastAsia="Adobe Gothic Std B"/>
          <w:sz w:val="18"/>
        </w:rPr>
        <w:tab/>
        <w:t>&gt;single.php</w:t>
      </w:r>
      <w:r w:rsidRPr="00855A13">
        <w:rPr>
          <w:rFonts w:eastAsia="Adobe Gothic Std B"/>
          <w:sz w:val="18"/>
        </w:rPr>
        <w:tab/>
        <w:t>&gt;index.php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SINGLE</w:t>
      </w:r>
      <w:r w:rsidRPr="006E23D4">
        <w:rPr>
          <w:rFonts w:eastAsia="Adobe Gothic Std B"/>
          <w:b/>
          <w:sz w:val="18"/>
        </w:rPr>
        <w:tab/>
        <w:t>single-{post-type}.php</w:t>
      </w:r>
      <w:r w:rsidRPr="006E23D4">
        <w:rPr>
          <w:rFonts w:eastAsia="Adobe Gothic Std B"/>
          <w:b/>
          <w:sz w:val="18"/>
        </w:rPr>
        <w:tab/>
        <w:t>&gt;single.php</w:t>
      </w:r>
      <w:r w:rsidRPr="006E23D4">
        <w:rPr>
          <w:rFonts w:eastAsia="Adobe Gothic Std B"/>
          <w:b/>
          <w:sz w:val="18"/>
        </w:rPr>
        <w:tab/>
        <w:t>&gt;index.php</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PAGE</w:t>
      </w:r>
      <w:r w:rsidRPr="00855A13">
        <w:rPr>
          <w:rFonts w:eastAsia="Adobe Gothic Std B"/>
          <w:sz w:val="18"/>
        </w:rPr>
        <w:tab/>
        <w:t xml:space="preserve">{custom-template}.php </w:t>
      </w:r>
      <w:r w:rsidR="00855A13">
        <w:rPr>
          <w:rFonts w:eastAsia="Adobe Gothic Std B"/>
          <w:sz w:val="18"/>
        </w:rPr>
        <w:tab/>
      </w:r>
      <w:r w:rsidRPr="00855A13">
        <w:rPr>
          <w:rFonts w:eastAsia="Adobe Gothic Std B"/>
          <w:sz w:val="18"/>
        </w:rPr>
        <w:t xml:space="preserve">&gt; page-{slug}.php </w:t>
      </w:r>
      <w:r w:rsidR="00855A13">
        <w:rPr>
          <w:rFonts w:eastAsia="Adobe Gothic Std B"/>
          <w:sz w:val="18"/>
        </w:rPr>
        <w:tab/>
      </w:r>
      <w:r w:rsidRPr="00855A13">
        <w:rPr>
          <w:rFonts w:eastAsia="Adobe Gothic Std B"/>
          <w:sz w:val="18"/>
        </w:rPr>
        <w:t xml:space="preserve">&gt; page-{id}.php </w:t>
      </w:r>
      <w:r w:rsidR="00855A13">
        <w:rPr>
          <w:rFonts w:eastAsia="Adobe Gothic Std B"/>
          <w:sz w:val="18"/>
        </w:rPr>
        <w:tab/>
      </w:r>
      <w:r w:rsidRPr="00855A13">
        <w:rPr>
          <w:rFonts w:eastAsia="Adobe Gothic Std B"/>
          <w:sz w:val="18"/>
        </w:rPr>
        <w:t xml:space="preserve">&gt; page.php </w:t>
      </w:r>
      <w:r w:rsidR="00855A13">
        <w:rPr>
          <w:rFonts w:eastAsia="Adobe Gothic Std B"/>
          <w:sz w:val="18"/>
        </w:rPr>
        <w:tab/>
      </w:r>
      <w:r w:rsidRPr="00855A13">
        <w:rPr>
          <w:rFonts w:eastAsia="Adobe Gothic Std B"/>
          <w:sz w:val="18"/>
        </w:rPr>
        <w:t>&gt; 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CATEGORY</w:t>
      </w:r>
      <w:r w:rsidRPr="006E23D4">
        <w:rPr>
          <w:rFonts w:eastAsia="Adobe Gothic Std B"/>
          <w:b/>
          <w:sz w:val="18"/>
        </w:rPr>
        <w:tab/>
        <w:t xml:space="preserve">category-{slug}.php </w:t>
      </w:r>
      <w:r w:rsidR="00855A13" w:rsidRPr="006E23D4">
        <w:rPr>
          <w:rFonts w:eastAsia="Adobe Gothic Std B"/>
          <w:b/>
          <w:sz w:val="18"/>
        </w:rPr>
        <w:tab/>
      </w:r>
      <w:r w:rsidRPr="006E23D4">
        <w:rPr>
          <w:rFonts w:eastAsia="Adobe Gothic Std B"/>
          <w:b/>
          <w:sz w:val="18"/>
        </w:rPr>
        <w:t xml:space="preserve">&gt; category-{id}.php </w:t>
      </w:r>
      <w:r w:rsidR="00855A13" w:rsidRPr="006E23D4">
        <w:rPr>
          <w:rFonts w:eastAsia="Adobe Gothic Std B"/>
          <w:b/>
          <w:sz w:val="18"/>
        </w:rPr>
        <w:tab/>
      </w:r>
      <w:r w:rsidRPr="006E23D4">
        <w:rPr>
          <w:rFonts w:eastAsia="Adobe Gothic Std B"/>
          <w:b/>
          <w:sz w:val="18"/>
        </w:rPr>
        <w:t xml:space="preserve">&gt; category.php </w:t>
      </w:r>
      <w:r w:rsidR="00855A13" w:rsidRPr="006E23D4">
        <w:rPr>
          <w:rFonts w:eastAsia="Adobe Gothic Std B"/>
          <w:b/>
          <w:sz w:val="18"/>
        </w:rPr>
        <w:tab/>
      </w:r>
      <w:r w:rsidRPr="006E23D4">
        <w:rPr>
          <w:rFonts w:eastAsia="Adobe Gothic Std B"/>
          <w:b/>
          <w:sz w:val="18"/>
        </w:rPr>
        <w:t xml:space="preserve">&gt; archive.php </w:t>
      </w:r>
      <w:r w:rsidR="00855A13" w:rsidRPr="006E23D4">
        <w:rPr>
          <w:rFonts w:eastAsia="Adobe Gothic Std B"/>
          <w:b/>
          <w:sz w:val="18"/>
        </w:rPr>
        <w:tab/>
      </w:r>
      <w:r w:rsidRPr="006E23D4">
        <w:rPr>
          <w:rFonts w:eastAsia="Adobe Gothic Std B"/>
          <w:b/>
          <w:sz w:val="18"/>
        </w:rPr>
        <w:t>&gt; index.php</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TAG</w:t>
      </w:r>
      <w:r w:rsidRPr="00855A13">
        <w:rPr>
          <w:rFonts w:eastAsia="Adobe Gothic Std B"/>
          <w:sz w:val="18"/>
        </w:rPr>
        <w:tab/>
        <w:t>tag-{slug}.php &gt; tag-{id}.php</w:t>
      </w:r>
      <w:r w:rsidRPr="00855A13">
        <w:rPr>
          <w:rFonts w:eastAsia="Adobe Gothic Std B"/>
          <w:sz w:val="18"/>
        </w:rPr>
        <w:tab/>
        <w:t>&gt;tag.php</w:t>
      </w:r>
      <w:r w:rsidRPr="00855A13">
        <w:rPr>
          <w:rFonts w:eastAsia="Adobe Gothic Std B"/>
          <w:sz w:val="18"/>
        </w:rPr>
        <w:tab/>
        <w:t>&gt;archive.php</w:t>
      </w:r>
      <w:r w:rsidRPr="00855A13">
        <w:rPr>
          <w:rFonts w:eastAsia="Adobe Gothic Std B"/>
          <w:sz w:val="18"/>
        </w:rPr>
        <w:tab/>
        <w:t>&gt;index.php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AUTHOR</w:t>
      </w:r>
      <w:r w:rsidRPr="006E23D4">
        <w:rPr>
          <w:rFonts w:eastAsia="Adobe Gothic Std B"/>
          <w:b/>
          <w:sz w:val="18"/>
        </w:rPr>
        <w:tab/>
        <w:t>author-{nicename}.php</w:t>
      </w:r>
      <w:r w:rsidRPr="006E23D4">
        <w:rPr>
          <w:rFonts w:eastAsia="Adobe Gothic Std B"/>
          <w:b/>
          <w:sz w:val="18"/>
        </w:rPr>
        <w:tab/>
        <w:t xml:space="preserve">&gt; author-{id}.php </w:t>
      </w:r>
      <w:r w:rsidR="00855A13" w:rsidRPr="006E23D4">
        <w:rPr>
          <w:rFonts w:eastAsia="Adobe Gothic Std B"/>
          <w:b/>
          <w:sz w:val="18"/>
        </w:rPr>
        <w:tab/>
      </w:r>
      <w:r w:rsidRPr="006E23D4">
        <w:rPr>
          <w:rFonts w:eastAsia="Adobe Gothic Std B"/>
          <w:b/>
          <w:sz w:val="18"/>
        </w:rPr>
        <w:t xml:space="preserve">&gt; author.php </w:t>
      </w:r>
      <w:r w:rsidR="00855A13" w:rsidRPr="006E23D4">
        <w:rPr>
          <w:rFonts w:eastAsia="Adobe Gothic Std B"/>
          <w:b/>
          <w:sz w:val="18"/>
        </w:rPr>
        <w:tab/>
      </w:r>
      <w:r w:rsidRPr="006E23D4">
        <w:rPr>
          <w:rFonts w:eastAsia="Adobe Gothic Std B"/>
          <w:b/>
          <w:sz w:val="18"/>
        </w:rPr>
        <w:t xml:space="preserve">&gt; archive.php </w:t>
      </w:r>
      <w:r w:rsidR="00855A13" w:rsidRPr="006E23D4">
        <w:rPr>
          <w:rFonts w:eastAsia="Adobe Gothic Std B"/>
          <w:b/>
          <w:sz w:val="18"/>
        </w:rPr>
        <w:tab/>
      </w:r>
      <w:r w:rsidRPr="006E23D4">
        <w:rPr>
          <w:rFonts w:eastAsia="Adobe Gothic Std B"/>
          <w:b/>
          <w:sz w:val="18"/>
        </w:rPr>
        <w:t>&gt; index.php</w:t>
      </w:r>
    </w:p>
    <w:p w:rsidR="001D0136" w:rsidRPr="00855A13" w:rsidRDefault="001D0136" w:rsidP="00855A13">
      <w:pPr>
        <w:tabs>
          <w:tab w:val="left" w:pos="1440"/>
          <w:tab w:val="left" w:pos="3600"/>
          <w:tab w:val="left" w:pos="5310"/>
          <w:tab w:val="left" w:pos="6660"/>
          <w:tab w:val="left" w:pos="7920"/>
        </w:tabs>
        <w:spacing w:after="0" w:line="360" w:lineRule="auto"/>
        <w:rPr>
          <w:rFonts w:eastAsia="Adobe Gothic Std B"/>
          <w:sz w:val="18"/>
        </w:rPr>
      </w:pPr>
      <w:r w:rsidRPr="00855A13">
        <w:rPr>
          <w:rFonts w:eastAsia="Adobe Gothic Std B"/>
          <w:sz w:val="18"/>
        </w:rPr>
        <w:t>DATE</w:t>
      </w:r>
      <w:r w:rsidRPr="00855A13">
        <w:rPr>
          <w:rFonts w:eastAsia="Adobe Gothic Std B"/>
          <w:sz w:val="18"/>
        </w:rPr>
        <w:tab/>
        <w:t>date.php</w:t>
      </w:r>
      <w:r w:rsidRPr="00855A13">
        <w:rPr>
          <w:rFonts w:eastAsia="Adobe Gothic Std B"/>
          <w:sz w:val="18"/>
        </w:rPr>
        <w:tab/>
        <w:t>&gt;archive.php</w:t>
      </w:r>
      <w:r w:rsidRPr="00855A13">
        <w:rPr>
          <w:rFonts w:eastAsia="Adobe Gothic Std B"/>
          <w:sz w:val="18"/>
        </w:rPr>
        <w:tab/>
        <w:t>&gt;index.php</w:t>
      </w:r>
    </w:p>
    <w:p w:rsidR="001D0136" w:rsidRPr="006E23D4" w:rsidRDefault="001D0136" w:rsidP="00855A13">
      <w:pPr>
        <w:tabs>
          <w:tab w:val="left" w:pos="1440"/>
          <w:tab w:val="left" w:pos="3600"/>
          <w:tab w:val="left" w:pos="5310"/>
          <w:tab w:val="left" w:pos="6660"/>
          <w:tab w:val="left" w:pos="7920"/>
        </w:tabs>
        <w:spacing w:after="0" w:line="360" w:lineRule="auto"/>
        <w:rPr>
          <w:rFonts w:eastAsia="Adobe Gothic Std B"/>
          <w:b/>
          <w:sz w:val="18"/>
        </w:rPr>
      </w:pPr>
      <w:r w:rsidRPr="006E23D4">
        <w:rPr>
          <w:rFonts w:eastAsia="Adobe Gothic Std B"/>
          <w:b/>
          <w:sz w:val="18"/>
        </w:rPr>
        <w:t>ARCHIVE</w:t>
      </w:r>
      <w:r w:rsidRPr="006E23D4">
        <w:rPr>
          <w:rFonts w:eastAsia="Adobe Gothic Std B"/>
          <w:b/>
          <w:sz w:val="18"/>
        </w:rPr>
        <w:tab/>
        <w:t>archive.php</w:t>
      </w:r>
      <w:r w:rsidRPr="006E23D4">
        <w:rPr>
          <w:rFonts w:eastAsia="Adobe Gothic Std B"/>
          <w:b/>
          <w:sz w:val="18"/>
        </w:rPr>
        <w:tab/>
        <w:t>&gt;index.php</w:t>
      </w:r>
    </w:p>
    <w:p w:rsidR="00D76DA8" w:rsidRDefault="00D76DA8" w:rsidP="00611C68">
      <w:pPr>
        <w:spacing w:after="0"/>
        <w:rPr>
          <w:rFonts w:eastAsia="Adobe Gothic Std B"/>
        </w:rPr>
      </w:pP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8000"/>
          <w:sz w:val="18"/>
          <w:szCs w:val="18"/>
        </w:rPr>
        <w:t>/***********/</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A9A9A9"/>
          <w:sz w:val="18"/>
          <w:szCs w:val="18"/>
        </w:rPr>
        <w:t>/**</w:t>
      </w:r>
      <w:r w:rsidRPr="00E14C2F">
        <w:rPr>
          <w:rFonts w:cstheme="minorHAnsi"/>
          <w:color w:val="008000"/>
          <w:sz w:val="18"/>
          <w:szCs w:val="18"/>
        </w:rPr>
        <w:t>MyFirstTheme's functions and definitions</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A9A9A9"/>
          <w:sz w:val="18"/>
          <w:szCs w:val="18"/>
        </w:rPr>
        <w:t>*</w:t>
      </w:r>
      <w:r w:rsidRPr="00E14C2F">
        <w:rPr>
          <w:rFonts w:cstheme="minorHAnsi"/>
          <w:color w:val="008000"/>
          <w:sz w:val="18"/>
          <w:szCs w:val="18"/>
        </w:rPr>
        <w:t xml:space="preserve"> </w:t>
      </w:r>
      <w:r w:rsidRPr="00E14C2F">
        <w:rPr>
          <w:rFonts w:cstheme="minorHAnsi"/>
          <w:color w:val="A9A9A9"/>
          <w:sz w:val="18"/>
          <w:szCs w:val="18"/>
        </w:rPr>
        <w:t>@package</w:t>
      </w:r>
      <w:r w:rsidRPr="00E14C2F">
        <w:rPr>
          <w:rFonts w:cstheme="minorHAnsi"/>
          <w:color w:val="008000"/>
          <w:sz w:val="18"/>
          <w:szCs w:val="18"/>
        </w:rPr>
        <w:t xml:space="preserve"> MyFirstTheme</w:t>
      </w:r>
      <w:r w:rsidR="00E14C2F">
        <w:rPr>
          <w:rFonts w:cstheme="minorHAnsi"/>
          <w:color w:val="008000"/>
          <w:sz w:val="18"/>
          <w:szCs w:val="18"/>
        </w:rPr>
        <w:t xml:space="preserve"> </w:t>
      </w:r>
      <w:r w:rsidR="00E14C2F">
        <w:rPr>
          <w:rFonts w:cstheme="minorHAnsi"/>
          <w:color w:val="008000"/>
          <w:sz w:val="18"/>
          <w:szCs w:val="18"/>
        </w:rPr>
        <w:tab/>
      </w:r>
      <w:r w:rsidR="00E14C2F">
        <w:rPr>
          <w:rFonts w:cstheme="minorHAnsi"/>
          <w:color w:val="008000"/>
          <w:sz w:val="18"/>
          <w:szCs w:val="18"/>
        </w:rPr>
        <w:tab/>
      </w:r>
      <w:r w:rsidR="00E14C2F">
        <w:rPr>
          <w:rFonts w:cstheme="minorHAnsi"/>
          <w:color w:val="008000"/>
          <w:sz w:val="18"/>
          <w:szCs w:val="18"/>
        </w:rPr>
        <w:tab/>
      </w: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w:t>
      </w:r>
      <w:r w:rsidRPr="00E14C2F">
        <w:rPr>
          <w:rFonts w:cstheme="minorHAnsi"/>
          <w:color w:val="A9A9A9"/>
          <w:sz w:val="18"/>
          <w:szCs w:val="18"/>
        </w:rPr>
        <w:t>@since</w:t>
      </w:r>
      <w:r w:rsidRPr="00E14C2F">
        <w:rPr>
          <w:rFonts w:cstheme="minorHAnsi"/>
          <w:color w:val="008000"/>
          <w:sz w:val="18"/>
          <w:szCs w:val="18"/>
        </w:rPr>
        <w:t xml:space="preserve"> MyFirstTheme 1.0 </w:t>
      </w:r>
      <w:r w:rsidRPr="00E14C2F">
        <w:rPr>
          <w:rFonts w:cstheme="minorHAnsi"/>
          <w:color w:val="A9A9A9"/>
          <w:sz w:val="18"/>
          <w:szCs w:val="18"/>
        </w:rPr>
        <w:t>*/</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A9A9A9"/>
          <w:sz w:val="18"/>
          <w:szCs w:val="18"/>
        </w:rPr>
        <w:t>/***</w:t>
      </w:r>
      <w:r w:rsidRPr="00E14C2F">
        <w:rPr>
          <w:rFonts w:cstheme="minorHAnsi"/>
          <w:color w:val="008000"/>
          <w:sz w:val="18"/>
          <w:szCs w:val="18"/>
        </w:rPr>
        <w:t xml:space="preserve"> First, let's set the maximum content width based on the theme's design and stylesheet.</w:t>
      </w:r>
    </w:p>
    <w:p w:rsidR="00D76DA8" w:rsidRDefault="00D76DA8" w:rsidP="00E14C2F">
      <w:pPr>
        <w:autoSpaceDE w:val="0"/>
        <w:autoSpaceDN w:val="0"/>
        <w:adjustRightInd w:val="0"/>
        <w:spacing w:after="0" w:line="240" w:lineRule="auto"/>
        <w:rPr>
          <w:rFonts w:cstheme="minorHAnsi"/>
          <w:color w:val="A9A9A9"/>
          <w:sz w:val="18"/>
          <w:szCs w:val="18"/>
        </w:rPr>
      </w:pP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This will limit the width of all uploaded images and embeds.</w:t>
      </w:r>
      <w:r w:rsidR="00E14C2F">
        <w:rPr>
          <w:rFonts w:cstheme="minorHAnsi"/>
          <w:color w:val="008000"/>
          <w:sz w:val="18"/>
          <w:szCs w:val="18"/>
        </w:rPr>
        <w:t xml:space="preserve"> </w:t>
      </w:r>
      <w:r w:rsidRPr="00E14C2F">
        <w:rPr>
          <w:rFonts w:cstheme="minorHAnsi"/>
          <w:color w:val="008000"/>
          <w:sz w:val="18"/>
          <w:szCs w:val="18"/>
        </w:rPr>
        <w:t xml:space="preserve"> </w:t>
      </w:r>
      <w:r w:rsidRPr="00E14C2F">
        <w:rPr>
          <w:rFonts w:cstheme="minorHAnsi"/>
          <w:color w:val="A9A9A9"/>
          <w:sz w:val="18"/>
          <w:szCs w:val="18"/>
        </w:rPr>
        <w:t>*/</w:t>
      </w:r>
    </w:p>
    <w:p w:rsidR="00E14C2F" w:rsidRPr="00E14C2F" w:rsidRDefault="00E14C2F" w:rsidP="00E14C2F">
      <w:pPr>
        <w:autoSpaceDE w:val="0"/>
        <w:autoSpaceDN w:val="0"/>
        <w:adjustRightInd w:val="0"/>
        <w:spacing w:after="0" w:line="240" w:lineRule="auto"/>
        <w:rPr>
          <w:rFonts w:cstheme="minorHAnsi"/>
          <w:color w:val="000000"/>
          <w:sz w:val="18"/>
          <w:szCs w:val="18"/>
        </w:rPr>
      </w:pP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FF"/>
          <w:sz w:val="18"/>
          <w:szCs w:val="18"/>
        </w:rPr>
        <w:t>if</w:t>
      </w:r>
      <w:r w:rsidRPr="00E14C2F">
        <w:rPr>
          <w:rFonts w:cstheme="minorHAnsi"/>
          <w:color w:val="000000"/>
          <w:sz w:val="18"/>
          <w:szCs w:val="18"/>
        </w:rPr>
        <w:t xml:space="preserve"> ( ! </w:t>
      </w:r>
      <w:r w:rsidRPr="00E14C2F">
        <w:rPr>
          <w:rFonts w:cstheme="minorHAnsi"/>
          <w:color w:val="0000FF"/>
          <w:sz w:val="18"/>
          <w:szCs w:val="18"/>
        </w:rPr>
        <w:t>isset</w:t>
      </w:r>
      <w:r w:rsidRPr="00E14C2F">
        <w:rPr>
          <w:rFonts w:cstheme="minorHAnsi"/>
          <w:color w:val="000000"/>
          <w:sz w:val="18"/>
          <w:szCs w:val="18"/>
        </w:rPr>
        <w:t xml:space="preserve">( </w:t>
      </w:r>
      <w:r w:rsidRPr="00E14C2F">
        <w:rPr>
          <w:rFonts w:cstheme="minorHAnsi"/>
          <w:color w:val="008B8B"/>
          <w:sz w:val="18"/>
          <w:szCs w:val="18"/>
        </w:rPr>
        <w:t>$content_width</w:t>
      </w:r>
      <w:r w:rsidRPr="00E14C2F">
        <w:rPr>
          <w:rFonts w:cstheme="minorHAnsi"/>
          <w:color w:val="000000"/>
          <w:sz w:val="18"/>
          <w:szCs w:val="18"/>
        </w:rPr>
        <w:t xml:space="preserve"> )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008B8B"/>
          <w:sz w:val="18"/>
          <w:szCs w:val="18"/>
        </w:rPr>
        <w:t>$content_width</w:t>
      </w:r>
      <w:r w:rsidRPr="00E14C2F">
        <w:rPr>
          <w:rFonts w:cstheme="minorHAnsi"/>
          <w:color w:val="000000"/>
          <w:sz w:val="18"/>
          <w:szCs w:val="18"/>
        </w:rPr>
        <w:t xml:space="preserve"> = 800; </w:t>
      </w:r>
      <w:r w:rsidRPr="00E14C2F">
        <w:rPr>
          <w:rFonts w:cstheme="minorHAnsi"/>
          <w:color w:val="008000"/>
          <w:sz w:val="18"/>
          <w:szCs w:val="18"/>
        </w:rPr>
        <w:t>/* pixels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FF"/>
          <w:sz w:val="18"/>
          <w:szCs w:val="18"/>
        </w:rPr>
        <w:t>if</w:t>
      </w:r>
      <w:r w:rsidRPr="00E14C2F">
        <w:rPr>
          <w:rFonts w:cstheme="minorHAnsi"/>
          <w:color w:val="000000"/>
          <w:sz w:val="18"/>
          <w:szCs w:val="18"/>
        </w:rPr>
        <w:t xml:space="preserve"> ( ! function_exists( </w:t>
      </w:r>
      <w:r w:rsidRPr="00E14C2F">
        <w:rPr>
          <w:rFonts w:cstheme="minorHAnsi"/>
          <w:color w:val="A31515"/>
          <w:sz w:val="18"/>
          <w:szCs w:val="18"/>
        </w:rPr>
        <w:t>'myfirsttheme_setup'</w:t>
      </w:r>
      <w:r w:rsidRPr="00E14C2F">
        <w:rPr>
          <w:rFonts w:cstheme="minorHAnsi"/>
          <w:color w:val="000000"/>
          <w:sz w:val="18"/>
          <w:szCs w:val="18"/>
        </w:rPr>
        <w:t xml:space="preserve"> ) ) :</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A9A9A9"/>
          <w:sz w:val="18"/>
          <w:szCs w:val="18"/>
        </w:rPr>
        <w:t>/**</w:t>
      </w:r>
      <w:r w:rsidR="00E14C2F">
        <w:rPr>
          <w:rFonts w:cstheme="minorHAnsi"/>
          <w:color w:val="A9A9A9"/>
          <w:sz w:val="18"/>
          <w:szCs w:val="18"/>
        </w:rPr>
        <w:t xml:space="preserve"> </w:t>
      </w: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Sets up theme defaults and registers support for various WordPress features.</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8000"/>
          <w:sz w:val="18"/>
          <w:szCs w:val="18"/>
        </w:rPr>
        <w:t xml:space="preserve"> </w:t>
      </w:r>
      <w:r w:rsidRPr="00E14C2F">
        <w:rPr>
          <w:rFonts w:cstheme="minorHAnsi"/>
          <w:color w:val="A9A9A9"/>
          <w:sz w:val="18"/>
          <w:szCs w:val="18"/>
        </w:rPr>
        <w:t>*</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Note that this function is hooked into the after_setup_theme hook, which runs</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before the init hook. The init hook is too late for some features, such as indicating</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8000"/>
          <w:sz w:val="18"/>
          <w:szCs w:val="18"/>
        </w:rPr>
        <w:t xml:space="preserve"> </w:t>
      </w:r>
      <w:r w:rsidRPr="00E14C2F">
        <w:rPr>
          <w:rFonts w:cstheme="minorHAnsi"/>
          <w:color w:val="A9A9A9"/>
          <w:sz w:val="18"/>
          <w:szCs w:val="18"/>
        </w:rPr>
        <w:t>*</w:t>
      </w:r>
      <w:r w:rsidRPr="00E14C2F">
        <w:rPr>
          <w:rFonts w:cstheme="minorHAnsi"/>
          <w:color w:val="008000"/>
          <w:sz w:val="18"/>
          <w:szCs w:val="18"/>
        </w:rPr>
        <w:t xml:space="preserve"> support post thumbnails.</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8000"/>
          <w:sz w:val="18"/>
          <w:szCs w:val="18"/>
        </w:rPr>
        <w:t xml:space="preserve"> </w:t>
      </w:r>
      <w:r w:rsidRPr="00E14C2F">
        <w:rPr>
          <w:rFonts w:cstheme="minorHAnsi"/>
          <w:color w:val="A9A9A9"/>
          <w:sz w:val="18"/>
          <w:szCs w:val="18"/>
        </w:rPr>
        <w:t>*/</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FF"/>
          <w:sz w:val="18"/>
          <w:szCs w:val="18"/>
        </w:rPr>
        <w:t>function</w:t>
      </w:r>
      <w:r w:rsidRPr="00E14C2F">
        <w:rPr>
          <w:rFonts w:cstheme="minorHAnsi"/>
          <w:color w:val="000000"/>
          <w:sz w:val="18"/>
          <w:szCs w:val="18"/>
        </w:rPr>
        <w:t xml:space="preserve"> myfirsttheme_setup() { </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0000"/>
          <w:sz w:val="18"/>
          <w:szCs w:val="18"/>
        </w:rPr>
        <w:t xml:space="preserve"> </w:t>
      </w:r>
      <w:r w:rsidRPr="00E14C2F">
        <w:rPr>
          <w:rFonts w:cstheme="minorHAnsi"/>
          <w:color w:val="008000"/>
          <w:sz w:val="18"/>
          <w:szCs w:val="18"/>
        </w:rPr>
        <w:t>/* Make theme available for translation.</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8000"/>
          <w:sz w:val="18"/>
          <w:szCs w:val="18"/>
        </w:rPr>
        <w:t xml:space="preserve">  * Translations can be placed in the /languages/ directory.     */</w:t>
      </w:r>
    </w:p>
    <w:p w:rsidR="00D76DA8" w:rsidRPr="00E14C2F" w:rsidRDefault="00D76DA8" w:rsidP="00E14C2F">
      <w:pPr>
        <w:autoSpaceDE w:val="0"/>
        <w:autoSpaceDN w:val="0"/>
        <w:adjustRightInd w:val="0"/>
        <w:spacing w:after="0" w:line="240" w:lineRule="auto"/>
        <w:rPr>
          <w:rFonts w:cstheme="minorHAnsi"/>
          <w:color w:val="000000"/>
          <w:sz w:val="18"/>
          <w:szCs w:val="18"/>
        </w:rPr>
      </w:pP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load_theme_textdomain( </w:t>
      </w:r>
      <w:r w:rsidRPr="00E14C2F">
        <w:rPr>
          <w:rFonts w:cstheme="minorHAnsi"/>
          <w:color w:val="A31515"/>
          <w:sz w:val="18"/>
          <w:szCs w:val="18"/>
        </w:rPr>
        <w:t>'myfirsttheme'</w:t>
      </w:r>
      <w:r w:rsidRPr="00E14C2F">
        <w:rPr>
          <w:rFonts w:cstheme="minorHAnsi"/>
          <w:color w:val="000000"/>
          <w:sz w:val="18"/>
          <w:szCs w:val="18"/>
        </w:rPr>
        <w:t xml:space="preserve">, get_template_directory() . </w:t>
      </w:r>
      <w:r w:rsidRPr="00E14C2F">
        <w:rPr>
          <w:rFonts w:cstheme="minorHAnsi"/>
          <w:color w:val="A31515"/>
          <w:sz w:val="18"/>
          <w:szCs w:val="18"/>
        </w:rPr>
        <w:t>'/languages'</w:t>
      </w: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008000"/>
          <w:sz w:val="18"/>
          <w:szCs w:val="18"/>
        </w:rPr>
        <w:t>/* Add default posts and comments RSS feed links to &lt;head&gt;.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add_theme_support( </w:t>
      </w:r>
      <w:r w:rsidRPr="00E14C2F">
        <w:rPr>
          <w:rFonts w:cstheme="minorHAnsi"/>
          <w:color w:val="A31515"/>
          <w:sz w:val="18"/>
          <w:szCs w:val="18"/>
        </w:rPr>
        <w:t>'automatic-feed-links'</w:t>
      </w: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008000"/>
          <w:sz w:val="18"/>
          <w:szCs w:val="18"/>
        </w:rPr>
        <w:t>/* Enable support for post thumbnails and featured images.     */</w:t>
      </w:r>
    </w:p>
    <w:p w:rsidR="00D76DA8"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add_theme_support( </w:t>
      </w:r>
      <w:r w:rsidRPr="00E14C2F">
        <w:rPr>
          <w:rFonts w:cstheme="minorHAnsi"/>
          <w:color w:val="A31515"/>
          <w:sz w:val="18"/>
          <w:szCs w:val="18"/>
        </w:rPr>
        <w:t>'post-thumbnails'</w:t>
      </w:r>
      <w:r w:rsidRPr="00E14C2F">
        <w:rPr>
          <w:rFonts w:cstheme="minorHAnsi"/>
          <w:color w:val="000000"/>
          <w:sz w:val="18"/>
          <w:szCs w:val="18"/>
        </w:rPr>
        <w:t xml:space="preserve"> );</w:t>
      </w:r>
    </w:p>
    <w:p w:rsidR="00E14C2F" w:rsidRPr="00E14C2F" w:rsidRDefault="00E14C2F"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add_image_size( </w:t>
      </w:r>
      <w:r w:rsidRPr="00E14C2F">
        <w:rPr>
          <w:rFonts w:cstheme="minorHAnsi"/>
          <w:color w:val="A31515"/>
          <w:sz w:val="18"/>
          <w:szCs w:val="18"/>
        </w:rPr>
        <w:t>'featured-image-large1'</w:t>
      </w:r>
      <w:r w:rsidRPr="00E14C2F">
        <w:rPr>
          <w:rFonts w:cstheme="minorHAnsi"/>
          <w:color w:val="000000"/>
          <w:sz w:val="18"/>
          <w:szCs w:val="18"/>
        </w:rPr>
        <w:t xml:space="preserve">, 640, 294, </w:t>
      </w:r>
      <w:r w:rsidRPr="00E14C2F">
        <w:rPr>
          <w:rFonts w:cstheme="minorHAnsi"/>
          <w:color w:val="0000FF"/>
          <w:sz w:val="18"/>
          <w:szCs w:val="18"/>
        </w:rPr>
        <w:t>true</w:t>
      </w:r>
      <w:r w:rsidRPr="00E14C2F">
        <w:rPr>
          <w:rFonts w:cstheme="minorHAnsi"/>
          <w:color w:val="000000"/>
          <w:sz w:val="18"/>
          <w:szCs w:val="18"/>
        </w:rPr>
        <w:t xml:space="preserve"> );</w:t>
      </w:r>
    </w:p>
    <w:p w:rsidR="00E14C2F" w:rsidRPr="00E14C2F" w:rsidRDefault="00E14C2F"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add_image_size( </w:t>
      </w:r>
      <w:r w:rsidRPr="00E14C2F">
        <w:rPr>
          <w:rFonts w:cstheme="minorHAnsi"/>
          <w:color w:val="A31515"/>
          <w:sz w:val="18"/>
          <w:szCs w:val="18"/>
        </w:rPr>
        <w:t>'featured-image-small1'</w:t>
      </w:r>
      <w:r w:rsidRPr="00E14C2F">
        <w:rPr>
          <w:rFonts w:cstheme="minorHAnsi"/>
          <w:color w:val="000000"/>
          <w:sz w:val="18"/>
          <w:szCs w:val="18"/>
        </w:rPr>
        <w:t xml:space="preserve">, 200, 129, </w:t>
      </w:r>
      <w:r w:rsidRPr="00E14C2F">
        <w:rPr>
          <w:rFonts w:cstheme="minorHAnsi"/>
          <w:color w:val="0000FF"/>
          <w:sz w:val="18"/>
          <w:szCs w:val="18"/>
        </w:rPr>
        <w:t>true</w:t>
      </w: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008000"/>
          <w:sz w:val="18"/>
          <w:szCs w:val="18"/>
        </w:rPr>
        <w:t>/* Add support for two custom navigation menus.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register_nav_menus( </w:t>
      </w:r>
      <w:r w:rsidRPr="00E14C2F">
        <w:rPr>
          <w:rFonts w:cstheme="minorHAnsi"/>
          <w:color w:val="0000FF"/>
          <w:sz w:val="18"/>
          <w:szCs w:val="18"/>
        </w:rPr>
        <w:t>array</w:t>
      </w:r>
      <w:r w:rsidRPr="00E14C2F">
        <w:rPr>
          <w:rFonts w:cstheme="minorHAnsi"/>
          <w:color w:val="000000"/>
          <w:sz w:val="18"/>
          <w:szCs w:val="18"/>
        </w:rPr>
        <w:t>(</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A31515"/>
          <w:sz w:val="18"/>
          <w:szCs w:val="18"/>
        </w:rPr>
        <w:t>'primary'</w:t>
      </w:r>
      <w:r w:rsidRPr="00E14C2F">
        <w:rPr>
          <w:rFonts w:cstheme="minorHAnsi"/>
          <w:color w:val="000000"/>
          <w:sz w:val="18"/>
          <w:szCs w:val="18"/>
        </w:rPr>
        <w:t xml:space="preserve">   =&gt; __( </w:t>
      </w:r>
      <w:r w:rsidRPr="00E14C2F">
        <w:rPr>
          <w:rFonts w:cstheme="minorHAnsi"/>
          <w:color w:val="A31515"/>
          <w:sz w:val="18"/>
          <w:szCs w:val="18"/>
        </w:rPr>
        <w:t>'Primary Menu'</w:t>
      </w:r>
      <w:r w:rsidRPr="00E14C2F">
        <w:rPr>
          <w:rFonts w:cstheme="minorHAnsi"/>
          <w:color w:val="000000"/>
          <w:sz w:val="18"/>
          <w:szCs w:val="18"/>
        </w:rPr>
        <w:t xml:space="preserve">, </w:t>
      </w:r>
      <w:r w:rsidRPr="00E14C2F">
        <w:rPr>
          <w:rFonts w:cstheme="minorHAnsi"/>
          <w:color w:val="A31515"/>
          <w:sz w:val="18"/>
          <w:szCs w:val="18"/>
        </w:rPr>
        <w:t>'myfirsttheme'</w:t>
      </w: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r w:rsidRPr="00E14C2F">
        <w:rPr>
          <w:rFonts w:cstheme="minorHAnsi"/>
          <w:color w:val="A31515"/>
          <w:sz w:val="18"/>
          <w:szCs w:val="18"/>
        </w:rPr>
        <w:t>'secondary'</w:t>
      </w:r>
      <w:r w:rsidRPr="00E14C2F">
        <w:rPr>
          <w:rFonts w:cstheme="minorHAnsi"/>
          <w:color w:val="000000"/>
          <w:sz w:val="18"/>
          <w:szCs w:val="18"/>
        </w:rPr>
        <w:t xml:space="preserve"> =&gt; __(</w:t>
      </w:r>
      <w:r w:rsidRPr="00E14C2F">
        <w:rPr>
          <w:rFonts w:cstheme="minorHAnsi"/>
          <w:color w:val="A31515"/>
          <w:sz w:val="18"/>
          <w:szCs w:val="18"/>
        </w:rPr>
        <w:t>'Secondary Menu'</w:t>
      </w:r>
      <w:r w:rsidRPr="00E14C2F">
        <w:rPr>
          <w:rFonts w:cstheme="minorHAnsi"/>
          <w:color w:val="000000"/>
          <w:sz w:val="18"/>
          <w:szCs w:val="18"/>
        </w:rPr>
        <w:t xml:space="preserve">, </w:t>
      </w:r>
      <w:r w:rsidRPr="00E14C2F">
        <w:rPr>
          <w:rFonts w:cstheme="minorHAnsi"/>
          <w:color w:val="A31515"/>
          <w:sz w:val="18"/>
          <w:szCs w:val="18"/>
        </w:rPr>
        <w:t>'myfirsttheme'</w:t>
      </w: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0000"/>
          <w:sz w:val="18"/>
          <w:szCs w:val="18"/>
        </w:rPr>
        <w:t xml:space="preserve"> </w:t>
      </w:r>
      <w:r w:rsidRPr="00E14C2F">
        <w:rPr>
          <w:rFonts w:cstheme="minorHAnsi"/>
          <w:color w:val="008000"/>
          <w:sz w:val="18"/>
          <w:szCs w:val="18"/>
        </w:rPr>
        <w:t>/* Enable support for the following post formats:</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8000"/>
          <w:sz w:val="18"/>
          <w:szCs w:val="18"/>
        </w:rPr>
        <w:t xml:space="preserve">  * aside, gallery, quote, image, and video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 xml:space="preserve"> add_theme_support( </w:t>
      </w:r>
      <w:r w:rsidRPr="00E14C2F">
        <w:rPr>
          <w:rFonts w:cstheme="minorHAnsi"/>
          <w:color w:val="A31515"/>
          <w:sz w:val="18"/>
          <w:szCs w:val="18"/>
        </w:rPr>
        <w:t>'post-formats'</w:t>
      </w:r>
      <w:r w:rsidRPr="00E14C2F">
        <w:rPr>
          <w:rFonts w:cstheme="minorHAnsi"/>
          <w:color w:val="000000"/>
          <w:sz w:val="18"/>
          <w:szCs w:val="18"/>
        </w:rPr>
        <w:t xml:space="preserve">, </w:t>
      </w:r>
      <w:r w:rsidRPr="00E14C2F">
        <w:rPr>
          <w:rFonts w:cstheme="minorHAnsi"/>
          <w:color w:val="0000FF"/>
          <w:sz w:val="18"/>
          <w:szCs w:val="18"/>
        </w:rPr>
        <w:t>array</w:t>
      </w:r>
      <w:r w:rsidRPr="00E14C2F">
        <w:rPr>
          <w:rFonts w:cstheme="minorHAnsi"/>
          <w:color w:val="000000"/>
          <w:sz w:val="18"/>
          <w:szCs w:val="18"/>
        </w:rPr>
        <w:t xml:space="preserve"> ( </w:t>
      </w:r>
      <w:r w:rsidRPr="00E14C2F">
        <w:rPr>
          <w:rFonts w:cstheme="minorHAnsi"/>
          <w:color w:val="A31515"/>
          <w:sz w:val="18"/>
          <w:szCs w:val="18"/>
        </w:rPr>
        <w:t>'aside'</w:t>
      </w:r>
      <w:r w:rsidRPr="00E14C2F">
        <w:rPr>
          <w:rFonts w:cstheme="minorHAnsi"/>
          <w:color w:val="000000"/>
          <w:sz w:val="18"/>
          <w:szCs w:val="18"/>
        </w:rPr>
        <w:t xml:space="preserve">, </w:t>
      </w:r>
      <w:r w:rsidRPr="00E14C2F">
        <w:rPr>
          <w:rFonts w:cstheme="minorHAnsi"/>
          <w:color w:val="A31515"/>
          <w:sz w:val="18"/>
          <w:szCs w:val="18"/>
        </w:rPr>
        <w:t>'gallery'</w:t>
      </w:r>
      <w:r w:rsidRPr="00E14C2F">
        <w:rPr>
          <w:rFonts w:cstheme="minorHAnsi"/>
          <w:color w:val="000000"/>
          <w:sz w:val="18"/>
          <w:szCs w:val="18"/>
        </w:rPr>
        <w:t xml:space="preserve">, </w:t>
      </w:r>
      <w:r w:rsidRPr="00E14C2F">
        <w:rPr>
          <w:rFonts w:cstheme="minorHAnsi"/>
          <w:color w:val="A31515"/>
          <w:sz w:val="18"/>
          <w:szCs w:val="18"/>
        </w:rPr>
        <w:t>'quote'</w:t>
      </w:r>
      <w:r w:rsidRPr="00E14C2F">
        <w:rPr>
          <w:rFonts w:cstheme="minorHAnsi"/>
          <w:color w:val="000000"/>
          <w:sz w:val="18"/>
          <w:szCs w:val="18"/>
        </w:rPr>
        <w:t xml:space="preserve">, </w:t>
      </w:r>
      <w:r w:rsidRPr="00E14C2F">
        <w:rPr>
          <w:rFonts w:cstheme="minorHAnsi"/>
          <w:color w:val="A31515"/>
          <w:sz w:val="18"/>
          <w:szCs w:val="18"/>
        </w:rPr>
        <w:t>'image'</w:t>
      </w:r>
      <w:r w:rsidRPr="00E14C2F">
        <w:rPr>
          <w:rFonts w:cstheme="minorHAnsi"/>
          <w:color w:val="000000"/>
          <w:sz w:val="18"/>
          <w:szCs w:val="18"/>
        </w:rPr>
        <w:t xml:space="preserve">, </w:t>
      </w:r>
      <w:r w:rsidRPr="00E14C2F">
        <w:rPr>
          <w:rFonts w:cstheme="minorHAnsi"/>
          <w:color w:val="A31515"/>
          <w:sz w:val="18"/>
          <w:szCs w:val="18"/>
        </w:rPr>
        <w:t>'video'</w:t>
      </w:r>
      <w:r w:rsidRPr="00E14C2F">
        <w:rPr>
          <w:rFonts w:cstheme="minorHAnsi"/>
          <w:color w:val="000000"/>
          <w:sz w:val="18"/>
          <w:szCs w:val="18"/>
        </w:rPr>
        <w:t xml:space="preserve"> ) );</w:t>
      </w:r>
    </w:p>
    <w:p w:rsidR="00D76DA8" w:rsidRPr="00E14C2F" w:rsidRDefault="00D76DA8" w:rsidP="00E14C2F">
      <w:pPr>
        <w:autoSpaceDE w:val="0"/>
        <w:autoSpaceDN w:val="0"/>
        <w:adjustRightInd w:val="0"/>
        <w:spacing w:after="0" w:line="240" w:lineRule="auto"/>
        <w:rPr>
          <w:rFonts w:cstheme="minorHAnsi"/>
          <w:color w:val="000000"/>
          <w:sz w:val="18"/>
          <w:szCs w:val="18"/>
        </w:rPr>
      </w:pPr>
      <w:r w:rsidRPr="00E14C2F">
        <w:rPr>
          <w:rFonts w:cstheme="minorHAnsi"/>
          <w:color w:val="000000"/>
          <w:sz w:val="18"/>
          <w:szCs w:val="18"/>
        </w:rPr>
        <w:t>}</w:t>
      </w:r>
    </w:p>
    <w:p w:rsidR="00D76DA8" w:rsidRPr="00E14C2F" w:rsidRDefault="00D76DA8" w:rsidP="00E14C2F">
      <w:pPr>
        <w:autoSpaceDE w:val="0"/>
        <w:autoSpaceDN w:val="0"/>
        <w:adjustRightInd w:val="0"/>
        <w:spacing w:after="0" w:line="240" w:lineRule="auto"/>
        <w:rPr>
          <w:rFonts w:cstheme="minorHAnsi"/>
          <w:color w:val="008000"/>
          <w:sz w:val="18"/>
          <w:szCs w:val="18"/>
        </w:rPr>
      </w:pPr>
      <w:r w:rsidRPr="00E14C2F">
        <w:rPr>
          <w:rFonts w:cstheme="minorHAnsi"/>
          <w:color w:val="0000FF"/>
          <w:sz w:val="18"/>
          <w:szCs w:val="18"/>
        </w:rPr>
        <w:t>endif</w:t>
      </w:r>
      <w:r w:rsidRPr="00E14C2F">
        <w:rPr>
          <w:rFonts w:cstheme="minorHAnsi"/>
          <w:color w:val="000000"/>
          <w:sz w:val="18"/>
          <w:szCs w:val="18"/>
        </w:rPr>
        <w:t xml:space="preserve">; </w:t>
      </w:r>
      <w:r w:rsidRPr="00E14C2F">
        <w:rPr>
          <w:rFonts w:cstheme="minorHAnsi"/>
          <w:color w:val="008000"/>
          <w:sz w:val="18"/>
          <w:szCs w:val="18"/>
        </w:rPr>
        <w:t>// myfirsttheme_setup</w:t>
      </w:r>
    </w:p>
    <w:p w:rsidR="00E14C2F" w:rsidRDefault="00D76DA8" w:rsidP="00E14C2F">
      <w:pPr>
        <w:spacing w:after="0" w:line="240" w:lineRule="auto"/>
        <w:rPr>
          <w:rFonts w:cstheme="minorHAnsi"/>
          <w:color w:val="000000"/>
          <w:sz w:val="18"/>
          <w:szCs w:val="18"/>
        </w:rPr>
      </w:pPr>
      <w:r w:rsidRPr="00E14C2F">
        <w:rPr>
          <w:rFonts w:cstheme="minorHAnsi"/>
          <w:color w:val="000000"/>
          <w:sz w:val="18"/>
          <w:szCs w:val="18"/>
        </w:rPr>
        <w:t xml:space="preserve">add_action( </w:t>
      </w:r>
      <w:r w:rsidRPr="00E14C2F">
        <w:rPr>
          <w:rFonts w:cstheme="minorHAnsi"/>
          <w:color w:val="A31515"/>
          <w:sz w:val="18"/>
          <w:szCs w:val="18"/>
        </w:rPr>
        <w:t>'after_setup_theme'</w:t>
      </w:r>
      <w:r w:rsidRPr="00E14C2F">
        <w:rPr>
          <w:rFonts w:cstheme="minorHAnsi"/>
          <w:color w:val="000000"/>
          <w:sz w:val="18"/>
          <w:szCs w:val="18"/>
        </w:rPr>
        <w:t xml:space="preserve">, </w:t>
      </w:r>
      <w:r w:rsidRPr="00E14C2F">
        <w:rPr>
          <w:rFonts w:cstheme="minorHAnsi"/>
          <w:color w:val="A31515"/>
          <w:sz w:val="18"/>
          <w:szCs w:val="18"/>
        </w:rPr>
        <w:t>'myfirsttheme_setup'</w:t>
      </w:r>
      <w:r w:rsidRPr="00E14C2F">
        <w:rPr>
          <w:rFonts w:cstheme="minorHAnsi"/>
          <w:color w:val="000000"/>
          <w:sz w:val="18"/>
          <w:szCs w:val="18"/>
        </w:rPr>
        <w:t xml:space="preserve"> );</w:t>
      </w:r>
    </w:p>
    <w:p w:rsidR="00E14C2F" w:rsidRDefault="00E14C2F">
      <w:pPr>
        <w:rPr>
          <w:rFonts w:cstheme="minorHAnsi"/>
          <w:color w:val="000000"/>
          <w:sz w:val="18"/>
          <w:szCs w:val="18"/>
        </w:rPr>
      </w:pPr>
      <w:r>
        <w:rPr>
          <w:rFonts w:cstheme="minorHAnsi"/>
          <w:color w:val="000000"/>
          <w:sz w:val="18"/>
          <w:szCs w:val="18"/>
        </w:rPr>
        <w:br w:type="page"/>
      </w:r>
    </w:p>
    <w:p w:rsidR="005B0C56" w:rsidRDefault="005B0C56" w:rsidP="009C70C4">
      <w:pPr>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lastRenderedPageBreak/>
        <w:t>//Step1.</w:t>
      </w:r>
      <w:r w:rsidR="00F8276E" w:rsidRPr="00E27257">
        <w:rPr>
          <w:rFonts w:eastAsia="Adobe Gothic Std B" w:cstheme="minorHAnsi"/>
          <w:b/>
          <w:color w:val="FF0000"/>
          <w:sz w:val="19"/>
          <w:szCs w:val="19"/>
          <w:u w:val="single"/>
        </w:rPr>
        <w:t xml:space="preserve"> </w:t>
      </w:r>
      <w:r w:rsidRPr="00E27257">
        <w:rPr>
          <w:rFonts w:eastAsia="Adobe Gothic Std B" w:cstheme="minorHAnsi"/>
          <w:b/>
          <w:color w:val="FF0000"/>
          <w:sz w:val="19"/>
          <w:szCs w:val="19"/>
          <w:u w:val="single"/>
        </w:rPr>
        <w:t>Include below in theme</w:t>
      </w:r>
    </w:p>
    <w:p w:rsidR="00290D28" w:rsidRPr="00E27257" w:rsidRDefault="00290D28" w:rsidP="009C70C4">
      <w:pPr>
        <w:spacing w:after="0"/>
        <w:rPr>
          <w:rFonts w:eastAsia="Adobe Gothic Std B" w:cstheme="minorHAnsi"/>
          <w:b/>
          <w:color w:val="FF0000"/>
          <w:sz w:val="19"/>
          <w:szCs w:val="19"/>
          <w:u w:val="single"/>
        </w:rPr>
      </w:pPr>
    </w:p>
    <w:p w:rsidR="00FA1E75" w:rsidRPr="00E27257" w:rsidRDefault="00FA1E75"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 xml:space="preserve">  add_theme_support(</w:t>
      </w:r>
      <w:r w:rsidRPr="00E27257">
        <w:rPr>
          <w:rFonts w:cstheme="minorHAnsi"/>
          <w:color w:val="A31515"/>
          <w:sz w:val="19"/>
          <w:szCs w:val="19"/>
        </w:rPr>
        <w:t>'menus'</w:t>
      </w:r>
      <w:r w:rsidRPr="00E27257">
        <w:rPr>
          <w:rFonts w:cstheme="minorHAnsi"/>
          <w:color w:val="000000"/>
          <w:sz w:val="19"/>
          <w:szCs w:val="19"/>
        </w:rPr>
        <w:t>);</w:t>
      </w:r>
    </w:p>
    <w:p w:rsidR="00FA1E75" w:rsidRPr="00E27257" w:rsidRDefault="00FA1E75" w:rsidP="00B47F87">
      <w:pPr>
        <w:rPr>
          <w:rFonts w:cstheme="minorHAnsi"/>
          <w:color w:val="008000"/>
          <w:sz w:val="19"/>
          <w:szCs w:val="19"/>
        </w:rPr>
      </w:pPr>
      <w:r w:rsidRPr="00E27257">
        <w:rPr>
          <w:rFonts w:cstheme="minorHAnsi"/>
          <w:color w:val="000000"/>
          <w:sz w:val="19"/>
          <w:szCs w:val="19"/>
        </w:rPr>
        <w:t xml:space="preserve">  add_theme_support(</w:t>
      </w:r>
      <w:r w:rsidRPr="00E27257">
        <w:rPr>
          <w:rFonts w:cstheme="minorHAnsi"/>
          <w:color w:val="A31515"/>
          <w:sz w:val="19"/>
          <w:szCs w:val="19"/>
        </w:rPr>
        <w:t>'post-thumbnails'</w:t>
      </w:r>
      <w:r w:rsidRPr="00E27257">
        <w:rPr>
          <w:rFonts w:cstheme="minorHAnsi"/>
          <w:color w:val="000000"/>
          <w:sz w:val="19"/>
          <w:szCs w:val="19"/>
        </w:rPr>
        <w:t>);</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/*****Syntax****</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add_theme_support( string $feature, needs the feature for specific formats in array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012147" w:rsidP="00B47F87">
      <w:pPr>
        <w:autoSpaceDE w:val="0"/>
        <w:autoSpaceDN w:val="0"/>
        <w:adjustRightInd w:val="0"/>
        <w:spacing w:after="0"/>
        <w:rPr>
          <w:rFonts w:cstheme="minorHAnsi"/>
          <w:sz w:val="19"/>
          <w:szCs w:val="19"/>
        </w:rPr>
      </w:pPr>
      <w:hyperlink r:id="rId13" w:history="1">
        <w:r w:rsidR="008E2C94" w:rsidRPr="00E27257">
          <w:rPr>
            <w:rFonts w:cstheme="minorHAnsi"/>
            <w:sz w:val="19"/>
            <w:szCs w:val="19"/>
          </w:rPr>
          <w:t>https://www.daddydesign.com/wordpress/how-to-add-features-in-wordpress-using-add_theme_support-function/</w:t>
        </w:r>
      </w:hyperlink>
    </w:p>
    <w:p w:rsidR="008E2C94" w:rsidRPr="00E27257" w:rsidRDefault="008E2C94"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Post Thumbnails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one or more of these features to enable support for post thumbnails.</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EVERYWHERE</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'post-thumbnails'</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ONLY PAGES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'post-thumbnails'</w:t>
      </w:r>
      <w:r w:rsidRPr="00E27257">
        <w:rPr>
          <w:rFonts w:cstheme="minorHAnsi"/>
          <w:sz w:val="19"/>
          <w:szCs w:val="19"/>
        </w:rPr>
        <w:t xml:space="preserve">, </w:t>
      </w:r>
      <w:r w:rsidR="008E2C94" w:rsidRPr="00E27257">
        <w:rPr>
          <w:rFonts w:cstheme="minorHAnsi"/>
          <w:color w:val="0000FF"/>
          <w:sz w:val="19"/>
          <w:szCs w:val="19"/>
        </w:rPr>
        <w:t>array</w:t>
      </w:r>
      <w:r w:rsidRPr="00E27257">
        <w:rPr>
          <w:rFonts w:cstheme="minorHAnsi"/>
          <w:sz w:val="19"/>
          <w:szCs w:val="19"/>
        </w:rPr>
        <w:t xml:space="preserve">( </w:t>
      </w:r>
      <w:r w:rsidRPr="00E27257">
        <w:rPr>
          <w:rFonts w:cstheme="minorHAnsi"/>
          <w:color w:val="A31515"/>
          <w:sz w:val="19"/>
          <w:szCs w:val="19"/>
        </w:rPr>
        <w:t>'page'</w:t>
      </w:r>
      <w:r w:rsidRPr="00E27257">
        <w:rPr>
          <w:rFonts w:cstheme="minorHAnsi"/>
          <w:sz w:val="19"/>
          <w:szCs w:val="19"/>
        </w:rPr>
        <w:t xml:space="preserve"> )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ONLY POSTS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'post-thumbnails'</w:t>
      </w:r>
      <w:r w:rsidRPr="00E27257">
        <w:rPr>
          <w:rFonts w:cstheme="minorHAnsi"/>
          <w:sz w:val="19"/>
          <w:szCs w:val="19"/>
        </w:rPr>
        <w:t xml:space="preserve">, </w:t>
      </w:r>
      <w:r w:rsidR="008E2C94" w:rsidRPr="00E27257">
        <w:rPr>
          <w:rFonts w:cstheme="minorHAnsi"/>
          <w:color w:val="0000FF"/>
          <w:sz w:val="19"/>
          <w:szCs w:val="19"/>
        </w:rPr>
        <w:t>array</w:t>
      </w:r>
      <w:r w:rsidRPr="00E27257">
        <w:rPr>
          <w:rFonts w:cstheme="minorHAnsi"/>
          <w:sz w:val="19"/>
          <w:szCs w:val="19"/>
        </w:rPr>
        <w:t xml:space="preserve">( </w:t>
      </w:r>
      <w:r w:rsidRPr="00E27257">
        <w:rPr>
          <w:rFonts w:cstheme="minorHAnsi"/>
          <w:color w:val="A31515"/>
          <w:sz w:val="19"/>
          <w:szCs w:val="19"/>
        </w:rPr>
        <w:t>'post'</w:t>
      </w:r>
      <w:r w:rsidRPr="00E27257">
        <w:rPr>
          <w:rFonts w:cstheme="minorHAnsi"/>
          <w:sz w:val="19"/>
          <w:szCs w:val="19"/>
        </w:rPr>
        <w:t xml:space="preserve"> )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ONLY CUSTOM POST TYPES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'post-thumbnails'</w:t>
      </w:r>
      <w:r w:rsidRPr="00E27257">
        <w:rPr>
          <w:rFonts w:cstheme="minorHAnsi"/>
          <w:sz w:val="19"/>
          <w:szCs w:val="19"/>
        </w:rPr>
        <w:t xml:space="preserve">, </w:t>
      </w:r>
      <w:r w:rsidRPr="00E27257">
        <w:rPr>
          <w:rFonts w:cstheme="minorHAnsi"/>
          <w:color w:val="0000FF"/>
          <w:sz w:val="19"/>
          <w:szCs w:val="19"/>
        </w:rPr>
        <w:t>array</w:t>
      </w:r>
      <w:r w:rsidRPr="00E27257">
        <w:rPr>
          <w:rFonts w:cstheme="minorHAnsi"/>
          <w:sz w:val="19"/>
          <w:szCs w:val="19"/>
        </w:rPr>
        <w:t xml:space="preserve">( </w:t>
      </w:r>
      <w:r w:rsidRPr="00E27257">
        <w:rPr>
          <w:rFonts w:cstheme="minorHAnsi"/>
          <w:color w:val="A31515"/>
          <w:sz w:val="19"/>
          <w:szCs w:val="19"/>
        </w:rPr>
        <w:t>'your-post-type-name'</w:t>
      </w:r>
      <w:r w:rsidRPr="00E27257">
        <w:rPr>
          <w:rFonts w:cstheme="minorHAnsi"/>
          <w:sz w:val="19"/>
          <w:szCs w:val="19"/>
        </w:rPr>
        <w:t xml:space="preserve"> ) );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Custom Background</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support for custom backgrounds.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'custom-background'</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Custom Header</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support for custom headers.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'custom-header'</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Custom Logo</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support for a custom logo.</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'custom-logo'</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Feed Links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support for automatic feed links for post and comment in the head.</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'automatic-feed-links'</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HTML5</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support for the usage of HTML5 markup for the search forms, comment forms, comment lists, gallery, and caption.</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'html5'</w:t>
      </w:r>
      <w:r w:rsidRPr="00E27257">
        <w:rPr>
          <w:rFonts w:cstheme="minorHAnsi"/>
          <w:sz w:val="19"/>
          <w:szCs w:val="19"/>
        </w:rPr>
        <w:t xml:space="preserve">, </w:t>
      </w:r>
      <w:r w:rsidRPr="00E27257">
        <w:rPr>
          <w:rFonts w:cstheme="minorHAnsi"/>
          <w:color w:val="0000FF"/>
          <w:sz w:val="19"/>
          <w:szCs w:val="19"/>
        </w:rPr>
        <w:t>array</w:t>
      </w:r>
      <w:r w:rsidRPr="00E27257">
        <w:rPr>
          <w:rFonts w:cstheme="minorHAnsi"/>
          <w:sz w:val="19"/>
          <w:szCs w:val="19"/>
        </w:rPr>
        <w:t xml:space="preserve">( </w:t>
      </w:r>
      <w:r w:rsidRPr="00E27257">
        <w:rPr>
          <w:rFonts w:cstheme="minorHAnsi"/>
          <w:color w:val="A31515"/>
          <w:sz w:val="19"/>
          <w:szCs w:val="19"/>
        </w:rPr>
        <w:t>'comment-list'</w:t>
      </w:r>
      <w:r w:rsidRPr="00E27257">
        <w:rPr>
          <w:rFonts w:cstheme="minorHAnsi"/>
          <w:sz w:val="19"/>
          <w:szCs w:val="19"/>
        </w:rPr>
        <w:t xml:space="preserve">, </w:t>
      </w:r>
      <w:r w:rsidRPr="00E27257">
        <w:rPr>
          <w:rFonts w:cstheme="minorHAnsi"/>
          <w:color w:val="A31515"/>
          <w:sz w:val="19"/>
          <w:szCs w:val="19"/>
        </w:rPr>
        <w:t>'comment-form'</w:t>
      </w:r>
      <w:r w:rsidRPr="00E27257">
        <w:rPr>
          <w:rFonts w:cstheme="minorHAnsi"/>
          <w:sz w:val="19"/>
          <w:szCs w:val="19"/>
        </w:rPr>
        <w:t xml:space="preserve">, </w:t>
      </w:r>
      <w:r w:rsidRPr="00E27257">
        <w:rPr>
          <w:rFonts w:cstheme="minorHAnsi"/>
          <w:color w:val="A31515"/>
          <w:sz w:val="19"/>
          <w:szCs w:val="19"/>
        </w:rPr>
        <w:t>'search-form'</w:t>
      </w:r>
      <w:r w:rsidRPr="00E27257">
        <w:rPr>
          <w:rFonts w:cstheme="minorHAnsi"/>
          <w:sz w:val="19"/>
          <w:szCs w:val="19"/>
        </w:rPr>
        <w:t xml:space="preserve">, </w:t>
      </w:r>
      <w:r w:rsidRPr="00E27257">
        <w:rPr>
          <w:rFonts w:cstheme="minorHAnsi"/>
          <w:color w:val="A31515"/>
          <w:sz w:val="19"/>
          <w:szCs w:val="19"/>
        </w:rPr>
        <w:t>'gallery'</w:t>
      </w:r>
      <w:r w:rsidRPr="00E27257">
        <w:rPr>
          <w:rFonts w:cstheme="minorHAnsi"/>
          <w:sz w:val="19"/>
          <w:szCs w:val="19"/>
        </w:rPr>
        <w:t xml:space="preserve">, </w:t>
      </w:r>
      <w:r w:rsidRPr="00E27257">
        <w:rPr>
          <w:rFonts w:cstheme="minorHAnsi"/>
          <w:color w:val="A31515"/>
          <w:sz w:val="19"/>
          <w:szCs w:val="19"/>
        </w:rPr>
        <w:t>'caption'</w:t>
      </w:r>
      <w:r w:rsidRPr="00E27257">
        <w:rPr>
          <w:rFonts w:cstheme="minorHAnsi"/>
          <w:sz w:val="19"/>
          <w:szCs w:val="19"/>
        </w:rPr>
        <w:t xml:space="preserve"> )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Title Tag</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plugins and themes to manage the document title tag.</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'title-tag'</w:t>
      </w:r>
      <w:r w:rsidRPr="00E27257">
        <w:rPr>
          <w:rFonts w:cstheme="minorHAnsi"/>
          <w:sz w:val="19"/>
          <w:szCs w:val="19"/>
        </w:rPr>
        <w:t xml:space="preserve"> );</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Customize Selective Refresh Widgets</w:t>
      </w:r>
    </w:p>
    <w:p w:rsidR="00FA1E75" w:rsidRPr="00E27257" w:rsidRDefault="00FA1E75" w:rsidP="00B47F87">
      <w:pPr>
        <w:autoSpaceDE w:val="0"/>
        <w:autoSpaceDN w:val="0"/>
        <w:adjustRightInd w:val="0"/>
        <w:spacing w:after="0"/>
        <w:rPr>
          <w:rFonts w:cstheme="minorHAnsi"/>
          <w:sz w:val="19"/>
          <w:szCs w:val="19"/>
        </w:rPr>
      </w:pPr>
      <w:r w:rsidRPr="00E27257">
        <w:rPr>
          <w:rFonts w:cstheme="minorHAnsi"/>
          <w:sz w:val="19"/>
          <w:szCs w:val="19"/>
        </w:rPr>
        <w:t>Add this feature in order to enable selective refresh for widgets being managed within the Customizer.</w:t>
      </w:r>
    </w:p>
    <w:p w:rsidR="00FA1E75" w:rsidRPr="00E27257" w:rsidRDefault="00FA1E75" w:rsidP="00B47F87">
      <w:pPr>
        <w:autoSpaceDE w:val="0"/>
        <w:autoSpaceDN w:val="0"/>
        <w:adjustRightInd w:val="0"/>
        <w:spacing w:after="0"/>
        <w:rPr>
          <w:rFonts w:cstheme="minorHAnsi"/>
          <w:sz w:val="19"/>
          <w:szCs w:val="19"/>
        </w:rPr>
      </w:pPr>
    </w:p>
    <w:p w:rsidR="00FA1E75" w:rsidRPr="00E27257" w:rsidRDefault="00FA1E75" w:rsidP="00B47F87">
      <w:pPr>
        <w:autoSpaceDE w:val="0"/>
        <w:autoSpaceDN w:val="0"/>
        <w:adjustRightInd w:val="0"/>
        <w:spacing w:after="0"/>
        <w:rPr>
          <w:rFonts w:cstheme="minorHAnsi"/>
          <w:b/>
          <w:sz w:val="19"/>
          <w:szCs w:val="19"/>
        </w:rPr>
      </w:pPr>
      <w:r w:rsidRPr="00E27257">
        <w:rPr>
          <w:rFonts w:cstheme="minorHAnsi"/>
          <w:b/>
          <w:sz w:val="19"/>
          <w:szCs w:val="19"/>
        </w:rPr>
        <w:t>view sourceprint?</w:t>
      </w:r>
    </w:p>
    <w:p w:rsidR="00B47F87" w:rsidRPr="00E27257" w:rsidRDefault="00FA1E75" w:rsidP="00B47F87">
      <w:pPr>
        <w:rPr>
          <w:rFonts w:cstheme="minorHAnsi"/>
          <w:sz w:val="19"/>
          <w:szCs w:val="19"/>
        </w:rPr>
      </w:pPr>
      <w:r w:rsidRPr="00E27257">
        <w:rPr>
          <w:rFonts w:cstheme="minorHAnsi"/>
          <w:sz w:val="19"/>
          <w:szCs w:val="19"/>
        </w:rPr>
        <w:t xml:space="preserve">add_theme_support( </w:t>
      </w:r>
      <w:r w:rsidRPr="00E27257">
        <w:rPr>
          <w:rFonts w:cstheme="minorHAnsi"/>
          <w:color w:val="A31515"/>
          <w:sz w:val="19"/>
          <w:szCs w:val="19"/>
        </w:rPr>
        <w:t>'customize-selective-refresh-widgets'</w:t>
      </w:r>
      <w:r w:rsidRPr="00E27257">
        <w:rPr>
          <w:rFonts w:cstheme="minorHAnsi"/>
          <w:sz w:val="19"/>
          <w:szCs w:val="19"/>
        </w:rPr>
        <w:t xml:space="preserve"> );</w:t>
      </w:r>
    </w:p>
    <w:p w:rsidR="00B47F87" w:rsidRPr="00E27257" w:rsidRDefault="00B47F87" w:rsidP="00B47F87">
      <w:pPr>
        <w:rPr>
          <w:rFonts w:cstheme="minorHAnsi"/>
          <w:sz w:val="19"/>
          <w:szCs w:val="19"/>
        </w:rPr>
      </w:pPr>
      <w:r w:rsidRPr="00E27257">
        <w:rPr>
          <w:rFonts w:cstheme="minorHAnsi"/>
          <w:sz w:val="19"/>
          <w:szCs w:val="19"/>
        </w:rPr>
        <w:br w:type="page"/>
      </w:r>
    </w:p>
    <w:p w:rsidR="00A56608" w:rsidRPr="00E27257" w:rsidRDefault="00A56608" w:rsidP="00B47F87">
      <w:pPr>
        <w:autoSpaceDE w:val="0"/>
        <w:autoSpaceDN w:val="0"/>
        <w:adjustRightInd w:val="0"/>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lastRenderedPageBreak/>
        <w:t>//</w:t>
      </w:r>
      <w:r w:rsidR="00F8276E" w:rsidRPr="00E27257">
        <w:rPr>
          <w:rFonts w:eastAsia="Adobe Gothic Std B" w:cstheme="minorHAnsi"/>
          <w:b/>
          <w:color w:val="FF0000"/>
          <w:sz w:val="19"/>
          <w:szCs w:val="19"/>
          <w:u w:val="single"/>
        </w:rPr>
        <w:t xml:space="preserve"> </w:t>
      </w:r>
      <w:r w:rsidRPr="00E27257">
        <w:rPr>
          <w:rFonts w:eastAsia="Adobe Gothic Std B" w:cstheme="minorHAnsi"/>
          <w:b/>
          <w:color w:val="FF0000"/>
          <w:sz w:val="19"/>
          <w:szCs w:val="19"/>
          <w:u w:val="single"/>
        </w:rPr>
        <w:t>2.</w:t>
      </w:r>
      <w:r w:rsidR="00F8276E" w:rsidRPr="00E27257">
        <w:rPr>
          <w:rFonts w:eastAsia="Adobe Gothic Std B" w:cstheme="minorHAnsi"/>
          <w:b/>
          <w:color w:val="FF0000"/>
          <w:sz w:val="19"/>
          <w:szCs w:val="19"/>
          <w:u w:val="single"/>
        </w:rPr>
        <w:t xml:space="preserve"> </w:t>
      </w:r>
      <w:r w:rsidRPr="00E27257">
        <w:rPr>
          <w:rFonts w:eastAsia="Adobe Gothic Std B" w:cstheme="minorHAnsi"/>
          <w:b/>
          <w:color w:val="FF0000"/>
          <w:sz w:val="19"/>
          <w:szCs w:val="19"/>
          <w:u w:val="single"/>
        </w:rPr>
        <w:t>Create and register custom menu</w:t>
      </w:r>
    </w:p>
    <w:p w:rsidR="00A56608" w:rsidRPr="00E27257" w:rsidRDefault="00A56608" w:rsidP="00B47F87">
      <w:pPr>
        <w:rPr>
          <w:rFonts w:cstheme="minorHAnsi"/>
          <w:color w:val="008000"/>
          <w:sz w:val="19"/>
          <w:szCs w:val="19"/>
        </w:rPr>
      </w:pPr>
    </w:p>
    <w:p w:rsidR="00E6633E" w:rsidRPr="00E27257" w:rsidRDefault="00E6633E" w:rsidP="00B47F87">
      <w:pPr>
        <w:autoSpaceDE w:val="0"/>
        <w:autoSpaceDN w:val="0"/>
        <w:adjustRightInd w:val="0"/>
        <w:spacing w:after="0"/>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register_theme_menus(){</w:t>
      </w:r>
    </w:p>
    <w:p w:rsidR="00E6633E" w:rsidRPr="00E27257" w:rsidRDefault="00E6633E"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 xml:space="preserve">      register_nav_menus(  </w:t>
      </w:r>
      <w:r w:rsidRPr="00E27257">
        <w:rPr>
          <w:rFonts w:cstheme="minorHAnsi"/>
          <w:color w:val="0000FF"/>
          <w:sz w:val="19"/>
          <w:szCs w:val="19"/>
        </w:rPr>
        <w:t>array</w:t>
      </w:r>
      <w:r w:rsidRPr="00E27257">
        <w:rPr>
          <w:rFonts w:cstheme="minorHAnsi"/>
          <w:color w:val="000000"/>
          <w:sz w:val="19"/>
          <w:szCs w:val="19"/>
        </w:rPr>
        <w:t>(</w:t>
      </w:r>
      <w:r w:rsidRPr="00E27257">
        <w:rPr>
          <w:rFonts w:cstheme="minorHAnsi"/>
          <w:color w:val="A31515"/>
          <w:sz w:val="19"/>
          <w:szCs w:val="19"/>
        </w:rPr>
        <w:t>'primary-menu'</w:t>
      </w:r>
      <w:r w:rsidRPr="00E27257">
        <w:rPr>
          <w:rFonts w:cstheme="minorHAnsi"/>
          <w:color w:val="000000"/>
          <w:sz w:val="19"/>
          <w:szCs w:val="19"/>
        </w:rPr>
        <w:t>=&gt; _(</w:t>
      </w:r>
      <w:r w:rsidRPr="00E27257">
        <w:rPr>
          <w:rFonts w:cstheme="minorHAnsi"/>
          <w:color w:val="A31515"/>
          <w:sz w:val="19"/>
          <w:szCs w:val="19"/>
        </w:rPr>
        <w:t>'Primary Menu'</w:t>
      </w:r>
      <w:r w:rsidRPr="00E27257">
        <w:rPr>
          <w:rFonts w:cstheme="minorHAnsi"/>
          <w:color w:val="000000"/>
          <w:sz w:val="19"/>
          <w:szCs w:val="19"/>
        </w:rPr>
        <w:t xml:space="preserve">), </w:t>
      </w:r>
      <w:r w:rsidRPr="00E27257">
        <w:rPr>
          <w:rFonts w:cstheme="minorHAnsi"/>
          <w:color w:val="A31515"/>
          <w:sz w:val="19"/>
          <w:szCs w:val="19"/>
        </w:rPr>
        <w:t>'top-menu'</w:t>
      </w:r>
      <w:r w:rsidRPr="00E27257">
        <w:rPr>
          <w:rFonts w:cstheme="minorHAnsi"/>
          <w:color w:val="000000"/>
          <w:sz w:val="19"/>
          <w:szCs w:val="19"/>
        </w:rPr>
        <w:t>=&gt; _(</w:t>
      </w:r>
      <w:r w:rsidRPr="00E27257">
        <w:rPr>
          <w:rFonts w:cstheme="minorHAnsi"/>
          <w:color w:val="A31515"/>
          <w:sz w:val="19"/>
          <w:szCs w:val="19"/>
        </w:rPr>
        <w:t>'Top Menu'</w:t>
      </w:r>
      <w:r w:rsidRPr="00E27257">
        <w:rPr>
          <w:rFonts w:cstheme="minorHAnsi"/>
          <w:color w:val="000000"/>
          <w:sz w:val="19"/>
          <w:szCs w:val="19"/>
        </w:rPr>
        <w:t xml:space="preserve">), </w:t>
      </w:r>
      <w:r w:rsidRPr="00E27257">
        <w:rPr>
          <w:rFonts w:cstheme="minorHAnsi"/>
          <w:color w:val="A31515"/>
          <w:sz w:val="19"/>
          <w:szCs w:val="19"/>
        </w:rPr>
        <w:t>'main-menu'</w:t>
      </w:r>
      <w:r w:rsidRPr="00E27257">
        <w:rPr>
          <w:rFonts w:cstheme="minorHAnsi"/>
          <w:color w:val="000000"/>
          <w:sz w:val="19"/>
          <w:szCs w:val="19"/>
        </w:rPr>
        <w:t>=&gt; _(</w:t>
      </w:r>
      <w:r w:rsidRPr="00E27257">
        <w:rPr>
          <w:rFonts w:cstheme="minorHAnsi"/>
          <w:color w:val="A31515"/>
          <w:sz w:val="19"/>
          <w:szCs w:val="19"/>
        </w:rPr>
        <w:t>'Main Menu'</w:t>
      </w:r>
      <w:r w:rsidRPr="00E27257">
        <w:rPr>
          <w:rFonts w:cstheme="minorHAnsi"/>
          <w:color w:val="000000"/>
          <w:sz w:val="19"/>
          <w:szCs w:val="19"/>
        </w:rPr>
        <w:t xml:space="preserve">), </w:t>
      </w:r>
      <w:r w:rsidRPr="00E27257">
        <w:rPr>
          <w:rFonts w:cstheme="minorHAnsi"/>
          <w:color w:val="A31515"/>
          <w:sz w:val="19"/>
          <w:szCs w:val="19"/>
        </w:rPr>
        <w:t>'footer-menu'</w:t>
      </w:r>
      <w:r w:rsidRPr="00E27257">
        <w:rPr>
          <w:rFonts w:cstheme="minorHAnsi"/>
          <w:color w:val="000000"/>
          <w:sz w:val="19"/>
          <w:szCs w:val="19"/>
        </w:rPr>
        <w:t>=&gt; _(</w:t>
      </w:r>
      <w:r w:rsidRPr="00E27257">
        <w:rPr>
          <w:rFonts w:cstheme="minorHAnsi"/>
          <w:color w:val="A31515"/>
          <w:sz w:val="19"/>
          <w:szCs w:val="19"/>
        </w:rPr>
        <w:t>'Footer Menu'</w:t>
      </w:r>
      <w:r w:rsidRPr="00E27257">
        <w:rPr>
          <w:rFonts w:cstheme="minorHAnsi"/>
          <w:color w:val="000000"/>
          <w:sz w:val="19"/>
          <w:szCs w:val="19"/>
        </w:rPr>
        <w:t>)  ));</w:t>
      </w:r>
    </w:p>
    <w:p w:rsidR="00E6633E" w:rsidRPr="00E27257" w:rsidRDefault="00E6633E"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w:t>
      </w:r>
    </w:p>
    <w:p w:rsidR="00E6633E" w:rsidRPr="00E27257" w:rsidRDefault="00E6633E" w:rsidP="00B47F87">
      <w:pPr>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'init'</w:t>
      </w:r>
      <w:r w:rsidRPr="00E27257">
        <w:rPr>
          <w:rFonts w:cstheme="minorHAnsi"/>
          <w:color w:val="000000"/>
          <w:sz w:val="19"/>
          <w:szCs w:val="19"/>
        </w:rPr>
        <w:t>,</w:t>
      </w:r>
      <w:r w:rsidRPr="00E27257">
        <w:rPr>
          <w:rFonts w:cstheme="minorHAnsi"/>
          <w:color w:val="A31515"/>
          <w:sz w:val="19"/>
          <w:szCs w:val="19"/>
        </w:rPr>
        <w:t>'register_theme_menus'</w:t>
      </w:r>
      <w:r w:rsidRPr="00E27257">
        <w:rPr>
          <w:rFonts w:cstheme="minorHAnsi"/>
          <w:color w:val="000000"/>
          <w:sz w:val="19"/>
          <w:szCs w:val="19"/>
        </w:rPr>
        <w:t>);</w:t>
      </w:r>
    </w:p>
    <w:p w:rsidR="00E6633E" w:rsidRPr="00E27257" w:rsidRDefault="00E6633E" w:rsidP="00B47F87">
      <w:pPr>
        <w:rPr>
          <w:rFonts w:cstheme="minorHAnsi"/>
          <w:color w:val="000000"/>
          <w:sz w:val="19"/>
          <w:szCs w:val="19"/>
        </w:rPr>
      </w:pP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Example Register and show menu***********************/</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SYNTAX</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register_nav_menus( </w:t>
      </w:r>
      <w:r w:rsidRPr="00E27257">
        <w:rPr>
          <w:rFonts w:cstheme="minorHAnsi"/>
          <w:color w:val="0000FF"/>
          <w:sz w:val="19"/>
          <w:szCs w:val="19"/>
        </w:rPr>
        <w:t>array</w:t>
      </w:r>
      <w:r w:rsidRPr="00E27257">
        <w:rPr>
          <w:rFonts w:cstheme="minorHAnsi"/>
          <w:color w:val="000000"/>
          <w:sz w:val="19"/>
          <w:szCs w:val="19"/>
        </w:rPr>
        <w:t xml:space="preserve">( </w:t>
      </w:r>
      <w:r w:rsidRPr="00E27257">
        <w:rPr>
          <w:rFonts w:cstheme="minorHAnsi"/>
          <w:color w:val="008B8B"/>
          <w:sz w:val="19"/>
          <w:szCs w:val="19"/>
        </w:rPr>
        <w:t>$location</w:t>
      </w:r>
      <w:r w:rsidRPr="00E27257">
        <w:rPr>
          <w:rFonts w:cstheme="minorHAnsi"/>
          <w:color w:val="000000"/>
          <w:sz w:val="19"/>
          <w:szCs w:val="19"/>
        </w:rPr>
        <w:t xml:space="preserve"> =&gt; </w:t>
      </w:r>
      <w:r w:rsidRPr="00E27257">
        <w:rPr>
          <w:rFonts w:cstheme="minorHAnsi"/>
          <w:color w:val="008B8B"/>
          <w:sz w:val="19"/>
          <w:szCs w:val="19"/>
        </w:rPr>
        <w:t>$description</w:t>
      </w:r>
      <w:r w:rsidRPr="00E27257">
        <w:rPr>
          <w:rFonts w:cstheme="minorHAnsi"/>
          <w:color w:val="000000"/>
          <w:sz w:val="19"/>
          <w:szCs w:val="19"/>
        </w:rPr>
        <w:t xml:space="preserve"> ) );  </w:t>
      </w:r>
      <w:r w:rsidRPr="00E27257">
        <w:rPr>
          <w:rFonts w:cstheme="minorHAnsi"/>
          <w:color w:val="008000"/>
          <w:sz w:val="19"/>
          <w:szCs w:val="19"/>
        </w:rPr>
        <w:t>// Array of Menus</w:t>
      </w:r>
    </w:p>
    <w:p w:rsidR="007716C9" w:rsidRPr="00E27257" w:rsidRDefault="007716C9" w:rsidP="007716C9">
      <w:pPr>
        <w:autoSpaceDE w:val="0"/>
        <w:autoSpaceDN w:val="0"/>
        <w:adjustRightInd w:val="0"/>
        <w:spacing w:after="0" w:line="240" w:lineRule="auto"/>
        <w:rPr>
          <w:rFonts w:cstheme="minorHAnsi"/>
          <w:color w:val="000000"/>
          <w:sz w:val="19"/>
          <w:szCs w:val="19"/>
        </w:rPr>
      </w:pP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register_nav_menu( </w:t>
      </w:r>
      <w:r w:rsidRPr="00E27257">
        <w:rPr>
          <w:rFonts w:cstheme="minorHAnsi"/>
          <w:color w:val="A31515"/>
          <w:sz w:val="19"/>
          <w:szCs w:val="19"/>
        </w:rPr>
        <w:t>'primary'</w:t>
      </w:r>
      <w:r w:rsidRPr="00E27257">
        <w:rPr>
          <w:rFonts w:cstheme="minorHAnsi"/>
          <w:color w:val="000000"/>
          <w:sz w:val="19"/>
          <w:szCs w:val="19"/>
        </w:rPr>
        <w:t xml:space="preserve">, __( </w:t>
      </w:r>
      <w:r w:rsidRPr="00E27257">
        <w:rPr>
          <w:rFonts w:cstheme="minorHAnsi"/>
          <w:color w:val="A31515"/>
          <w:sz w:val="19"/>
          <w:szCs w:val="19"/>
        </w:rPr>
        <w:t>'Primary Menu'</w:t>
      </w:r>
      <w:r w:rsidRPr="00E27257">
        <w:rPr>
          <w:rFonts w:cstheme="minorHAnsi"/>
          <w:color w:val="000000"/>
          <w:sz w:val="19"/>
          <w:szCs w:val="19"/>
        </w:rPr>
        <w:t xml:space="preserve">, </w:t>
      </w:r>
      <w:r w:rsidRPr="00E27257">
        <w:rPr>
          <w:rFonts w:cstheme="minorHAnsi"/>
          <w:color w:val="A31515"/>
          <w:sz w:val="19"/>
          <w:szCs w:val="19"/>
        </w:rPr>
        <w:t>'theme-slug'</w:t>
      </w:r>
      <w:r w:rsidRPr="00E27257">
        <w:rPr>
          <w:rFonts w:cstheme="minorHAnsi"/>
          <w:color w:val="000000"/>
          <w:sz w:val="19"/>
          <w:szCs w:val="19"/>
        </w:rPr>
        <w:t xml:space="preserve"> ) );        </w:t>
      </w:r>
      <w:r w:rsidRPr="00E27257">
        <w:rPr>
          <w:rFonts w:cstheme="minorHAnsi"/>
          <w:color w:val="008000"/>
          <w:sz w:val="19"/>
          <w:szCs w:val="19"/>
        </w:rPr>
        <w:t>// Single Menu</w:t>
      </w:r>
    </w:p>
    <w:p w:rsidR="007716C9" w:rsidRPr="00E27257" w:rsidRDefault="007716C9" w:rsidP="007716C9">
      <w:pPr>
        <w:autoSpaceDE w:val="0"/>
        <w:autoSpaceDN w:val="0"/>
        <w:adjustRightInd w:val="0"/>
        <w:spacing w:after="0" w:line="240" w:lineRule="auto"/>
        <w:rPr>
          <w:rFonts w:cstheme="minorHAnsi"/>
          <w:color w:val="000000"/>
          <w:sz w:val="19"/>
          <w:szCs w:val="19"/>
        </w:rPr>
      </w:pP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register_nav_menus( </w:t>
      </w:r>
      <w:r w:rsidRPr="00E27257">
        <w:rPr>
          <w:rFonts w:cstheme="minorHAnsi"/>
          <w:color w:val="0000FF"/>
          <w:sz w:val="19"/>
          <w:szCs w:val="19"/>
        </w:rPr>
        <w:t>array</w:t>
      </w:r>
      <w:r w:rsidRPr="00E27257">
        <w:rPr>
          <w:rFonts w:cstheme="minorHAnsi"/>
          <w:color w:val="000000"/>
          <w:sz w:val="19"/>
          <w:szCs w:val="19"/>
        </w:rPr>
        <w:t>(</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'main-menu'</w:t>
      </w:r>
      <w:r w:rsidRPr="00E27257">
        <w:rPr>
          <w:rFonts w:cstheme="minorHAnsi"/>
          <w:color w:val="000000"/>
          <w:sz w:val="19"/>
          <w:szCs w:val="19"/>
        </w:rPr>
        <w:t xml:space="preserve"> =&gt; __( </w:t>
      </w:r>
      <w:r w:rsidRPr="00E27257">
        <w:rPr>
          <w:rFonts w:cstheme="minorHAnsi"/>
          <w:color w:val="A31515"/>
          <w:sz w:val="19"/>
          <w:szCs w:val="19"/>
        </w:rPr>
        <w:t>'Main Menu'</w:t>
      </w:r>
      <w:r w:rsidRPr="00E27257">
        <w:rPr>
          <w:rFonts w:cstheme="minorHAnsi"/>
          <w:color w:val="000000"/>
          <w:sz w:val="19"/>
          <w:szCs w:val="19"/>
        </w:rPr>
        <w:t xml:space="preserve">, </w:t>
      </w:r>
      <w:r w:rsidRPr="00E27257">
        <w:rPr>
          <w:rFonts w:cstheme="minorHAnsi"/>
          <w:color w:val="A31515"/>
          <w:sz w:val="19"/>
          <w:szCs w:val="19"/>
        </w:rPr>
        <w:t>'mytheme'</w:t>
      </w:r>
      <w:r w:rsidRPr="00E27257">
        <w:rPr>
          <w:rFonts w:cstheme="minorHAnsi"/>
          <w:color w:val="000000"/>
          <w:sz w:val="19"/>
          <w:szCs w:val="19"/>
        </w:rPr>
        <w:t xml:space="preserve"> ),</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'primary-menu'</w:t>
      </w:r>
      <w:r w:rsidRPr="00E27257">
        <w:rPr>
          <w:rFonts w:cstheme="minorHAnsi"/>
          <w:color w:val="000000"/>
          <w:sz w:val="19"/>
          <w:szCs w:val="19"/>
        </w:rPr>
        <w:t xml:space="preserve"> =&gt; __( </w:t>
      </w:r>
      <w:r w:rsidRPr="00E27257">
        <w:rPr>
          <w:rFonts w:cstheme="minorHAnsi"/>
          <w:color w:val="A31515"/>
          <w:sz w:val="19"/>
          <w:szCs w:val="19"/>
        </w:rPr>
        <w:t>'Primary Menu'</w:t>
      </w:r>
      <w:r w:rsidRPr="00E27257">
        <w:rPr>
          <w:rFonts w:cstheme="minorHAnsi"/>
          <w:color w:val="000000"/>
          <w:sz w:val="19"/>
          <w:szCs w:val="19"/>
        </w:rPr>
        <w:t xml:space="preserve">, </w:t>
      </w:r>
      <w:r w:rsidRPr="00E27257">
        <w:rPr>
          <w:rFonts w:cstheme="minorHAnsi"/>
          <w:color w:val="A31515"/>
          <w:sz w:val="19"/>
          <w:szCs w:val="19"/>
        </w:rPr>
        <w:t>'mytheme'</w:t>
      </w:r>
      <w:r w:rsidRPr="00E27257">
        <w:rPr>
          <w:rFonts w:cstheme="minorHAnsi"/>
          <w:color w:val="000000"/>
          <w:sz w:val="19"/>
          <w:szCs w:val="19"/>
        </w:rPr>
        <w:t xml:space="preserve"> ),</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 );</w:t>
      </w:r>
    </w:p>
    <w:p w:rsidR="007716C9" w:rsidRPr="00E27257" w:rsidRDefault="007716C9" w:rsidP="007716C9">
      <w:pPr>
        <w:autoSpaceDE w:val="0"/>
        <w:autoSpaceDN w:val="0"/>
        <w:adjustRightInd w:val="0"/>
        <w:spacing w:after="0" w:line="240" w:lineRule="auto"/>
        <w:rPr>
          <w:rFonts w:cstheme="minorHAnsi"/>
          <w:color w:val="000000"/>
          <w:sz w:val="19"/>
          <w:szCs w:val="19"/>
        </w:rPr>
      </w:pPr>
    </w:p>
    <w:p w:rsidR="007716C9" w:rsidRPr="00E27257" w:rsidRDefault="007716C9" w:rsidP="007716C9">
      <w:pPr>
        <w:autoSpaceDE w:val="0"/>
        <w:autoSpaceDN w:val="0"/>
        <w:adjustRightInd w:val="0"/>
        <w:spacing w:after="0" w:line="240" w:lineRule="auto"/>
        <w:rPr>
          <w:rFonts w:cstheme="minorHAnsi"/>
          <w:color w:val="000000"/>
          <w:sz w:val="19"/>
          <w:szCs w:val="19"/>
          <w:highlight w:val="yellow"/>
        </w:rPr>
      </w:pPr>
      <w:r w:rsidRPr="00E27257">
        <w:rPr>
          <w:rFonts w:cstheme="minorHAnsi"/>
          <w:color w:val="008000"/>
          <w:sz w:val="19"/>
          <w:szCs w:val="19"/>
        </w:rPr>
        <w:t>////////HTML to show</w:t>
      </w:r>
      <w:r w:rsidRPr="00E27257">
        <w:rPr>
          <w:rFonts w:cstheme="minorHAnsi"/>
          <w:color w:val="000000"/>
          <w:sz w:val="19"/>
          <w:szCs w:val="19"/>
          <w:highlight w:val="yellow"/>
        </w:rPr>
        <w:t>?&gt;</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&lt;</w:t>
      </w:r>
      <w:r w:rsidRPr="00E27257">
        <w:rPr>
          <w:rFonts w:cstheme="minorHAnsi"/>
          <w:color w:val="800000"/>
          <w:sz w:val="19"/>
          <w:szCs w:val="19"/>
        </w:rPr>
        <w:t>header</w:t>
      </w:r>
      <w:r w:rsidRPr="00E27257">
        <w:rPr>
          <w:rFonts w:cstheme="minorHAnsi"/>
          <w:color w:val="000000"/>
          <w:sz w:val="19"/>
          <w:szCs w:val="19"/>
        </w:rPr>
        <w:t xml:space="preserve"> </w:t>
      </w:r>
      <w:r w:rsidRPr="00E27257">
        <w:rPr>
          <w:rFonts w:cstheme="minorHAnsi"/>
          <w:color w:val="FF0000"/>
          <w:sz w:val="19"/>
          <w:szCs w:val="19"/>
        </w:rPr>
        <w:t>class</w:t>
      </w:r>
      <w:r w:rsidRPr="00E27257">
        <w:rPr>
          <w:rFonts w:cstheme="minorHAnsi"/>
          <w:color w:val="0000FF"/>
          <w:sz w:val="19"/>
          <w:szCs w:val="19"/>
        </w:rPr>
        <w:t>="header"&gt;</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&lt;</w:t>
      </w:r>
      <w:r w:rsidRPr="00E27257">
        <w:rPr>
          <w:rFonts w:cstheme="minorHAnsi"/>
          <w:color w:val="800000"/>
          <w:sz w:val="19"/>
          <w:szCs w:val="19"/>
        </w:rPr>
        <w:t>nav</w:t>
      </w:r>
      <w:r w:rsidRPr="00E27257">
        <w:rPr>
          <w:rFonts w:cstheme="minorHAnsi"/>
          <w:color w:val="000000"/>
          <w:sz w:val="19"/>
          <w:szCs w:val="19"/>
        </w:rPr>
        <w:t xml:space="preserve"> </w:t>
      </w:r>
      <w:r w:rsidRPr="00E27257">
        <w:rPr>
          <w:rFonts w:cstheme="minorHAnsi"/>
          <w:color w:val="FF0000"/>
          <w:sz w:val="19"/>
          <w:szCs w:val="19"/>
        </w:rPr>
        <w:t>class</w:t>
      </w:r>
      <w:r w:rsidRPr="00E27257">
        <w:rPr>
          <w:rFonts w:cstheme="minorHAnsi"/>
          <w:color w:val="0000FF"/>
          <w:sz w:val="19"/>
          <w:szCs w:val="19"/>
        </w:rPr>
        <w:t>="nav"&gt;</w:t>
      </w:r>
    </w:p>
    <w:p w:rsidR="007716C9" w:rsidRPr="00E27257" w:rsidRDefault="007716C9" w:rsidP="007716C9">
      <w:pPr>
        <w:autoSpaceDE w:val="0"/>
        <w:autoSpaceDN w:val="0"/>
        <w:adjustRightInd w:val="0"/>
        <w:spacing w:after="0" w:line="240" w:lineRule="auto"/>
        <w:rPr>
          <w:rFonts w:cstheme="minorHAnsi"/>
          <w:color w:val="000000"/>
          <w:sz w:val="19"/>
          <w:szCs w:val="19"/>
          <w:highlight w:val="yellow"/>
        </w:rPr>
      </w:pPr>
      <w:r w:rsidRPr="00E27257">
        <w:rPr>
          <w:rFonts w:cstheme="minorHAnsi"/>
          <w:color w:val="000000"/>
          <w:sz w:val="19"/>
          <w:szCs w:val="19"/>
          <w:highlight w:val="yellow"/>
        </w:rPr>
        <w:t>&lt;?php</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if</w:t>
      </w:r>
      <w:r w:rsidRPr="00E27257">
        <w:rPr>
          <w:rFonts w:cstheme="minorHAnsi"/>
          <w:color w:val="000000"/>
          <w:sz w:val="19"/>
          <w:szCs w:val="19"/>
        </w:rPr>
        <w:t xml:space="preserve"> ( has_nav_menu( </w:t>
      </w:r>
      <w:r w:rsidRPr="00E27257">
        <w:rPr>
          <w:rFonts w:cstheme="minorHAnsi"/>
          <w:color w:val="A31515"/>
          <w:sz w:val="19"/>
          <w:szCs w:val="19"/>
        </w:rPr>
        <w:t>'main'</w:t>
      </w:r>
      <w:r w:rsidRPr="00E27257">
        <w:rPr>
          <w:rFonts w:cstheme="minorHAnsi"/>
          <w:color w:val="000000"/>
          <w:sz w:val="19"/>
          <w:szCs w:val="19"/>
        </w:rPr>
        <w:t xml:space="preserve"> ) ) {</w:t>
      </w:r>
    </w:p>
    <w:p w:rsidR="007716C9" w:rsidRPr="00E27257" w:rsidRDefault="007716C9" w:rsidP="004B3FD4">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wp_nav_menu( </w:t>
      </w:r>
      <w:r w:rsidRPr="00E27257">
        <w:rPr>
          <w:rFonts w:cstheme="minorHAnsi"/>
          <w:color w:val="0000FF"/>
          <w:sz w:val="19"/>
          <w:szCs w:val="19"/>
        </w:rPr>
        <w:t>array</w:t>
      </w:r>
      <w:r w:rsidRPr="00E27257">
        <w:rPr>
          <w:rFonts w:cstheme="minorHAnsi"/>
          <w:color w:val="000000"/>
          <w:sz w:val="19"/>
          <w:szCs w:val="19"/>
        </w:rPr>
        <w:t xml:space="preserve">( </w:t>
      </w:r>
      <w:r w:rsidRPr="00E27257">
        <w:rPr>
          <w:rFonts w:cstheme="minorHAnsi"/>
          <w:color w:val="A31515"/>
          <w:sz w:val="19"/>
          <w:szCs w:val="19"/>
        </w:rPr>
        <w:t>'theme_location'</w:t>
      </w:r>
      <w:r w:rsidRPr="00E27257">
        <w:rPr>
          <w:rFonts w:cstheme="minorHAnsi"/>
          <w:color w:val="000000"/>
          <w:sz w:val="19"/>
          <w:szCs w:val="19"/>
        </w:rPr>
        <w:t xml:space="preserve"> =&gt; </w:t>
      </w:r>
      <w:r w:rsidRPr="004B3FD4">
        <w:rPr>
          <w:rFonts w:cstheme="minorHAnsi"/>
          <w:b/>
          <w:color w:val="A31515"/>
          <w:sz w:val="19"/>
          <w:szCs w:val="19"/>
        </w:rPr>
        <w:t>'main-menu'</w:t>
      </w:r>
      <w:r w:rsidRPr="00E27257">
        <w:rPr>
          <w:rFonts w:cstheme="minorHAnsi"/>
          <w:color w:val="000000"/>
          <w:sz w:val="19"/>
          <w:szCs w:val="19"/>
        </w:rPr>
        <w:t xml:space="preserve">, </w:t>
      </w:r>
      <w:r w:rsidRPr="00E27257">
        <w:rPr>
          <w:rFonts w:cstheme="minorHAnsi"/>
          <w:color w:val="A31515"/>
          <w:sz w:val="19"/>
          <w:szCs w:val="19"/>
        </w:rPr>
        <w:t>'container'</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'menu_class'</w:t>
      </w:r>
      <w:r w:rsidRPr="00E27257">
        <w:rPr>
          <w:rFonts w:cstheme="minorHAnsi"/>
          <w:color w:val="000000"/>
          <w:sz w:val="19"/>
          <w:szCs w:val="19"/>
        </w:rPr>
        <w:t xml:space="preserve"> =&gt; </w:t>
      </w:r>
      <w:r w:rsidRPr="00E27257">
        <w:rPr>
          <w:rFonts w:cstheme="minorHAnsi"/>
          <w:color w:val="A31515"/>
          <w:sz w:val="19"/>
          <w:szCs w:val="19"/>
        </w:rPr>
        <w:t>'navigation-main'</w:t>
      </w:r>
      <w:r w:rsidR="00C26FD4" w:rsidRPr="00E27257">
        <w:rPr>
          <w:rFonts w:cstheme="minorHAnsi"/>
          <w:color w:val="000000"/>
          <w:sz w:val="19"/>
          <w:szCs w:val="19"/>
        </w:rPr>
        <w:t>,)</w:t>
      </w:r>
      <w:r w:rsidRPr="00E27257">
        <w:rPr>
          <w:rFonts w:cstheme="minorHAnsi"/>
          <w:color w:val="000000"/>
          <w:sz w:val="19"/>
          <w:szCs w:val="19"/>
        </w:rPr>
        <w:t>);</w:t>
      </w:r>
    </w:p>
    <w:p w:rsidR="007716C9" w:rsidRPr="00E27257" w:rsidRDefault="00C26FD4"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007716C9" w:rsidRPr="00E27257">
        <w:rPr>
          <w:rFonts w:cstheme="minorHAnsi"/>
          <w:color w:val="000000"/>
          <w:sz w:val="19"/>
          <w:szCs w:val="19"/>
        </w:rPr>
        <w:t>}</w:t>
      </w:r>
    </w:p>
    <w:p w:rsidR="007716C9" w:rsidRPr="00E27257" w:rsidRDefault="007716C9" w:rsidP="007716C9">
      <w:pPr>
        <w:autoSpaceDE w:val="0"/>
        <w:autoSpaceDN w:val="0"/>
        <w:adjustRightInd w:val="0"/>
        <w:spacing w:after="0" w:line="240" w:lineRule="auto"/>
        <w:rPr>
          <w:rFonts w:cstheme="minorHAnsi"/>
          <w:color w:val="000000"/>
          <w:sz w:val="19"/>
          <w:szCs w:val="19"/>
          <w:highlight w:val="yellow"/>
        </w:rPr>
      </w:pPr>
      <w:r w:rsidRPr="00E27257">
        <w:rPr>
          <w:rFonts w:cstheme="minorHAnsi"/>
          <w:color w:val="000000"/>
          <w:sz w:val="19"/>
          <w:szCs w:val="19"/>
          <w:highlight w:val="yellow"/>
        </w:rPr>
        <w:t>?&gt;</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&lt;/</w:t>
      </w:r>
      <w:r w:rsidRPr="00E27257">
        <w:rPr>
          <w:rFonts w:cstheme="minorHAnsi"/>
          <w:color w:val="800000"/>
          <w:sz w:val="19"/>
          <w:szCs w:val="19"/>
        </w:rPr>
        <w:t>nav</w:t>
      </w:r>
      <w:r w:rsidRPr="00E27257">
        <w:rPr>
          <w:rFonts w:cstheme="minorHAnsi"/>
          <w:color w:val="0000FF"/>
          <w:sz w:val="19"/>
          <w:szCs w:val="19"/>
        </w:rPr>
        <w:t>&gt;</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&lt;/</w:t>
      </w:r>
      <w:r w:rsidRPr="00E27257">
        <w:rPr>
          <w:rFonts w:cstheme="minorHAnsi"/>
          <w:color w:val="800000"/>
          <w:sz w:val="19"/>
          <w:szCs w:val="19"/>
        </w:rPr>
        <w:t>header</w:t>
      </w:r>
      <w:r w:rsidRPr="00E27257">
        <w:rPr>
          <w:rFonts w:cstheme="minorHAnsi"/>
          <w:color w:val="0000FF"/>
          <w:sz w:val="19"/>
          <w:szCs w:val="19"/>
        </w:rPr>
        <w:t>&gt;</w:t>
      </w:r>
    </w:p>
    <w:p w:rsidR="007716C9" w:rsidRPr="00E27257" w:rsidRDefault="007716C9" w:rsidP="007716C9">
      <w:pPr>
        <w:autoSpaceDE w:val="0"/>
        <w:autoSpaceDN w:val="0"/>
        <w:adjustRightInd w:val="0"/>
        <w:spacing w:after="0" w:line="240" w:lineRule="auto"/>
        <w:rPr>
          <w:rFonts w:cstheme="minorHAnsi"/>
          <w:color w:val="000000"/>
          <w:sz w:val="19"/>
          <w:szCs w:val="19"/>
        </w:rPr>
      </w:pPr>
    </w:p>
    <w:p w:rsidR="007716C9" w:rsidRPr="00E27257" w:rsidRDefault="007716C9" w:rsidP="007716C9">
      <w:pPr>
        <w:autoSpaceDE w:val="0"/>
        <w:autoSpaceDN w:val="0"/>
        <w:adjustRightInd w:val="0"/>
        <w:spacing w:after="0" w:line="240" w:lineRule="auto"/>
        <w:rPr>
          <w:rFonts w:cstheme="minorHAnsi"/>
          <w:color w:val="000000"/>
          <w:sz w:val="19"/>
          <w:szCs w:val="19"/>
          <w:highlight w:val="yellow"/>
        </w:rPr>
      </w:pPr>
      <w:r w:rsidRPr="00E27257">
        <w:rPr>
          <w:rFonts w:cstheme="minorHAnsi"/>
          <w:color w:val="000000"/>
          <w:sz w:val="19"/>
          <w:szCs w:val="19"/>
          <w:highlight w:val="yellow"/>
        </w:rPr>
        <w:t>&lt;?php</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wp_nav_menu( </w:t>
      </w:r>
      <w:r w:rsidRPr="00E27257">
        <w:rPr>
          <w:rFonts w:cstheme="minorHAnsi"/>
          <w:color w:val="0000FF"/>
          <w:sz w:val="19"/>
          <w:szCs w:val="19"/>
        </w:rPr>
        <w:t>array</w:t>
      </w:r>
      <w:r w:rsidRPr="00E27257">
        <w:rPr>
          <w:rFonts w:cstheme="minorHAnsi"/>
          <w:color w:val="000000"/>
          <w:sz w:val="19"/>
          <w:szCs w:val="19"/>
        </w:rPr>
        <w:t xml:space="preserve"> </w:t>
      </w:r>
      <w:r w:rsidRPr="00E27257">
        <w:rPr>
          <w:rFonts w:cstheme="minorHAnsi"/>
          <w:color w:val="008B8B"/>
          <w:sz w:val="19"/>
          <w:szCs w:val="19"/>
        </w:rPr>
        <w:t>$args</w:t>
      </w:r>
      <w:r w:rsidRPr="00E27257">
        <w:rPr>
          <w:rFonts w:cstheme="minorHAnsi"/>
          <w:color w:val="000000"/>
          <w:sz w:val="19"/>
          <w:szCs w:val="19"/>
        </w:rPr>
        <w:t xml:space="preserve"> = </w:t>
      </w:r>
      <w:r w:rsidRPr="00E27257">
        <w:rPr>
          <w:rFonts w:cstheme="minorHAnsi"/>
          <w:color w:val="0000FF"/>
          <w:sz w:val="19"/>
          <w:szCs w:val="19"/>
        </w:rPr>
        <w:t>array</w:t>
      </w:r>
      <w:r w:rsidRPr="00E27257">
        <w:rPr>
          <w:rFonts w:cstheme="minorHAnsi"/>
          <w:color w:val="000000"/>
          <w:sz w:val="19"/>
          <w:szCs w:val="19"/>
        </w:rPr>
        <w:t>(</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'menu'</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(int|string|WP_Term) Desired menu. Accepts a menu ID, slug, name, or object.</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'menu_class'</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CSS class to use for the ul element which forms the menu. Default 'menu'.</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'menu_id'</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The ID that is applied to the ul element which forms the menu. Default is the menu slug, incremented.</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'container'</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Whether to wrap the ul, and what to wrap it with. Default 'div'.</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'container_class'</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Class that is applied to the container. Default 'menu-{menu slug}-container'.</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'container_id'</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The ID that is applied to the container.</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'fallback_cb'</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xml:space="preserve">// (callable|bool) If the menu doesn't exists, a callback function will fire. Default is 'wp_page_menu'. </w:t>
      </w:r>
    </w:p>
    <w:p w:rsidR="007716C9" w:rsidRPr="00E27257" w:rsidRDefault="007716C9" w:rsidP="007716C9">
      <w:pPr>
        <w:autoSpaceDE w:val="0"/>
        <w:autoSpaceDN w:val="0"/>
        <w:adjustRightInd w:val="0"/>
        <w:spacing w:after="0" w:line="240" w:lineRule="auto"/>
        <w:ind w:left="3600"/>
        <w:rPr>
          <w:rFonts w:cstheme="minorHAnsi"/>
          <w:color w:val="008000"/>
          <w:sz w:val="19"/>
          <w:szCs w:val="19"/>
        </w:rPr>
      </w:pPr>
      <w:r w:rsidRPr="00E27257">
        <w:rPr>
          <w:rFonts w:cstheme="minorHAnsi"/>
          <w:color w:val="008000"/>
          <w:sz w:val="19"/>
          <w:szCs w:val="19"/>
        </w:rPr>
        <w:t>Set to false for no fallback.</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'before'</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Text before the link markup.</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'after'</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Text after the link markup.</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'link_before'</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Text before the link text.</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'link_after'</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(string) Text after the link text.</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'echo'</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(bool) Whether to echo the menu or return it. Default true.</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'depth'</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(int) How many levels of the hierarchy are to be included. 0 means all. Default 0.</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'walker'</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(object) Instance of a custom walker class.</w:t>
      </w:r>
    </w:p>
    <w:p w:rsid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'theme_location'</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xml:space="preserve">// (string) Theme location to be used. Must be registered with </w:t>
      </w:r>
    </w:p>
    <w:p w:rsidR="007716C9" w:rsidRPr="00E27257" w:rsidRDefault="007716C9" w:rsidP="00E27257">
      <w:pPr>
        <w:autoSpaceDE w:val="0"/>
        <w:autoSpaceDN w:val="0"/>
        <w:adjustRightInd w:val="0"/>
        <w:spacing w:after="0" w:line="240" w:lineRule="auto"/>
        <w:ind w:left="2880" w:firstLine="720"/>
        <w:rPr>
          <w:rFonts w:cstheme="minorHAnsi"/>
          <w:color w:val="008000"/>
          <w:sz w:val="19"/>
          <w:szCs w:val="19"/>
        </w:rPr>
      </w:pPr>
      <w:r w:rsidRPr="00E27257">
        <w:rPr>
          <w:rFonts w:cstheme="minorHAnsi"/>
          <w:color w:val="008000"/>
          <w:sz w:val="19"/>
          <w:szCs w:val="19"/>
        </w:rPr>
        <w:t>register_nav_menu() in order to be selectable by the user.</w:t>
      </w:r>
    </w:p>
    <w:p w:rsidR="007716C9" w:rsidRPr="00E27257" w:rsidRDefault="007716C9" w:rsidP="00E27257">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'items_wrap'</w:t>
      </w:r>
      <w:r w:rsidR="00BE57AF">
        <w:rPr>
          <w:rFonts w:cstheme="minorHAnsi"/>
          <w:color w:val="000000"/>
          <w:sz w:val="19"/>
          <w:szCs w:val="19"/>
        </w:rPr>
        <w:t xml:space="preserve"> </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xml:space="preserve">// (str) How the list items should be wrapped. Default is a ul with an id and class. Uses printf() format </w:t>
      </w:r>
    </w:p>
    <w:p w:rsidR="007716C9" w:rsidRPr="00E27257" w:rsidRDefault="007716C9" w:rsidP="007716C9">
      <w:pPr>
        <w:autoSpaceDE w:val="0"/>
        <w:autoSpaceDN w:val="0"/>
        <w:adjustRightInd w:val="0"/>
        <w:spacing w:after="0" w:line="240" w:lineRule="auto"/>
        <w:ind w:left="2880" w:firstLine="720"/>
        <w:rPr>
          <w:rFonts w:cstheme="minorHAnsi"/>
          <w:color w:val="008000"/>
          <w:sz w:val="19"/>
          <w:szCs w:val="19"/>
        </w:rPr>
      </w:pPr>
      <w:r w:rsidRPr="00E27257">
        <w:rPr>
          <w:rFonts w:cstheme="minorHAnsi"/>
          <w:color w:val="008000"/>
          <w:sz w:val="19"/>
          <w:szCs w:val="19"/>
        </w:rPr>
        <w:t>with numbered placeholders.</w:t>
      </w:r>
    </w:p>
    <w:p w:rsidR="007716C9" w:rsidRPr="00E27257" w:rsidRDefault="007716C9" w:rsidP="007716C9">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A31515"/>
          <w:sz w:val="19"/>
          <w:szCs w:val="19"/>
        </w:rPr>
        <w:t>'item_spacing'</w:t>
      </w:r>
      <w:r w:rsidRPr="00E27257">
        <w:rPr>
          <w:rFonts w:cstheme="minorHAnsi"/>
          <w:color w:val="000000"/>
          <w:sz w:val="19"/>
          <w:szCs w:val="19"/>
        </w:rPr>
        <w:t xml:space="preserve">      =&gt; </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008000"/>
          <w:sz w:val="19"/>
          <w:szCs w:val="19"/>
        </w:rPr>
        <w:t xml:space="preserve">// (string) Whether to preserve whitespace within the menu's </w:t>
      </w:r>
    </w:p>
    <w:p w:rsidR="007716C9" w:rsidRPr="00E27257" w:rsidRDefault="007716C9" w:rsidP="007716C9">
      <w:pPr>
        <w:autoSpaceDE w:val="0"/>
        <w:autoSpaceDN w:val="0"/>
        <w:adjustRightInd w:val="0"/>
        <w:spacing w:after="0" w:line="240" w:lineRule="auto"/>
        <w:ind w:left="2880" w:firstLine="720"/>
        <w:rPr>
          <w:rFonts w:cstheme="minorHAnsi"/>
          <w:color w:val="008000"/>
          <w:sz w:val="19"/>
          <w:szCs w:val="19"/>
        </w:rPr>
      </w:pPr>
      <w:r w:rsidRPr="00E27257">
        <w:rPr>
          <w:rFonts w:cstheme="minorHAnsi"/>
          <w:color w:val="008000"/>
          <w:sz w:val="19"/>
          <w:szCs w:val="19"/>
        </w:rPr>
        <w:t>HTML. Accepts 'preserve' or 'discard'. Default 'preserve'.</w:t>
      </w:r>
    </w:p>
    <w:p w:rsidR="007716C9" w:rsidRPr="00E27257" w:rsidRDefault="007716C9" w:rsidP="007716C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w:t>
      </w:r>
    </w:p>
    <w:p w:rsidR="00E27257" w:rsidRDefault="007716C9" w:rsidP="007716C9">
      <w:pPr>
        <w:rPr>
          <w:rFonts w:cstheme="minorHAnsi"/>
          <w:color w:val="008000"/>
          <w:sz w:val="19"/>
          <w:szCs w:val="19"/>
        </w:rPr>
      </w:pPr>
      <w:r w:rsidRPr="00E27257">
        <w:rPr>
          <w:rFonts w:cstheme="minorHAnsi"/>
          <w:color w:val="008000"/>
          <w:sz w:val="19"/>
          <w:szCs w:val="19"/>
        </w:rPr>
        <w:t>/***********************************************************************/</w:t>
      </w:r>
    </w:p>
    <w:p w:rsidR="00E27257" w:rsidRDefault="00E27257">
      <w:pPr>
        <w:rPr>
          <w:rFonts w:cstheme="minorHAnsi"/>
          <w:color w:val="008000"/>
          <w:sz w:val="19"/>
          <w:szCs w:val="19"/>
        </w:rPr>
      </w:pPr>
      <w:r>
        <w:rPr>
          <w:rFonts w:cstheme="minorHAnsi"/>
          <w:color w:val="008000"/>
          <w:sz w:val="19"/>
          <w:szCs w:val="19"/>
        </w:rPr>
        <w:br w:type="page"/>
      </w:r>
    </w:p>
    <w:p w:rsidR="00FC3453" w:rsidRPr="00E27257" w:rsidRDefault="00FC3453" w:rsidP="00F8276E">
      <w:pPr>
        <w:autoSpaceDE w:val="0"/>
        <w:autoSpaceDN w:val="0"/>
        <w:adjustRightInd w:val="0"/>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lastRenderedPageBreak/>
        <w:t>//</w:t>
      </w:r>
      <w:r w:rsidR="00F8276E" w:rsidRPr="00E27257">
        <w:rPr>
          <w:rFonts w:eastAsia="Adobe Gothic Std B" w:cstheme="minorHAnsi"/>
          <w:b/>
          <w:color w:val="FF0000"/>
          <w:sz w:val="19"/>
          <w:szCs w:val="19"/>
          <w:u w:val="single"/>
        </w:rPr>
        <w:t xml:space="preserve"> </w:t>
      </w:r>
      <w:r w:rsidR="00C068A9" w:rsidRPr="00E27257">
        <w:rPr>
          <w:rFonts w:eastAsia="Adobe Gothic Std B" w:cstheme="minorHAnsi"/>
          <w:b/>
          <w:color w:val="FF0000"/>
          <w:sz w:val="19"/>
          <w:szCs w:val="19"/>
          <w:u w:val="single"/>
        </w:rPr>
        <w:t xml:space="preserve">2.1 </w:t>
      </w:r>
      <w:r w:rsidRPr="00E27257">
        <w:rPr>
          <w:rFonts w:eastAsia="Adobe Gothic Std B" w:cstheme="minorHAnsi"/>
          <w:b/>
          <w:color w:val="FF0000"/>
          <w:sz w:val="19"/>
          <w:szCs w:val="19"/>
          <w:u w:val="single"/>
        </w:rPr>
        <w:t>wp_nav_</w:t>
      </w:r>
      <w:r w:rsidRPr="00B76CB6">
        <w:rPr>
          <w:rFonts w:eastAsia="Adobe Gothic Std B" w:cstheme="minorHAnsi"/>
          <w:b/>
          <w:color w:val="FF0000"/>
          <w:sz w:val="19"/>
          <w:szCs w:val="19"/>
          <w:highlight w:val="yellow"/>
          <w:u w:val="single"/>
        </w:rPr>
        <w:t>menu</w:t>
      </w:r>
      <w:r w:rsidRPr="00E27257">
        <w:rPr>
          <w:rFonts w:eastAsia="Adobe Gothic Std B" w:cstheme="minorHAnsi"/>
          <w:b/>
          <w:color w:val="FF0000"/>
          <w:sz w:val="19"/>
          <w:szCs w:val="19"/>
          <w:u w:val="single"/>
        </w:rPr>
        <w:t xml:space="preserve"> </w:t>
      </w:r>
      <w:r w:rsidRPr="00ED107D">
        <w:rPr>
          <w:rFonts w:eastAsia="Adobe Gothic Std B" w:cstheme="minorHAnsi"/>
          <w:b/>
          <w:color w:val="FF0000"/>
          <w:szCs w:val="19"/>
          <w:highlight w:val="yellow"/>
          <w:u w:val="single"/>
        </w:rPr>
        <w:t>shortcode</w:t>
      </w:r>
      <w:r w:rsidRPr="002E5620">
        <w:rPr>
          <w:rFonts w:eastAsia="Adobe Gothic Std B" w:cstheme="minorHAnsi"/>
          <w:b/>
          <w:color w:val="FF0000"/>
          <w:szCs w:val="19"/>
          <w:u w:val="single"/>
        </w:rPr>
        <w:t xml:space="preserve"> </w:t>
      </w:r>
      <w:r w:rsidRPr="00E27257">
        <w:rPr>
          <w:rFonts w:eastAsia="Adobe Gothic Std B" w:cstheme="minorHAnsi"/>
          <w:b/>
          <w:color w:val="FF0000"/>
          <w:sz w:val="19"/>
          <w:szCs w:val="19"/>
          <w:u w:val="single"/>
        </w:rPr>
        <w:t>with attributes</w:t>
      </w:r>
    </w:p>
    <w:p w:rsidR="00F8276E" w:rsidRPr="00E27257" w:rsidRDefault="00F8276E" w:rsidP="00F8276E">
      <w:pPr>
        <w:autoSpaceDE w:val="0"/>
        <w:autoSpaceDN w:val="0"/>
        <w:adjustRightInd w:val="0"/>
        <w:spacing w:after="0"/>
        <w:rPr>
          <w:rFonts w:cstheme="minorHAnsi"/>
          <w:bCs/>
          <w:color w:val="008000"/>
          <w:sz w:val="19"/>
          <w:szCs w:val="19"/>
        </w:rPr>
      </w:pPr>
    </w:p>
    <w:p w:rsidR="00FC6C0A" w:rsidRDefault="00FC6C0A" w:rsidP="00775DC7">
      <w:pPr>
        <w:shd w:val="clear" w:color="auto" w:fill="F9F9F9"/>
        <w:spacing w:after="0"/>
        <w:rPr>
          <w:rFonts w:cstheme="minorHAnsi"/>
          <w:b/>
          <w:bCs/>
          <w:color w:val="000000"/>
          <w:sz w:val="19"/>
          <w:szCs w:val="19"/>
        </w:rPr>
      </w:pPr>
    </w:p>
    <w:p w:rsidR="00FC3453" w:rsidRPr="00E27257" w:rsidRDefault="00FC3453" w:rsidP="00775DC7">
      <w:pPr>
        <w:shd w:val="clear" w:color="auto" w:fill="F9F9F9"/>
        <w:spacing w:after="0"/>
        <w:rPr>
          <w:rFonts w:cstheme="minorHAnsi"/>
          <w:color w:val="110000"/>
          <w:sz w:val="19"/>
          <w:szCs w:val="19"/>
        </w:rPr>
      </w:pPr>
      <w:r w:rsidRPr="00E27257">
        <w:rPr>
          <w:rFonts w:cstheme="minorHAnsi"/>
          <w:b/>
          <w:bCs/>
          <w:color w:val="000000"/>
          <w:sz w:val="19"/>
          <w:szCs w:val="19"/>
        </w:rPr>
        <w:t>function</w:t>
      </w:r>
      <w:r w:rsidRPr="00E27257">
        <w:rPr>
          <w:rFonts w:cstheme="minorHAnsi"/>
          <w:color w:val="110000"/>
          <w:sz w:val="19"/>
          <w:szCs w:val="19"/>
        </w:rPr>
        <w:t xml:space="preserve"> list_menu</w:t>
      </w:r>
      <w:r w:rsidRPr="00E27257">
        <w:rPr>
          <w:rFonts w:cstheme="minorHAnsi"/>
          <w:color w:val="009900"/>
          <w:sz w:val="19"/>
          <w:szCs w:val="19"/>
        </w:rPr>
        <w:t>(</w:t>
      </w:r>
      <w:r w:rsidRPr="00E27257">
        <w:rPr>
          <w:rFonts w:cstheme="minorHAnsi"/>
          <w:color w:val="000088"/>
          <w:sz w:val="19"/>
          <w:szCs w:val="19"/>
        </w:rPr>
        <w:t>$atts</w:t>
      </w:r>
      <w:r w:rsidRPr="00E27257">
        <w:rPr>
          <w:rFonts w:cstheme="minorHAnsi"/>
          <w:color w:val="339933"/>
          <w:sz w:val="19"/>
          <w:szCs w:val="19"/>
        </w:rPr>
        <w:t>,</w:t>
      </w:r>
      <w:r w:rsidRPr="00E27257">
        <w:rPr>
          <w:rFonts w:cstheme="minorHAnsi"/>
          <w:color w:val="110000"/>
          <w:sz w:val="19"/>
          <w:szCs w:val="19"/>
        </w:rPr>
        <w:t xml:space="preserve"> </w:t>
      </w:r>
      <w:r w:rsidRPr="00E27257">
        <w:rPr>
          <w:rFonts w:cstheme="minorHAnsi"/>
          <w:color w:val="000088"/>
          <w:sz w:val="19"/>
          <w:szCs w:val="19"/>
        </w:rPr>
        <w:t>$content</w:t>
      </w:r>
      <w:r w:rsidRPr="00E27257">
        <w:rPr>
          <w:rFonts w:cstheme="minorHAnsi"/>
          <w:color w:val="110000"/>
          <w:sz w:val="19"/>
          <w:szCs w:val="19"/>
        </w:rPr>
        <w:t xml:space="preserve"> </w:t>
      </w:r>
      <w:r w:rsidRPr="00E27257">
        <w:rPr>
          <w:rFonts w:cstheme="minorHAnsi"/>
          <w:color w:val="339933"/>
          <w:sz w:val="19"/>
          <w:szCs w:val="19"/>
        </w:rPr>
        <w:t>=</w:t>
      </w:r>
      <w:r w:rsidRPr="00E27257">
        <w:rPr>
          <w:rFonts w:cstheme="minorHAnsi"/>
          <w:color w:val="110000"/>
          <w:sz w:val="19"/>
          <w:szCs w:val="19"/>
        </w:rPr>
        <w:t xml:space="preserve"> </w:t>
      </w:r>
      <w:r w:rsidRPr="00E27257">
        <w:rPr>
          <w:rFonts w:cstheme="minorHAnsi"/>
          <w:b/>
          <w:bCs/>
          <w:color w:val="009900"/>
          <w:sz w:val="19"/>
          <w:szCs w:val="19"/>
        </w:rPr>
        <w:t>null</w:t>
      </w:r>
      <w:r w:rsidRPr="00E27257">
        <w:rPr>
          <w:rFonts w:cstheme="minorHAnsi"/>
          <w:color w:val="009900"/>
          <w:sz w:val="19"/>
          <w:szCs w:val="19"/>
        </w:rPr>
        <w:t>)</w:t>
      </w:r>
      <w:r w:rsidRPr="00E27257">
        <w:rPr>
          <w:rFonts w:cstheme="minorHAnsi"/>
          <w:color w:val="110000"/>
          <w:sz w:val="19"/>
          <w:szCs w:val="19"/>
        </w:rPr>
        <w:t xml:space="preserve"> </w:t>
      </w:r>
      <w:r w:rsidRPr="00E27257">
        <w:rPr>
          <w:rFonts w:cstheme="minorHAnsi"/>
          <w:color w:val="009900"/>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hyperlink r:id="rId14" w:history="1">
        <w:r w:rsidRPr="00ED107D">
          <w:rPr>
            <w:rFonts w:cstheme="minorHAnsi"/>
            <w:b/>
            <w:color w:val="990000"/>
            <w:sz w:val="19"/>
            <w:szCs w:val="19"/>
          </w:rPr>
          <w:t>extract</w:t>
        </w:r>
      </w:hyperlink>
      <w:r w:rsidRPr="00E27257">
        <w:rPr>
          <w:rFonts w:cstheme="minorHAnsi"/>
          <w:color w:val="009900"/>
          <w:sz w:val="19"/>
          <w:szCs w:val="19"/>
        </w:rPr>
        <w:t>(</w:t>
      </w:r>
      <w:r w:rsidRPr="00E27257">
        <w:rPr>
          <w:rFonts w:cstheme="minorHAnsi"/>
          <w:color w:val="110000"/>
          <w:sz w:val="19"/>
          <w:szCs w:val="19"/>
        </w:rPr>
        <w:t>shortcode_atts</w:t>
      </w:r>
      <w:r w:rsidRPr="00E27257">
        <w:rPr>
          <w:rFonts w:cstheme="minorHAnsi"/>
          <w:color w:val="009900"/>
          <w:sz w:val="19"/>
          <w:szCs w:val="19"/>
        </w:rPr>
        <w:t>(</w:t>
      </w:r>
      <w:hyperlink r:id="rId15" w:history="1">
        <w:r w:rsidRPr="00E27257">
          <w:rPr>
            <w:rFonts w:cstheme="minorHAnsi"/>
            <w:color w:val="990000"/>
            <w:sz w:val="19"/>
            <w:szCs w:val="19"/>
          </w:rPr>
          <w:t>array</w:t>
        </w:r>
      </w:hyperlink>
      <w:r w:rsidRPr="00E27257">
        <w:rPr>
          <w:rFonts w:cstheme="minorHAnsi"/>
          <w:color w:val="009900"/>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'div'</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'container_class'</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'container_id'</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'menu_class'</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'menu'</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'menu_id'</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'echo'</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b/>
          <w:bCs/>
          <w:color w:val="009900"/>
          <w:sz w:val="19"/>
          <w:szCs w:val="19"/>
        </w:rPr>
        <w:t>true</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'fallback_cb'</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'wp_page_menu'</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'before'</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'after'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'link_before'</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'link_after'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'depth'</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CC66CC"/>
          <w:sz w:val="19"/>
          <w:szCs w:val="19"/>
        </w:rPr>
        <w:t>0</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'walker'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'theme_location'</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FF"/>
          <w:sz w:val="19"/>
          <w:szCs w:val="19"/>
        </w:rPr>
        <w:t>''</w:t>
      </w:r>
      <w:r w:rsidRPr="00E27257">
        <w:rPr>
          <w:rFonts w:cstheme="minorHAnsi"/>
          <w:color w:val="009900"/>
          <w:sz w:val="19"/>
          <w:szCs w:val="19"/>
        </w:rPr>
        <w:t>)</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88"/>
          <w:sz w:val="19"/>
          <w:szCs w:val="19"/>
        </w:rPr>
        <w:t>$atts</w:t>
      </w:r>
      <w:r w:rsidRPr="00E27257">
        <w:rPr>
          <w:rFonts w:cstheme="minorHAnsi"/>
          <w:color w:val="009900"/>
          <w:sz w:val="19"/>
          <w:szCs w:val="19"/>
        </w:rPr>
        <w:t>))</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B1B100"/>
          <w:sz w:val="19"/>
          <w:szCs w:val="19"/>
        </w:rPr>
        <w:t>return</w:t>
      </w:r>
      <w:r w:rsidRPr="00E27257">
        <w:rPr>
          <w:rFonts w:cstheme="minorHAnsi"/>
          <w:color w:val="110000"/>
          <w:sz w:val="19"/>
          <w:szCs w:val="19"/>
        </w:rPr>
        <w:t xml:space="preserve"> wp_nav_menu</w:t>
      </w:r>
      <w:r w:rsidRPr="00E27257">
        <w:rPr>
          <w:rFonts w:cstheme="minorHAnsi"/>
          <w:color w:val="009900"/>
          <w:sz w:val="19"/>
          <w:szCs w:val="19"/>
        </w:rPr>
        <w:t>(</w:t>
      </w:r>
      <w:r w:rsidRPr="00E27257">
        <w:rPr>
          <w:rFonts w:cstheme="minorHAnsi"/>
          <w:color w:val="110000"/>
          <w:sz w:val="19"/>
          <w:szCs w:val="19"/>
        </w:rPr>
        <w:t xml:space="preserve"> </w:t>
      </w:r>
      <w:hyperlink r:id="rId16" w:history="1">
        <w:r w:rsidRPr="00E27257">
          <w:rPr>
            <w:rFonts w:cstheme="minorHAnsi"/>
            <w:color w:val="990000"/>
            <w:sz w:val="19"/>
            <w:szCs w:val="19"/>
          </w:rPr>
          <w:t>array</w:t>
        </w:r>
      </w:hyperlink>
      <w:r w:rsidRPr="00E27257">
        <w:rPr>
          <w:rFonts w:cstheme="minorHAnsi"/>
          <w:color w:val="009900"/>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$menu</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$container</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'container_class'</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$container_class</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'container_id'</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$container_id</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'menu_class'</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$menu_class</w:t>
      </w:r>
      <w:r w:rsidRPr="00E27257">
        <w:rPr>
          <w:rFonts w:cstheme="minorHAnsi"/>
          <w:color w:val="339933"/>
          <w:sz w:val="19"/>
          <w:szCs w:val="19"/>
        </w:rPr>
        <w:t>,</w:t>
      </w:r>
      <w:r w:rsidRPr="00E27257">
        <w:rPr>
          <w:rFonts w:cstheme="minorHAnsi"/>
          <w:color w:val="110000"/>
          <w:sz w:val="19"/>
          <w:szCs w:val="19"/>
        </w:rPr>
        <w:t xml:space="preserve"> </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'menu_id'</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$menu_id</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'echo'</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b/>
          <w:bCs/>
          <w:color w:val="009900"/>
          <w:sz w:val="19"/>
          <w:szCs w:val="19"/>
        </w:rPr>
        <w:t>false</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'fallback_cb'</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$fallback_cb</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'before'</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$before</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'after'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$after</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'link_before'</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$link_before</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'link_after'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$link_after</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'depth'</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$depth</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'walker'</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$walker</w:t>
      </w:r>
      <w:r w:rsidRPr="00E27257">
        <w:rPr>
          <w:rFonts w:cstheme="minorHAnsi"/>
          <w:color w:val="339933"/>
          <w:sz w:val="19"/>
          <w:szCs w:val="19"/>
        </w:rPr>
        <w:t>,</w:t>
      </w:r>
    </w:p>
    <w:p w:rsidR="00FC3453" w:rsidRPr="00E27257" w:rsidRDefault="00FC3453" w:rsidP="00775DC7">
      <w:pPr>
        <w:shd w:val="clear" w:color="auto" w:fill="F9F9F9"/>
        <w:spacing w:after="0"/>
        <w:rPr>
          <w:rFonts w:cstheme="minorHAnsi"/>
          <w:color w:val="110000"/>
          <w:sz w:val="19"/>
          <w:szCs w:val="19"/>
        </w:rPr>
      </w:pPr>
      <w:r w:rsidRPr="00E27257">
        <w:rPr>
          <w:rFonts w:cstheme="minorHAnsi"/>
          <w:color w:val="110000"/>
          <w:sz w:val="19"/>
          <w:szCs w:val="19"/>
        </w:rPr>
        <w:tab/>
      </w:r>
      <w:r w:rsidRPr="00E27257">
        <w:rPr>
          <w:rFonts w:cstheme="minorHAnsi"/>
          <w:color w:val="110000"/>
          <w:sz w:val="19"/>
          <w:szCs w:val="19"/>
        </w:rPr>
        <w:tab/>
      </w:r>
      <w:r w:rsidRPr="00E27257">
        <w:rPr>
          <w:rFonts w:cstheme="minorHAnsi"/>
          <w:color w:val="0000FF"/>
          <w:sz w:val="19"/>
          <w:szCs w:val="19"/>
        </w:rPr>
        <w:t>'theme_location'</w:t>
      </w:r>
      <w:r w:rsidRPr="00E27257">
        <w:rPr>
          <w:rFonts w:cstheme="minorHAnsi"/>
          <w:color w:val="110000"/>
          <w:sz w:val="19"/>
          <w:szCs w:val="19"/>
        </w:rPr>
        <w:t xml:space="preserve">  </w:t>
      </w:r>
      <w:r w:rsidRPr="00E27257">
        <w:rPr>
          <w:rFonts w:cstheme="minorHAnsi"/>
          <w:color w:val="339933"/>
          <w:sz w:val="19"/>
          <w:szCs w:val="19"/>
        </w:rPr>
        <w:t>=&gt;</w:t>
      </w:r>
      <w:r w:rsidRPr="00E27257">
        <w:rPr>
          <w:rFonts w:cstheme="minorHAnsi"/>
          <w:color w:val="110000"/>
          <w:sz w:val="19"/>
          <w:szCs w:val="19"/>
        </w:rPr>
        <w:t xml:space="preserve"> </w:t>
      </w:r>
      <w:r w:rsidRPr="00E27257">
        <w:rPr>
          <w:rFonts w:cstheme="minorHAnsi"/>
          <w:color w:val="000088"/>
          <w:sz w:val="19"/>
          <w:szCs w:val="19"/>
        </w:rPr>
        <w:t>$theme_location</w:t>
      </w:r>
      <w:r w:rsidRPr="00E27257">
        <w:rPr>
          <w:rFonts w:cstheme="minorHAnsi"/>
          <w:color w:val="009900"/>
          <w:sz w:val="19"/>
          <w:szCs w:val="19"/>
        </w:rPr>
        <w:t>))</w:t>
      </w:r>
      <w:r w:rsidRPr="00E27257">
        <w:rPr>
          <w:rFonts w:cstheme="minorHAnsi"/>
          <w:color w:val="339933"/>
          <w:sz w:val="19"/>
          <w:szCs w:val="19"/>
        </w:rPr>
        <w:t>;</w:t>
      </w:r>
    </w:p>
    <w:p w:rsidR="00FC3453" w:rsidRDefault="00FC3453" w:rsidP="00775DC7">
      <w:pPr>
        <w:shd w:val="clear" w:color="auto" w:fill="F9F9F9"/>
        <w:spacing w:after="0"/>
        <w:rPr>
          <w:rFonts w:cstheme="minorHAnsi"/>
          <w:color w:val="009900"/>
          <w:sz w:val="19"/>
          <w:szCs w:val="19"/>
        </w:rPr>
      </w:pPr>
      <w:r w:rsidRPr="00E27257">
        <w:rPr>
          <w:rFonts w:cstheme="minorHAnsi"/>
          <w:color w:val="009900"/>
          <w:sz w:val="19"/>
          <w:szCs w:val="19"/>
        </w:rPr>
        <w:t>}</w:t>
      </w:r>
    </w:p>
    <w:p w:rsidR="00FC6C0A" w:rsidRPr="00E27257" w:rsidRDefault="00FC6C0A" w:rsidP="00775DC7">
      <w:pPr>
        <w:shd w:val="clear" w:color="auto" w:fill="F9F9F9"/>
        <w:spacing w:after="0"/>
        <w:rPr>
          <w:rFonts w:cstheme="minorHAnsi"/>
          <w:color w:val="110000"/>
          <w:sz w:val="19"/>
          <w:szCs w:val="19"/>
        </w:rPr>
      </w:pPr>
    </w:p>
    <w:p w:rsidR="00FC3453" w:rsidRPr="00E27257" w:rsidRDefault="00FC3453" w:rsidP="00775DC7">
      <w:pPr>
        <w:shd w:val="clear" w:color="auto" w:fill="F9F9F9"/>
        <w:spacing w:after="0"/>
        <w:rPr>
          <w:rFonts w:cstheme="minorHAnsi"/>
          <w:color w:val="110000"/>
          <w:sz w:val="19"/>
          <w:szCs w:val="19"/>
        </w:rPr>
      </w:pPr>
      <w:r w:rsidRPr="00E27257">
        <w:rPr>
          <w:rFonts w:cstheme="minorHAnsi"/>
          <w:i/>
          <w:iCs/>
          <w:color w:val="666666"/>
          <w:sz w:val="19"/>
          <w:szCs w:val="19"/>
        </w:rPr>
        <w:t>//Create the shortcode</w:t>
      </w:r>
    </w:p>
    <w:p w:rsidR="00FC3453" w:rsidRDefault="00FC3453" w:rsidP="00775DC7">
      <w:pPr>
        <w:shd w:val="clear" w:color="auto" w:fill="F9F9F9"/>
        <w:spacing w:after="0"/>
        <w:rPr>
          <w:rFonts w:cstheme="minorHAnsi"/>
          <w:color w:val="339933"/>
          <w:sz w:val="19"/>
          <w:szCs w:val="19"/>
        </w:rPr>
      </w:pPr>
      <w:r w:rsidRPr="00E27257">
        <w:rPr>
          <w:rFonts w:cstheme="minorHAnsi"/>
          <w:color w:val="110000"/>
          <w:sz w:val="19"/>
          <w:szCs w:val="19"/>
        </w:rPr>
        <w:t>add_shortcode</w:t>
      </w:r>
      <w:r w:rsidRPr="00E27257">
        <w:rPr>
          <w:rFonts w:cstheme="minorHAnsi"/>
          <w:color w:val="009900"/>
          <w:sz w:val="19"/>
          <w:szCs w:val="19"/>
        </w:rPr>
        <w:t>(</w:t>
      </w:r>
      <w:r w:rsidRPr="00E27257">
        <w:rPr>
          <w:rFonts w:cstheme="minorHAnsi"/>
          <w:color w:val="0000FF"/>
          <w:sz w:val="19"/>
          <w:szCs w:val="19"/>
        </w:rPr>
        <w:t>"listmenu"</w:t>
      </w:r>
      <w:r w:rsidRPr="00E27257">
        <w:rPr>
          <w:rFonts w:cstheme="minorHAnsi"/>
          <w:color w:val="339933"/>
          <w:sz w:val="19"/>
          <w:szCs w:val="19"/>
        </w:rPr>
        <w:t>,</w:t>
      </w:r>
      <w:r w:rsidRPr="00E27257">
        <w:rPr>
          <w:rFonts w:cstheme="minorHAnsi"/>
          <w:color w:val="110000"/>
          <w:sz w:val="19"/>
          <w:szCs w:val="19"/>
        </w:rPr>
        <w:t xml:space="preserve"> </w:t>
      </w:r>
      <w:r w:rsidRPr="00E27257">
        <w:rPr>
          <w:rFonts w:cstheme="minorHAnsi"/>
          <w:color w:val="0000FF"/>
          <w:sz w:val="19"/>
          <w:szCs w:val="19"/>
        </w:rPr>
        <w:t>"list_menu"</w:t>
      </w:r>
      <w:r w:rsidRPr="00E27257">
        <w:rPr>
          <w:rFonts w:cstheme="minorHAnsi"/>
          <w:color w:val="009900"/>
          <w:sz w:val="19"/>
          <w:szCs w:val="19"/>
        </w:rPr>
        <w:t>)</w:t>
      </w:r>
      <w:r w:rsidRPr="00E27257">
        <w:rPr>
          <w:rFonts w:cstheme="minorHAnsi"/>
          <w:color w:val="339933"/>
          <w:sz w:val="19"/>
          <w:szCs w:val="19"/>
        </w:rPr>
        <w:t>;</w:t>
      </w:r>
    </w:p>
    <w:p w:rsidR="00BE57AF" w:rsidRPr="00E27257" w:rsidRDefault="00BE57AF" w:rsidP="00775DC7">
      <w:pPr>
        <w:shd w:val="clear" w:color="auto" w:fill="F9F9F9"/>
        <w:spacing w:after="0"/>
        <w:rPr>
          <w:rFonts w:cstheme="minorHAnsi"/>
          <w:color w:val="110000"/>
          <w:sz w:val="19"/>
          <w:szCs w:val="19"/>
        </w:rPr>
      </w:pPr>
    </w:p>
    <w:p w:rsidR="00BE57AF" w:rsidRPr="00E27257" w:rsidRDefault="00BE57AF" w:rsidP="00B47F87">
      <w:pPr>
        <w:rPr>
          <w:rFonts w:cstheme="minorHAnsi"/>
          <w:color w:val="008000"/>
          <w:sz w:val="19"/>
          <w:szCs w:val="19"/>
        </w:rPr>
      </w:pPr>
      <w:r>
        <w:rPr>
          <w:rFonts w:cstheme="minorHAnsi"/>
          <w:color w:val="008000"/>
          <w:sz w:val="19"/>
          <w:szCs w:val="19"/>
        </w:rPr>
        <w:t>e.g:</w:t>
      </w:r>
    </w:p>
    <w:p w:rsidR="00FD3660" w:rsidRPr="00E27257" w:rsidRDefault="00953454" w:rsidP="00B47F87">
      <w:pPr>
        <w:rPr>
          <w:rFonts w:cstheme="minorHAnsi"/>
          <w:color w:val="0070C0"/>
          <w:sz w:val="19"/>
          <w:szCs w:val="19"/>
          <w:shd w:val="clear" w:color="auto" w:fill="FFFFFF"/>
        </w:rPr>
      </w:pPr>
      <w:r w:rsidRPr="00E27257">
        <w:rPr>
          <w:rFonts w:cstheme="minorHAnsi"/>
          <w:color w:val="0070C0"/>
          <w:sz w:val="19"/>
          <w:szCs w:val="19"/>
          <w:shd w:val="clear" w:color="auto" w:fill="FFFFFF"/>
        </w:rPr>
        <w:t>[listmenu menu=Sitemap menu_class=sitemap_menu]</w:t>
      </w:r>
    </w:p>
    <w:p w:rsidR="00D1173B" w:rsidRDefault="00D1173B" w:rsidP="00D1173B">
      <w:pPr>
        <w:shd w:val="clear" w:color="auto" w:fill="FFFFFF"/>
        <w:spacing w:after="0"/>
        <w:rPr>
          <w:rFonts w:cstheme="minorHAnsi"/>
          <w:color w:val="333333"/>
          <w:sz w:val="19"/>
          <w:szCs w:val="19"/>
        </w:rPr>
      </w:pPr>
    </w:p>
    <w:p w:rsidR="00D1173B" w:rsidRPr="00E27257" w:rsidRDefault="00D1173B" w:rsidP="00D1173B">
      <w:pPr>
        <w:shd w:val="clear" w:color="auto" w:fill="FFFFFF"/>
        <w:spacing w:after="0"/>
        <w:rPr>
          <w:rFonts w:cstheme="minorHAnsi"/>
          <w:color w:val="333333"/>
          <w:sz w:val="19"/>
          <w:szCs w:val="19"/>
        </w:rPr>
      </w:pPr>
    </w:p>
    <w:p w:rsidR="00D1173B" w:rsidRPr="00E27257" w:rsidRDefault="00D1173B" w:rsidP="00D1173B">
      <w:pPr>
        <w:autoSpaceDE w:val="0"/>
        <w:autoSpaceDN w:val="0"/>
        <w:adjustRightInd w:val="0"/>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t>//</w:t>
      </w:r>
      <w:r w:rsidR="00DA0452">
        <w:rPr>
          <w:rFonts w:eastAsia="Adobe Gothic Std B" w:cstheme="minorHAnsi"/>
          <w:b/>
          <w:color w:val="FF0000"/>
          <w:sz w:val="19"/>
          <w:szCs w:val="19"/>
          <w:u w:val="single"/>
        </w:rPr>
        <w:t>3</w:t>
      </w:r>
      <w:r w:rsidRPr="00E27257">
        <w:rPr>
          <w:rFonts w:eastAsia="Adobe Gothic Std B" w:cstheme="minorHAnsi"/>
          <w:b/>
          <w:color w:val="FF0000"/>
          <w:sz w:val="19"/>
          <w:szCs w:val="19"/>
          <w:u w:val="single"/>
        </w:rPr>
        <w:t>.Include necessary files</w:t>
      </w:r>
    </w:p>
    <w:p w:rsidR="00D1173B" w:rsidRPr="00E27257" w:rsidRDefault="00D1173B" w:rsidP="00D1173B">
      <w:pPr>
        <w:autoSpaceDE w:val="0"/>
        <w:autoSpaceDN w:val="0"/>
        <w:adjustRightInd w:val="0"/>
        <w:spacing w:after="0"/>
        <w:rPr>
          <w:rFonts w:cstheme="minorHAnsi"/>
          <w:b/>
          <w:color w:val="008000"/>
          <w:sz w:val="19"/>
          <w:szCs w:val="19"/>
          <w:u w:val="single"/>
        </w:rPr>
      </w:pPr>
    </w:p>
    <w:p w:rsidR="00D1173B" w:rsidRPr="00E27257" w:rsidRDefault="00D1173B" w:rsidP="00D1173B">
      <w:pPr>
        <w:rPr>
          <w:rFonts w:cstheme="minorHAnsi"/>
          <w:color w:val="008000"/>
          <w:sz w:val="19"/>
          <w:szCs w:val="19"/>
        </w:rPr>
      </w:pPr>
      <w:r w:rsidRPr="00E27257">
        <w:rPr>
          <w:rFonts w:cstheme="minorHAnsi"/>
          <w:color w:val="0000FF"/>
          <w:sz w:val="19"/>
          <w:szCs w:val="19"/>
        </w:rPr>
        <w:t>if</w:t>
      </w:r>
      <w:r w:rsidRPr="00E27257">
        <w:rPr>
          <w:rFonts w:cstheme="minorHAnsi"/>
          <w:color w:val="000000"/>
          <w:sz w:val="19"/>
          <w:szCs w:val="19"/>
        </w:rPr>
        <w:t xml:space="preserve"> ( is_admin() ) </w:t>
      </w:r>
      <w:r w:rsidRPr="00E27257">
        <w:rPr>
          <w:rFonts w:cstheme="minorHAnsi"/>
          <w:color w:val="0000FF"/>
          <w:sz w:val="19"/>
          <w:szCs w:val="19"/>
        </w:rPr>
        <w:t>require_once</w:t>
      </w:r>
      <w:r w:rsidRPr="00E27257">
        <w:rPr>
          <w:rFonts w:cstheme="minorHAnsi"/>
          <w:color w:val="000000"/>
          <w:sz w:val="19"/>
          <w:szCs w:val="19"/>
        </w:rPr>
        <w:t xml:space="preserve">( TEMPLATEPATH . </w:t>
      </w:r>
      <w:r w:rsidRPr="00E27257">
        <w:rPr>
          <w:rFonts w:cstheme="minorHAnsi"/>
          <w:color w:val="A31515"/>
          <w:sz w:val="19"/>
          <w:szCs w:val="19"/>
        </w:rPr>
        <w:t>'/inc/test.php'</w:t>
      </w:r>
      <w:r w:rsidRPr="00E27257">
        <w:rPr>
          <w:rFonts w:cstheme="minorHAnsi"/>
          <w:color w:val="000000"/>
          <w:sz w:val="19"/>
          <w:szCs w:val="19"/>
        </w:rPr>
        <w:t xml:space="preserve"> );</w:t>
      </w:r>
    </w:p>
    <w:p w:rsidR="00D1173B" w:rsidRPr="00E27257" w:rsidRDefault="00D1173B" w:rsidP="00D1173B">
      <w:pPr>
        <w:rPr>
          <w:rFonts w:cstheme="minorHAnsi"/>
          <w:color w:val="000000"/>
          <w:sz w:val="19"/>
          <w:szCs w:val="19"/>
        </w:rPr>
      </w:pPr>
      <w:r w:rsidRPr="00E27257">
        <w:rPr>
          <w:rFonts w:cstheme="minorHAnsi"/>
          <w:color w:val="0000FF"/>
          <w:sz w:val="19"/>
          <w:szCs w:val="19"/>
        </w:rPr>
        <w:t>require_once</w:t>
      </w:r>
      <w:r w:rsidRPr="00E27257">
        <w:rPr>
          <w:rFonts w:cstheme="minorHAnsi"/>
          <w:color w:val="000000"/>
          <w:sz w:val="19"/>
          <w:szCs w:val="19"/>
        </w:rPr>
        <w:t xml:space="preserve"> dirname( </w:t>
      </w:r>
      <w:r w:rsidRPr="00E27257">
        <w:rPr>
          <w:rFonts w:cstheme="minorHAnsi"/>
          <w:color w:val="0000FF"/>
          <w:sz w:val="19"/>
          <w:szCs w:val="19"/>
        </w:rPr>
        <w:t>__FILE__</w:t>
      </w:r>
      <w:r w:rsidRPr="00E27257">
        <w:rPr>
          <w:rFonts w:cstheme="minorHAnsi"/>
          <w:color w:val="000000"/>
          <w:sz w:val="19"/>
          <w:szCs w:val="19"/>
        </w:rPr>
        <w:t xml:space="preserve"> ) . </w:t>
      </w:r>
      <w:r w:rsidRPr="00E27257">
        <w:rPr>
          <w:rFonts w:cstheme="minorHAnsi"/>
          <w:color w:val="A31515"/>
          <w:sz w:val="19"/>
          <w:szCs w:val="19"/>
        </w:rPr>
        <w:t>'/inc/theme_testsettings.php'</w:t>
      </w:r>
      <w:r w:rsidRPr="00E27257">
        <w:rPr>
          <w:rFonts w:cstheme="minorHAnsi"/>
          <w:color w:val="000000"/>
          <w:sz w:val="19"/>
          <w:szCs w:val="19"/>
        </w:rPr>
        <w:t>;</w:t>
      </w:r>
    </w:p>
    <w:p w:rsidR="00A56608" w:rsidRPr="00E27257" w:rsidRDefault="00A56608" w:rsidP="00B47F87">
      <w:pPr>
        <w:rPr>
          <w:rFonts w:cstheme="minorHAnsi"/>
          <w:color w:val="0070C0"/>
          <w:sz w:val="19"/>
          <w:szCs w:val="19"/>
        </w:rPr>
      </w:pPr>
      <w:r w:rsidRPr="00E27257">
        <w:rPr>
          <w:rFonts w:cstheme="minorHAnsi"/>
          <w:color w:val="0070C0"/>
          <w:sz w:val="19"/>
          <w:szCs w:val="19"/>
        </w:rPr>
        <w:br w:type="page"/>
      </w:r>
    </w:p>
    <w:p w:rsidR="00E06065" w:rsidRPr="00324918" w:rsidRDefault="00E06065" w:rsidP="00324918">
      <w:pPr>
        <w:autoSpaceDE w:val="0"/>
        <w:autoSpaceDN w:val="0"/>
        <w:adjustRightInd w:val="0"/>
        <w:spacing w:after="0"/>
        <w:rPr>
          <w:rFonts w:cstheme="minorHAnsi"/>
          <w:b/>
          <w:color w:val="008000"/>
          <w:sz w:val="19"/>
          <w:szCs w:val="19"/>
          <w:u w:val="single"/>
        </w:rPr>
      </w:pPr>
      <w:r w:rsidRPr="00E27257">
        <w:rPr>
          <w:rFonts w:eastAsia="Adobe Gothic Std B" w:cstheme="minorHAnsi"/>
          <w:b/>
          <w:color w:val="FF0000"/>
          <w:sz w:val="19"/>
          <w:szCs w:val="19"/>
          <w:u w:val="single"/>
        </w:rPr>
        <w:lastRenderedPageBreak/>
        <w:t>//</w:t>
      </w:r>
      <w:r w:rsidR="00D1173B">
        <w:rPr>
          <w:rFonts w:eastAsia="Adobe Gothic Std B" w:cstheme="minorHAnsi"/>
          <w:b/>
          <w:color w:val="FF0000"/>
          <w:sz w:val="19"/>
          <w:szCs w:val="19"/>
          <w:u w:val="single"/>
        </w:rPr>
        <w:t>4</w:t>
      </w:r>
      <w:r w:rsidRPr="00E27257">
        <w:rPr>
          <w:rFonts w:eastAsia="Adobe Gothic Std B" w:cstheme="minorHAnsi"/>
          <w:b/>
          <w:color w:val="FF0000"/>
          <w:sz w:val="19"/>
          <w:szCs w:val="19"/>
          <w:u w:val="single"/>
        </w:rPr>
        <w:t>.Enqueue necessary files</w:t>
      </w:r>
      <w:r w:rsidR="00196EEA" w:rsidRPr="00E27257">
        <w:rPr>
          <w:rFonts w:cstheme="minorHAnsi"/>
          <w:color w:val="000000"/>
          <w:sz w:val="19"/>
          <w:szCs w:val="19"/>
        </w:rPr>
        <w:tab/>
      </w:r>
    </w:p>
    <w:p w:rsidR="00775DC7" w:rsidRDefault="00196EEA" w:rsidP="00324918">
      <w:pPr>
        <w:shd w:val="clear" w:color="auto" w:fill="EFF0F1"/>
        <w:tabs>
          <w:tab w:val="left" w:pos="450"/>
        </w:tabs>
        <w:spacing w:after="0"/>
        <w:textAlignment w:val="baseline"/>
        <w:rPr>
          <w:rFonts w:cstheme="minorHAnsi"/>
          <w:color w:val="000000"/>
          <w:sz w:val="19"/>
          <w:szCs w:val="19"/>
        </w:rPr>
      </w:pPr>
      <w:r w:rsidRPr="00E27257">
        <w:rPr>
          <w:rStyle w:val="pun"/>
          <w:rFonts w:cstheme="minorHAnsi"/>
          <w:color w:val="303336"/>
          <w:sz w:val="19"/>
          <w:szCs w:val="19"/>
          <w:bdr w:val="none" w:sz="0" w:space="0" w:color="auto" w:frame="1"/>
          <w:shd w:val="clear" w:color="auto" w:fill="EFF0F1"/>
        </w:rPr>
        <w:tab/>
      </w:r>
      <w:r w:rsidR="00775DC7" w:rsidRPr="00E27257">
        <w:rPr>
          <w:rFonts w:cstheme="minorHAnsi"/>
          <w:color w:val="0000FF"/>
          <w:sz w:val="19"/>
          <w:szCs w:val="19"/>
        </w:rPr>
        <w:t>function</w:t>
      </w:r>
      <w:r w:rsidR="00775DC7" w:rsidRPr="00E27257">
        <w:rPr>
          <w:rFonts w:cstheme="minorHAnsi"/>
          <w:color w:val="000000"/>
          <w:sz w:val="19"/>
          <w:szCs w:val="19"/>
        </w:rPr>
        <w:t xml:space="preserve"> x_scripts() {</w:t>
      </w:r>
    </w:p>
    <w:p w:rsidR="00196EEA" w:rsidRPr="00E27257" w:rsidRDefault="00775DC7" w:rsidP="00324918">
      <w:pPr>
        <w:shd w:val="clear" w:color="auto" w:fill="EFF0F1"/>
        <w:tabs>
          <w:tab w:val="left" w:pos="450"/>
        </w:tabs>
        <w:spacing w:after="0"/>
        <w:textAlignment w:val="baseline"/>
        <w:rPr>
          <w:rStyle w:val="str"/>
          <w:rFonts w:cstheme="minorHAnsi"/>
          <w:color w:val="303336"/>
          <w:sz w:val="19"/>
          <w:szCs w:val="19"/>
          <w:bdr w:val="none" w:sz="0" w:space="0" w:color="auto" w:frame="1"/>
          <w:shd w:val="clear" w:color="auto" w:fill="EFF0F1"/>
        </w:rPr>
      </w:pPr>
      <w:r>
        <w:rPr>
          <w:rFonts w:cstheme="minorHAnsi"/>
          <w:color w:val="000000"/>
          <w:sz w:val="19"/>
          <w:szCs w:val="19"/>
        </w:rPr>
        <w:tab/>
      </w:r>
      <w:r w:rsidR="00196EEA" w:rsidRPr="00E27257">
        <w:rPr>
          <w:rStyle w:val="pun"/>
          <w:rFonts w:cstheme="minorHAnsi"/>
          <w:color w:val="303336"/>
          <w:sz w:val="19"/>
          <w:szCs w:val="19"/>
          <w:bdr w:val="none" w:sz="0" w:space="0" w:color="auto" w:frame="1"/>
          <w:shd w:val="clear" w:color="auto" w:fill="EFF0F1"/>
        </w:rPr>
        <w:t xml:space="preserve">if </w:t>
      </w:r>
      <w:r w:rsidR="00196EEA" w:rsidRPr="00E27257">
        <w:rPr>
          <w:rStyle w:val="str"/>
          <w:rFonts w:cstheme="minorHAnsi"/>
          <w:color w:val="303336"/>
          <w:sz w:val="19"/>
          <w:szCs w:val="19"/>
          <w:bdr w:val="none" w:sz="0" w:space="0" w:color="auto" w:frame="1"/>
          <w:shd w:val="clear" w:color="auto" w:fill="EFF0F1"/>
        </w:rPr>
        <w:t>(</w:t>
      </w:r>
      <w:r w:rsidR="00196EEA" w:rsidRPr="00E27257">
        <w:rPr>
          <w:rStyle w:val="pun"/>
          <w:rFonts w:cstheme="minorHAnsi"/>
          <w:color w:val="303336"/>
          <w:sz w:val="19"/>
          <w:szCs w:val="19"/>
          <w:bdr w:val="none" w:sz="0" w:space="0" w:color="auto" w:frame="1"/>
          <w:shd w:val="clear" w:color="auto" w:fill="EFF0F1"/>
        </w:rPr>
        <w:t xml:space="preserve"> is_admin</w:t>
      </w:r>
      <w:r w:rsidR="00196EEA" w:rsidRPr="00E27257">
        <w:rPr>
          <w:rStyle w:val="str"/>
          <w:rFonts w:cstheme="minorHAnsi"/>
          <w:color w:val="303336"/>
          <w:sz w:val="19"/>
          <w:szCs w:val="19"/>
          <w:bdr w:val="none" w:sz="0" w:space="0" w:color="auto" w:frame="1"/>
          <w:shd w:val="clear" w:color="auto" w:fill="EFF0F1"/>
        </w:rPr>
        <w:t>()</w:t>
      </w:r>
      <w:r w:rsidR="00196EEA" w:rsidRPr="00E27257">
        <w:rPr>
          <w:rStyle w:val="pun"/>
          <w:rFonts w:cstheme="minorHAnsi"/>
          <w:color w:val="303336"/>
          <w:sz w:val="19"/>
          <w:szCs w:val="19"/>
          <w:bdr w:val="none" w:sz="0" w:space="0" w:color="auto" w:frame="1"/>
          <w:shd w:val="clear" w:color="auto" w:fill="EFF0F1"/>
        </w:rPr>
        <w:t xml:space="preserve"> </w:t>
      </w:r>
      <w:r w:rsidR="00196EEA" w:rsidRPr="00E27257">
        <w:rPr>
          <w:rStyle w:val="str"/>
          <w:rFonts w:cstheme="minorHAnsi"/>
          <w:color w:val="303336"/>
          <w:sz w:val="19"/>
          <w:szCs w:val="19"/>
          <w:bdr w:val="none" w:sz="0" w:space="0" w:color="auto" w:frame="1"/>
          <w:shd w:val="clear" w:color="auto" w:fill="EFF0F1"/>
        </w:rPr>
        <w:t>)</w:t>
      </w:r>
      <w:r w:rsidR="00196EEA" w:rsidRPr="00E27257">
        <w:rPr>
          <w:rStyle w:val="pun"/>
          <w:rFonts w:cstheme="minorHAnsi"/>
          <w:color w:val="303336"/>
          <w:sz w:val="19"/>
          <w:szCs w:val="19"/>
          <w:bdr w:val="none" w:sz="0" w:space="0" w:color="auto" w:frame="1"/>
          <w:shd w:val="clear" w:color="auto" w:fill="EFF0F1"/>
        </w:rPr>
        <w:t xml:space="preserve"> </w:t>
      </w:r>
      <w:r w:rsidR="00196EEA" w:rsidRPr="00E27257">
        <w:rPr>
          <w:rStyle w:val="str"/>
          <w:rFonts w:cstheme="minorHAnsi"/>
          <w:color w:val="303336"/>
          <w:sz w:val="19"/>
          <w:szCs w:val="19"/>
          <w:bdr w:val="none" w:sz="0" w:space="0" w:color="auto" w:frame="1"/>
          <w:shd w:val="clear" w:color="auto" w:fill="EFF0F1"/>
        </w:rPr>
        <w:t>{</w:t>
      </w:r>
    </w:p>
    <w:p w:rsidR="00196EEA" w:rsidRPr="00E27257" w:rsidRDefault="00196EEA" w:rsidP="00324918">
      <w:pPr>
        <w:shd w:val="clear" w:color="auto" w:fill="EFF0F1"/>
        <w:tabs>
          <w:tab w:val="left" w:pos="450"/>
        </w:tabs>
        <w:spacing w:after="0"/>
        <w:textAlignment w:val="baseline"/>
        <w:rPr>
          <w:rFonts w:cstheme="minorHAnsi"/>
          <w:color w:val="000000"/>
          <w:sz w:val="19"/>
          <w:szCs w:val="19"/>
        </w:rPr>
      </w:pPr>
      <w:r w:rsidRPr="00E27257">
        <w:rPr>
          <w:rStyle w:val="str"/>
          <w:rFonts w:cstheme="minorHAnsi"/>
          <w:color w:val="303336"/>
          <w:sz w:val="19"/>
          <w:szCs w:val="19"/>
          <w:bdr w:val="none" w:sz="0" w:space="0" w:color="auto" w:frame="1"/>
          <w:shd w:val="clear" w:color="auto" w:fill="EFF0F1"/>
        </w:rPr>
        <w:tab/>
      </w:r>
      <w:r w:rsidRPr="00E27257">
        <w:rPr>
          <w:rStyle w:val="str"/>
          <w:rFonts w:cstheme="minorHAnsi"/>
          <w:color w:val="303336"/>
          <w:sz w:val="19"/>
          <w:szCs w:val="19"/>
          <w:bdr w:val="none" w:sz="0" w:space="0" w:color="auto" w:frame="1"/>
          <w:shd w:val="clear" w:color="auto" w:fill="EFF0F1"/>
        </w:rPr>
        <w:tab/>
      </w:r>
      <w:r w:rsidR="00E06065" w:rsidRPr="00E27257">
        <w:rPr>
          <w:rFonts w:cstheme="minorHAnsi"/>
          <w:color w:val="000000"/>
          <w:sz w:val="19"/>
          <w:szCs w:val="19"/>
        </w:rPr>
        <w:t>wp_enqueue_style(</w:t>
      </w:r>
      <w:r w:rsidR="00E06065" w:rsidRPr="00E27257">
        <w:rPr>
          <w:rFonts w:cstheme="minorHAnsi"/>
          <w:color w:val="A31515"/>
          <w:sz w:val="19"/>
          <w:szCs w:val="19"/>
        </w:rPr>
        <w:t>'theme_default'</w:t>
      </w:r>
      <w:r w:rsidR="00E06065" w:rsidRPr="00E27257">
        <w:rPr>
          <w:rFonts w:cstheme="minorHAnsi"/>
          <w:color w:val="000000"/>
          <w:sz w:val="19"/>
          <w:szCs w:val="19"/>
        </w:rPr>
        <w:t>, get_template_directory_uri().</w:t>
      </w:r>
      <w:r w:rsidR="00E06065" w:rsidRPr="00E27257">
        <w:rPr>
          <w:rFonts w:cstheme="minorHAnsi"/>
          <w:color w:val="A31515"/>
          <w:sz w:val="19"/>
          <w:szCs w:val="19"/>
        </w:rPr>
        <w:t>'/css/default.css'</w:t>
      </w:r>
      <w:r w:rsidR="00E06065" w:rsidRPr="00E27257">
        <w:rPr>
          <w:rFonts w:cstheme="minorHAnsi"/>
          <w:color w:val="000000"/>
          <w:sz w:val="19"/>
          <w:szCs w:val="19"/>
        </w:rPr>
        <w:t xml:space="preserve"> );</w:t>
      </w:r>
    </w:p>
    <w:p w:rsidR="00196EEA" w:rsidRPr="00E27257" w:rsidRDefault="00196EEA" w:rsidP="00324918">
      <w:pPr>
        <w:shd w:val="clear" w:color="auto" w:fill="EFF0F1"/>
        <w:tabs>
          <w:tab w:val="left" w:pos="450"/>
        </w:tabs>
        <w:spacing w:after="0"/>
        <w:textAlignment w:val="baseline"/>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00E06065" w:rsidRPr="00E27257">
        <w:rPr>
          <w:rFonts w:cstheme="minorHAnsi"/>
          <w:color w:val="000000"/>
          <w:sz w:val="19"/>
          <w:szCs w:val="19"/>
        </w:rPr>
        <w:t>wp_enqueue_script(</w:t>
      </w:r>
      <w:r w:rsidR="00E06065" w:rsidRPr="00E27257">
        <w:rPr>
          <w:rFonts w:cstheme="minorHAnsi"/>
          <w:color w:val="A31515"/>
          <w:sz w:val="19"/>
          <w:szCs w:val="19"/>
        </w:rPr>
        <w:t>'theme_footer'</w:t>
      </w:r>
      <w:r w:rsidR="00E06065" w:rsidRPr="00E27257">
        <w:rPr>
          <w:rFonts w:cstheme="minorHAnsi"/>
          <w:color w:val="000000"/>
          <w:sz w:val="19"/>
          <w:szCs w:val="19"/>
        </w:rPr>
        <w:t>, get_template_directory_uri().</w:t>
      </w:r>
      <w:r w:rsidR="00E06065" w:rsidRPr="00E27257">
        <w:rPr>
          <w:rFonts w:cstheme="minorHAnsi"/>
          <w:color w:val="A31515"/>
          <w:sz w:val="19"/>
          <w:szCs w:val="19"/>
        </w:rPr>
        <w:t>'/jss/script.js</w:t>
      </w:r>
      <w:r w:rsidRPr="00E27257">
        <w:rPr>
          <w:rFonts w:cstheme="minorHAnsi"/>
          <w:color w:val="A31515"/>
          <w:sz w:val="19"/>
          <w:szCs w:val="19"/>
        </w:rPr>
        <w:t>'</w:t>
      </w:r>
      <w:r w:rsidR="00E06065" w:rsidRPr="00E27257">
        <w:rPr>
          <w:rFonts w:cstheme="minorHAnsi"/>
          <w:color w:val="000000"/>
          <w:sz w:val="19"/>
          <w:szCs w:val="19"/>
        </w:rPr>
        <w:t xml:space="preserve"> );</w:t>
      </w:r>
    </w:p>
    <w:p w:rsidR="00E06065" w:rsidRPr="00E27257" w:rsidRDefault="00196EEA" w:rsidP="00324918">
      <w:pPr>
        <w:shd w:val="clear" w:color="auto" w:fill="EFF0F1"/>
        <w:tabs>
          <w:tab w:val="left" w:pos="450"/>
        </w:tabs>
        <w:spacing w:after="0"/>
        <w:textAlignment w:val="baseline"/>
        <w:rPr>
          <w:rFonts w:cstheme="minorHAnsi"/>
          <w:color w:val="000000"/>
          <w:sz w:val="19"/>
          <w:szCs w:val="19"/>
        </w:rPr>
      </w:pPr>
      <w:r w:rsidRPr="00E27257">
        <w:rPr>
          <w:rFonts w:cstheme="minorHAnsi"/>
          <w:color w:val="000000"/>
          <w:sz w:val="19"/>
          <w:szCs w:val="19"/>
        </w:rPr>
        <w:tab/>
        <w:t>}</w:t>
      </w:r>
      <w:r w:rsidR="00E06065" w:rsidRPr="00E27257">
        <w:rPr>
          <w:rFonts w:cstheme="minorHAnsi"/>
          <w:color w:val="000000"/>
          <w:sz w:val="19"/>
          <w:szCs w:val="19"/>
        </w:rPr>
        <w:t>}</w:t>
      </w:r>
    </w:p>
    <w:p w:rsidR="00316392" w:rsidRPr="00E27257" w:rsidRDefault="00E06065" w:rsidP="00324918">
      <w:pPr>
        <w:spacing w:after="0"/>
        <w:rPr>
          <w:rFonts w:eastAsia="Adobe Gothic Std B" w:cstheme="minorHAnsi"/>
          <w:b/>
          <w:color w:val="FF0000"/>
          <w:sz w:val="19"/>
          <w:szCs w:val="19"/>
          <w:u w:val="single"/>
        </w:rPr>
      </w:pPr>
      <w:r w:rsidRPr="00E27257">
        <w:rPr>
          <w:rFonts w:cstheme="minorHAnsi"/>
          <w:color w:val="000000"/>
          <w:sz w:val="19"/>
          <w:szCs w:val="19"/>
        </w:rPr>
        <w:t xml:space="preserve">add_action( </w:t>
      </w:r>
      <w:r w:rsidRPr="00E27257">
        <w:rPr>
          <w:rFonts w:cstheme="minorHAnsi"/>
          <w:color w:val="A31515"/>
          <w:sz w:val="19"/>
          <w:szCs w:val="19"/>
        </w:rPr>
        <w:t>'wp_enqueue_scripts'</w:t>
      </w:r>
      <w:r w:rsidRPr="00E27257">
        <w:rPr>
          <w:rFonts w:cstheme="minorHAnsi"/>
          <w:color w:val="000000"/>
          <w:sz w:val="19"/>
          <w:szCs w:val="19"/>
        </w:rPr>
        <w:t xml:space="preserve">, </w:t>
      </w:r>
      <w:r w:rsidRPr="00E27257">
        <w:rPr>
          <w:rFonts w:cstheme="minorHAnsi"/>
          <w:color w:val="A31515"/>
          <w:sz w:val="19"/>
          <w:szCs w:val="19"/>
        </w:rPr>
        <w:t>'x_scripts'</w:t>
      </w:r>
      <w:r w:rsidRPr="00E27257">
        <w:rPr>
          <w:rFonts w:cstheme="minorHAnsi"/>
          <w:color w:val="000000"/>
          <w:sz w:val="19"/>
          <w:szCs w:val="19"/>
        </w:rPr>
        <w:t xml:space="preserve"> );</w:t>
      </w:r>
      <w:r w:rsidR="003610F0" w:rsidRPr="00E27257">
        <w:rPr>
          <w:rFonts w:cstheme="minorHAnsi"/>
          <w:color w:val="000000"/>
          <w:sz w:val="19"/>
          <w:szCs w:val="19"/>
        </w:rPr>
        <w:t xml:space="preserve">  </w:t>
      </w:r>
      <w:r w:rsidR="003610F0" w:rsidRPr="00E27257">
        <w:rPr>
          <w:rFonts w:eastAsia="Adobe Gothic Std B" w:cstheme="minorHAnsi"/>
          <w:b/>
          <w:color w:val="FF0000"/>
          <w:sz w:val="19"/>
          <w:szCs w:val="19"/>
          <w:u w:val="single"/>
        </w:rPr>
        <w:t>or</w:t>
      </w:r>
    </w:p>
    <w:p w:rsidR="003610F0" w:rsidRPr="00E27257" w:rsidRDefault="003610F0" w:rsidP="003610F0">
      <w:pPr>
        <w:shd w:val="clear" w:color="auto" w:fill="EFF0F1"/>
        <w:textAlignment w:val="baseline"/>
        <w:rPr>
          <w:rFonts w:cstheme="minorHAnsi"/>
          <w:color w:val="393318"/>
          <w:sz w:val="19"/>
          <w:szCs w:val="19"/>
        </w:rPr>
      </w:pPr>
      <w:r w:rsidRPr="00E27257">
        <w:rPr>
          <w:rStyle w:val="pun"/>
          <w:rFonts w:cstheme="minorHAnsi"/>
          <w:color w:val="303336"/>
          <w:sz w:val="19"/>
          <w:szCs w:val="19"/>
          <w:bdr w:val="none" w:sz="0" w:space="0" w:color="auto" w:frame="1"/>
          <w:shd w:val="clear" w:color="auto" w:fill="EFF0F1"/>
        </w:rPr>
        <w:t>add_action</w:t>
      </w:r>
      <w:r w:rsidRPr="00E27257">
        <w:rPr>
          <w:rStyle w:val="str"/>
          <w:rFonts w:cstheme="minorHAnsi"/>
          <w:color w:val="303336"/>
          <w:sz w:val="19"/>
          <w:szCs w:val="19"/>
          <w:bdr w:val="none" w:sz="0" w:space="0" w:color="auto" w:frame="1"/>
          <w:shd w:val="clear" w:color="auto" w:fill="EFF0F1"/>
        </w:rPr>
        <w:t>(</w:t>
      </w:r>
      <w:r w:rsidRPr="00E27257">
        <w:rPr>
          <w:rStyle w:val="pun"/>
          <w:rFonts w:cstheme="minorHAnsi"/>
          <w:color w:val="303336"/>
          <w:sz w:val="19"/>
          <w:szCs w:val="19"/>
          <w:bdr w:val="none" w:sz="0" w:space="0" w:color="auto" w:frame="1"/>
          <w:shd w:val="clear" w:color="auto" w:fill="EFF0F1"/>
        </w:rPr>
        <w:t xml:space="preserve"> </w:t>
      </w:r>
      <w:r w:rsidRPr="00E27257">
        <w:rPr>
          <w:rStyle w:val="lit"/>
          <w:rFonts w:cstheme="minorHAnsi"/>
          <w:color w:val="7D2727"/>
          <w:sz w:val="19"/>
          <w:szCs w:val="19"/>
          <w:bdr w:val="none" w:sz="0" w:space="0" w:color="auto" w:frame="1"/>
          <w:shd w:val="clear" w:color="auto" w:fill="EFF0F1"/>
        </w:rPr>
        <w:t>'admin_print_styles-appearance_page_{pagename}'</w:t>
      </w:r>
      <w:r w:rsidRPr="00E27257">
        <w:rPr>
          <w:rStyle w:val="str"/>
          <w:rFonts w:cstheme="minorHAnsi"/>
          <w:color w:val="303336"/>
          <w:sz w:val="19"/>
          <w:szCs w:val="19"/>
          <w:bdr w:val="none" w:sz="0" w:space="0" w:color="auto" w:frame="1"/>
          <w:shd w:val="clear" w:color="auto" w:fill="EFF0F1"/>
        </w:rPr>
        <w:t>,</w:t>
      </w:r>
      <w:r w:rsidRPr="00E27257">
        <w:rPr>
          <w:rStyle w:val="pun"/>
          <w:rFonts w:cstheme="minorHAnsi"/>
          <w:color w:val="303336"/>
          <w:sz w:val="19"/>
          <w:szCs w:val="19"/>
          <w:bdr w:val="none" w:sz="0" w:space="0" w:color="auto" w:frame="1"/>
          <w:shd w:val="clear" w:color="auto" w:fill="EFF0F1"/>
        </w:rPr>
        <w:t xml:space="preserve"> </w:t>
      </w:r>
      <w:r w:rsidRPr="00E27257">
        <w:rPr>
          <w:rStyle w:val="lit"/>
          <w:rFonts w:cstheme="minorHAnsi"/>
          <w:color w:val="7D2727"/>
          <w:sz w:val="19"/>
          <w:szCs w:val="19"/>
          <w:bdr w:val="none" w:sz="0" w:space="0" w:color="auto" w:frame="1"/>
          <w:shd w:val="clear" w:color="auto" w:fill="EFF0F1"/>
        </w:rPr>
        <w:t>'x_scripts'</w:t>
      </w:r>
      <w:r w:rsidRPr="00E27257">
        <w:rPr>
          <w:rStyle w:val="str"/>
          <w:rFonts w:cstheme="minorHAnsi"/>
          <w:color w:val="303336"/>
          <w:sz w:val="19"/>
          <w:szCs w:val="19"/>
          <w:bdr w:val="none" w:sz="0" w:space="0" w:color="auto" w:frame="1"/>
          <w:shd w:val="clear" w:color="auto" w:fill="EFF0F1"/>
        </w:rPr>
        <w:t>,</w:t>
      </w:r>
      <w:r w:rsidRPr="00E27257">
        <w:rPr>
          <w:rStyle w:val="pun"/>
          <w:rFonts w:cstheme="minorHAnsi"/>
          <w:color w:val="303336"/>
          <w:sz w:val="19"/>
          <w:szCs w:val="19"/>
          <w:bdr w:val="none" w:sz="0" w:space="0" w:color="auto" w:frame="1"/>
          <w:shd w:val="clear" w:color="auto" w:fill="EFF0F1"/>
        </w:rPr>
        <w:t xml:space="preserve"> </w:t>
      </w:r>
      <w:r w:rsidRPr="00E27257">
        <w:rPr>
          <w:rStyle w:val="HTMLTypewriter"/>
          <w:rFonts w:asciiTheme="minorHAnsi" w:eastAsiaTheme="minorEastAsia" w:hAnsiTheme="minorHAnsi" w:cstheme="minorHAnsi"/>
          <w:color w:val="7D2727"/>
          <w:sz w:val="19"/>
          <w:szCs w:val="19"/>
          <w:bdr w:val="none" w:sz="0" w:space="0" w:color="auto" w:frame="1"/>
          <w:shd w:val="clear" w:color="auto" w:fill="EFF0F1"/>
        </w:rPr>
        <w:t>11</w:t>
      </w:r>
      <w:r w:rsidRPr="00E27257">
        <w:rPr>
          <w:rStyle w:val="pun"/>
          <w:rFonts w:cstheme="minorHAnsi"/>
          <w:color w:val="303336"/>
          <w:sz w:val="19"/>
          <w:szCs w:val="19"/>
          <w:bdr w:val="none" w:sz="0" w:space="0" w:color="auto" w:frame="1"/>
          <w:shd w:val="clear" w:color="auto" w:fill="EFF0F1"/>
        </w:rPr>
        <w:t xml:space="preserve"> </w:t>
      </w:r>
      <w:r w:rsidRPr="00E27257">
        <w:rPr>
          <w:rStyle w:val="str"/>
          <w:rFonts w:cstheme="minorHAnsi"/>
          <w:color w:val="303336"/>
          <w:sz w:val="19"/>
          <w:szCs w:val="19"/>
          <w:bdr w:val="none" w:sz="0" w:space="0" w:color="auto" w:frame="1"/>
          <w:shd w:val="clear" w:color="auto" w:fill="EFF0F1"/>
        </w:rPr>
        <w:t>);</w:t>
      </w:r>
    </w:p>
    <w:p w:rsidR="003610F0" w:rsidRPr="00E27257" w:rsidRDefault="003610F0" w:rsidP="00324918">
      <w:pPr>
        <w:spacing w:after="0"/>
        <w:rPr>
          <w:rFonts w:cstheme="minorHAnsi"/>
          <w:color w:val="000000"/>
          <w:sz w:val="19"/>
          <w:szCs w:val="19"/>
        </w:rPr>
      </w:pPr>
    </w:p>
    <w:p w:rsidR="001E15FD" w:rsidRPr="00E27257" w:rsidRDefault="001E15FD" w:rsidP="00B47F87">
      <w:pPr>
        <w:spacing w:after="0"/>
        <w:jc w:val="center"/>
        <w:rPr>
          <w:rFonts w:cstheme="minorHAnsi"/>
          <w:b/>
          <w:sz w:val="19"/>
          <w:szCs w:val="19"/>
          <w:u w:val="single"/>
        </w:rPr>
      </w:pPr>
      <w:r w:rsidRPr="00E27257">
        <w:rPr>
          <w:rFonts w:cstheme="minorHAnsi"/>
          <w:b/>
          <w:sz w:val="19"/>
          <w:szCs w:val="19"/>
          <w:u w:val="single"/>
        </w:rPr>
        <w:t>Loading scripts on WordPress</w:t>
      </w:r>
    </w:p>
    <w:p w:rsidR="00316392" w:rsidRPr="00E27257" w:rsidRDefault="00316392" w:rsidP="00B47F87">
      <w:pPr>
        <w:spacing w:after="0"/>
        <w:jc w:val="center"/>
        <w:rPr>
          <w:rFonts w:cstheme="minorHAnsi"/>
          <w:b/>
          <w:sz w:val="19"/>
          <w:szCs w:val="19"/>
          <w:u w:val="single"/>
        </w:rPr>
      </w:pPr>
    </w:p>
    <w:p w:rsidR="001E15FD" w:rsidRPr="005F0EBC" w:rsidRDefault="00012147" w:rsidP="00B47F87">
      <w:pPr>
        <w:spacing w:after="0"/>
        <w:rPr>
          <w:rFonts w:cstheme="minorHAnsi"/>
          <w:sz w:val="18"/>
          <w:szCs w:val="18"/>
        </w:rPr>
      </w:pPr>
      <w:hyperlink r:id="rId17" w:history="1">
        <w:r w:rsidR="001E15FD" w:rsidRPr="005F0EBC">
          <w:rPr>
            <w:rFonts w:cstheme="minorHAnsi"/>
            <w:sz w:val="18"/>
            <w:szCs w:val="18"/>
          </w:rPr>
          <w:t>https://mycyberuniverse.com/loading-scripts-on-wordpress-admin-pages.html</w:t>
        </w:r>
      </w:hyperlink>
    </w:p>
    <w:p w:rsidR="001E15FD" w:rsidRPr="005F0EBC" w:rsidRDefault="001E15FD" w:rsidP="00B47F87">
      <w:pPr>
        <w:spacing w:after="0"/>
        <w:rPr>
          <w:rFonts w:cstheme="minorHAnsi"/>
          <w:sz w:val="18"/>
          <w:szCs w:val="18"/>
        </w:rPr>
      </w:pPr>
    </w:p>
    <w:p w:rsidR="001E15FD" w:rsidRPr="005F0EBC" w:rsidRDefault="001E15FD" w:rsidP="00B47F87">
      <w:pPr>
        <w:shd w:val="clear" w:color="auto" w:fill="FFFFFF"/>
        <w:spacing w:after="0"/>
        <w:rPr>
          <w:rFonts w:eastAsia="Times New Roman" w:cstheme="minorHAnsi"/>
          <w:color w:val="333333"/>
          <w:sz w:val="18"/>
          <w:szCs w:val="18"/>
        </w:rPr>
      </w:pPr>
      <w:r w:rsidRPr="005F0EBC">
        <w:rPr>
          <w:rFonts w:eastAsia="Times New Roman" w:cstheme="minorHAnsi"/>
          <w:b/>
          <w:bCs/>
          <w:color w:val="333333"/>
          <w:sz w:val="18"/>
          <w:szCs w:val="18"/>
        </w:rPr>
        <w:t>1.</w:t>
      </w:r>
      <w:r w:rsidRPr="005F0EBC">
        <w:rPr>
          <w:rFonts w:eastAsia="Times New Roman" w:cstheme="minorHAnsi"/>
          <w:color w:val="333333"/>
          <w:sz w:val="18"/>
          <w:szCs w:val="18"/>
        </w:rPr>
        <w:t> Load scripts everywhere on your website:</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D1173B">
        <w:rPr>
          <w:rFonts w:eastAsia="Times New Roman" w:cstheme="minorHAnsi"/>
          <w:color w:val="4F6228" w:themeColor="accent3" w:themeShade="80"/>
          <w:sz w:val="18"/>
          <w:szCs w:val="18"/>
        </w:rPr>
        <w:t>function</w:t>
      </w:r>
      <w:r w:rsidRPr="005F0EBC">
        <w:rPr>
          <w:rFonts w:eastAsia="Times New Roman" w:cstheme="minorHAnsi"/>
          <w:color w:val="FFFFFF"/>
          <w:sz w:val="18"/>
          <w:szCs w:val="18"/>
        </w:rPr>
        <w:t xml:space="preserve"> </w:t>
      </w:r>
      <w:r w:rsidRPr="00D1173B">
        <w:rPr>
          <w:rFonts w:eastAsia="Times New Roman" w:cstheme="minorHAnsi"/>
          <w:color w:val="002060"/>
          <w:sz w:val="18"/>
          <w:szCs w:val="18"/>
        </w:rPr>
        <w:t>enqueue_my_scripts</w:t>
      </w:r>
      <w:r w:rsidRPr="00D1173B">
        <w:rPr>
          <w:rFonts w:eastAsia="Times New Roman" w:cstheme="minorHAnsi"/>
          <w:color w:val="595959" w:themeColor="text1" w:themeTint="A6"/>
          <w:sz w:val="18"/>
          <w:szCs w:val="18"/>
        </w:rPr>
        <w:t>() {</w:t>
      </w:r>
    </w:p>
    <w:p w:rsidR="001E15FD" w:rsidRPr="00D1173B"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00B050"/>
          <w:sz w:val="14"/>
          <w:szCs w:val="18"/>
        </w:rPr>
      </w:pPr>
      <w:r w:rsidRPr="005F0EBC">
        <w:rPr>
          <w:rFonts w:eastAsia="Times New Roman" w:cstheme="minorHAnsi"/>
          <w:color w:val="FFFFFF"/>
          <w:sz w:val="18"/>
          <w:szCs w:val="18"/>
        </w:rPr>
        <w:t xml:space="preserve">    </w:t>
      </w:r>
      <w:r w:rsidRPr="00D1173B">
        <w:rPr>
          <w:rFonts w:eastAsia="Times New Roman" w:cstheme="minorHAnsi"/>
          <w:color w:val="00B050"/>
          <w:sz w:val="14"/>
          <w:szCs w:val="18"/>
        </w:rPr>
        <w:t>// ENQUEUE SCRIPTS…</w:t>
      </w:r>
    </w:p>
    <w:p w:rsidR="001E15FD" w:rsidRPr="00B76CB6"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sz w:val="18"/>
          <w:szCs w:val="18"/>
        </w:rPr>
      </w:pPr>
      <w:r w:rsidRPr="00D1173B">
        <w:rPr>
          <w:rFonts w:eastAsia="Times New Roman" w:cstheme="minorHAnsi"/>
          <w:color w:val="002060"/>
          <w:sz w:val="18"/>
          <w:szCs w:val="18"/>
        </w:rPr>
        <w:t>add_action</w:t>
      </w:r>
      <w:r w:rsidRPr="00B76CB6">
        <w:rPr>
          <w:rFonts w:eastAsia="Times New Roman" w:cstheme="minorHAnsi"/>
          <w:sz w:val="18"/>
          <w:szCs w:val="18"/>
        </w:rPr>
        <w:t xml:space="preserve">( </w:t>
      </w:r>
      <w:r w:rsidRPr="00D1173B">
        <w:rPr>
          <w:rFonts w:eastAsia="Times New Roman" w:cstheme="minorHAnsi"/>
          <w:color w:val="984806" w:themeColor="accent6" w:themeShade="80"/>
          <w:sz w:val="18"/>
          <w:szCs w:val="18"/>
        </w:rPr>
        <w:t>'wp_enqueue_scripts', 'enqueue_my_scripts'</w:t>
      </w:r>
      <w:r w:rsidRPr="00B76CB6">
        <w:rPr>
          <w:rFonts w:eastAsia="Times New Roman" w:cstheme="minorHAnsi"/>
          <w:sz w:val="18"/>
          <w:szCs w:val="18"/>
        </w:rPr>
        <w:t xml:space="preserve"> );</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p>
    <w:p w:rsidR="001E15FD" w:rsidRPr="005F0EBC" w:rsidRDefault="001E15FD" w:rsidP="00B47F87">
      <w:pPr>
        <w:shd w:val="clear" w:color="auto" w:fill="FFFFFF"/>
        <w:spacing w:after="0"/>
        <w:rPr>
          <w:rFonts w:eastAsia="Times New Roman" w:cstheme="minorHAnsi"/>
          <w:color w:val="333333"/>
          <w:sz w:val="18"/>
          <w:szCs w:val="18"/>
        </w:rPr>
      </w:pPr>
      <w:r w:rsidRPr="005F0EBC">
        <w:rPr>
          <w:rFonts w:eastAsia="Times New Roman" w:cstheme="minorHAnsi"/>
          <w:b/>
          <w:bCs/>
          <w:color w:val="333333"/>
          <w:sz w:val="18"/>
          <w:szCs w:val="18"/>
        </w:rPr>
        <w:t>2.</w:t>
      </w:r>
      <w:r w:rsidRPr="005F0EBC">
        <w:rPr>
          <w:rFonts w:eastAsia="Times New Roman" w:cstheme="minorHAnsi"/>
          <w:color w:val="333333"/>
          <w:sz w:val="18"/>
          <w:szCs w:val="18"/>
        </w:rPr>
        <w:t> Load scripts on all Admin Area pages:</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D1173B">
        <w:rPr>
          <w:rFonts w:eastAsia="Times New Roman" w:cstheme="minorHAnsi"/>
          <w:color w:val="4F6228" w:themeColor="accent3" w:themeShade="80"/>
          <w:sz w:val="18"/>
          <w:szCs w:val="18"/>
        </w:rPr>
        <w:t>function</w:t>
      </w:r>
      <w:r w:rsidRPr="005F0EBC">
        <w:rPr>
          <w:rFonts w:eastAsia="Times New Roman" w:cstheme="minorHAnsi"/>
          <w:color w:val="FFFFFF"/>
          <w:sz w:val="18"/>
          <w:szCs w:val="18"/>
        </w:rPr>
        <w:t xml:space="preserve"> </w:t>
      </w:r>
      <w:r w:rsidRPr="00D1173B">
        <w:rPr>
          <w:rFonts w:eastAsia="Times New Roman" w:cstheme="minorHAnsi"/>
          <w:color w:val="002060"/>
          <w:sz w:val="18"/>
          <w:szCs w:val="18"/>
        </w:rPr>
        <w:t>enqueue_my_scripts</w:t>
      </w:r>
      <w:r w:rsidR="00D1173B" w:rsidRPr="00D1173B">
        <w:rPr>
          <w:rFonts w:eastAsia="Times New Roman" w:cstheme="minorHAnsi"/>
          <w:color w:val="595959" w:themeColor="text1" w:themeTint="A6"/>
          <w:sz w:val="18"/>
          <w:szCs w:val="18"/>
        </w:rPr>
        <w:t>() {</w:t>
      </w:r>
    </w:p>
    <w:p w:rsidR="001E15FD" w:rsidRPr="00D1173B"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00B050"/>
          <w:sz w:val="14"/>
          <w:szCs w:val="18"/>
        </w:rPr>
      </w:pPr>
      <w:r w:rsidRPr="00D1173B">
        <w:rPr>
          <w:rFonts w:eastAsia="Times New Roman" w:cstheme="minorHAnsi"/>
          <w:color w:val="00B050"/>
          <w:sz w:val="14"/>
          <w:szCs w:val="18"/>
        </w:rPr>
        <w:t xml:space="preserve">    // ENQUEUE SCRIPTS…</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1F2F3"/>
          <w:sz w:val="18"/>
          <w:szCs w:val="18"/>
        </w:rPr>
      </w:pPr>
      <w:r w:rsidRPr="00D1173B">
        <w:rPr>
          <w:rFonts w:eastAsia="Times New Roman" w:cstheme="minorHAnsi"/>
          <w:color w:val="002060"/>
          <w:sz w:val="18"/>
          <w:szCs w:val="18"/>
        </w:rPr>
        <w:t>add_action</w:t>
      </w:r>
      <w:r w:rsidRPr="005F0EBC">
        <w:rPr>
          <w:rFonts w:eastAsia="Times New Roman" w:cstheme="minorHAnsi"/>
          <w:color w:val="7F7F7F" w:themeColor="text1" w:themeTint="80"/>
          <w:sz w:val="18"/>
          <w:szCs w:val="18"/>
        </w:rPr>
        <w:t xml:space="preserve">( </w:t>
      </w:r>
      <w:r w:rsidRPr="00D1173B">
        <w:rPr>
          <w:rFonts w:eastAsia="Times New Roman" w:cstheme="minorHAnsi"/>
          <w:color w:val="984806" w:themeColor="accent6" w:themeShade="80"/>
          <w:sz w:val="18"/>
          <w:szCs w:val="18"/>
        </w:rPr>
        <w:t>'</w:t>
      </w:r>
      <w:r w:rsidRPr="00B76CB6">
        <w:rPr>
          <w:rFonts w:eastAsia="Times New Roman" w:cstheme="minorHAnsi"/>
          <w:b/>
          <w:color w:val="984806" w:themeColor="accent6" w:themeShade="80"/>
          <w:sz w:val="18"/>
          <w:szCs w:val="18"/>
        </w:rPr>
        <w:t>admin_enqueue_scripts'</w:t>
      </w:r>
      <w:r w:rsidRPr="00D1173B">
        <w:rPr>
          <w:rFonts w:eastAsia="Times New Roman" w:cstheme="minorHAnsi"/>
          <w:color w:val="984806" w:themeColor="accent6" w:themeShade="80"/>
          <w:sz w:val="18"/>
          <w:szCs w:val="18"/>
        </w:rPr>
        <w:t>, 'enqueue_my_scripts'</w:t>
      </w:r>
      <w:r w:rsidRPr="005F0EBC">
        <w:rPr>
          <w:rFonts w:eastAsia="Times New Roman" w:cstheme="minorHAnsi"/>
          <w:color w:val="FFFFFF"/>
          <w:sz w:val="18"/>
          <w:szCs w:val="18"/>
        </w:rPr>
        <w:t xml:space="preserve"> </w:t>
      </w:r>
      <w:r w:rsidRPr="005F0EBC">
        <w:rPr>
          <w:rFonts w:eastAsia="Times New Roman" w:cstheme="minorHAnsi"/>
          <w:color w:val="7F7F7F" w:themeColor="text1" w:themeTint="80"/>
          <w:sz w:val="18"/>
          <w:szCs w:val="18"/>
        </w:rPr>
        <w:t>)</w:t>
      </w:r>
      <w:r w:rsidR="00176F38" w:rsidRPr="005F0EBC">
        <w:rPr>
          <w:rFonts w:eastAsia="Times New Roman" w:cstheme="minorHAnsi"/>
          <w:color w:val="7F7F7F" w:themeColor="text1" w:themeTint="80"/>
          <w:sz w:val="18"/>
          <w:szCs w:val="18"/>
        </w:rPr>
        <w:t>;</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5F0EBC">
        <w:rPr>
          <w:rFonts w:eastAsia="Times New Roman" w:cstheme="minorHAnsi"/>
          <w:color w:val="F1F2F3"/>
          <w:sz w:val="18"/>
          <w:szCs w:val="18"/>
        </w:rPr>
        <w:t>;</w:t>
      </w:r>
    </w:p>
    <w:p w:rsidR="001E15FD" w:rsidRPr="005F0EBC" w:rsidRDefault="001E15FD" w:rsidP="00B47F87">
      <w:pPr>
        <w:shd w:val="clear" w:color="auto" w:fill="FFFFFF"/>
        <w:spacing w:after="0"/>
        <w:rPr>
          <w:rFonts w:eastAsia="Times New Roman" w:cstheme="minorHAnsi"/>
          <w:color w:val="333333"/>
          <w:sz w:val="18"/>
          <w:szCs w:val="18"/>
        </w:rPr>
      </w:pPr>
      <w:r w:rsidRPr="005F0EBC">
        <w:rPr>
          <w:rFonts w:eastAsia="Times New Roman" w:cstheme="minorHAnsi"/>
          <w:b/>
          <w:bCs/>
          <w:color w:val="333333"/>
          <w:sz w:val="18"/>
          <w:szCs w:val="18"/>
        </w:rPr>
        <w:t>3.</w:t>
      </w:r>
      <w:r w:rsidRPr="005F0EBC">
        <w:rPr>
          <w:rFonts w:eastAsia="Times New Roman" w:cstheme="minorHAnsi"/>
          <w:color w:val="333333"/>
          <w:sz w:val="18"/>
          <w:szCs w:val="18"/>
        </w:rPr>
        <w:t> Load scripts on a specific page of the top level menu in Admin Area (in example </w:t>
      </w:r>
      <w:r w:rsidRPr="005F0EBC">
        <w:rPr>
          <w:rFonts w:eastAsia="Times New Roman" w:cstheme="minorHAnsi"/>
          <w:color w:val="C7254E"/>
          <w:sz w:val="18"/>
          <w:szCs w:val="18"/>
        </w:rPr>
        <w:t>edit.php</w:t>
      </w:r>
      <w:r w:rsidRPr="005F0EBC">
        <w:rPr>
          <w:rFonts w:eastAsia="Times New Roman" w:cstheme="minorHAnsi"/>
          <w:color w:val="333333"/>
          <w:sz w:val="18"/>
          <w:szCs w:val="18"/>
        </w:rPr>
        <w:t> - “Posts”):</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D1173B">
        <w:rPr>
          <w:rFonts w:eastAsia="Times New Roman" w:cstheme="minorHAnsi"/>
          <w:color w:val="4F6228" w:themeColor="accent3" w:themeShade="80"/>
          <w:sz w:val="18"/>
          <w:szCs w:val="18"/>
        </w:rPr>
        <w:t>function</w:t>
      </w:r>
      <w:r w:rsidRPr="005F0EBC">
        <w:rPr>
          <w:rFonts w:eastAsia="Times New Roman" w:cstheme="minorHAnsi"/>
          <w:color w:val="FFFFFF"/>
          <w:sz w:val="18"/>
          <w:szCs w:val="18"/>
        </w:rPr>
        <w:t xml:space="preserve"> </w:t>
      </w:r>
      <w:r w:rsidRPr="00D1173B">
        <w:rPr>
          <w:rFonts w:eastAsia="Times New Roman" w:cstheme="minorHAnsi"/>
          <w:color w:val="002060"/>
          <w:sz w:val="18"/>
          <w:szCs w:val="18"/>
        </w:rPr>
        <w:t>enqueue_my_scripts</w:t>
      </w:r>
      <w:r w:rsidRPr="00D1173B">
        <w:rPr>
          <w:rFonts w:eastAsia="Times New Roman" w:cstheme="minorHAnsi"/>
          <w:color w:val="595959" w:themeColor="text1" w:themeTint="A6"/>
          <w:sz w:val="18"/>
          <w:szCs w:val="18"/>
        </w:rPr>
        <w:t>($hook) {</w:t>
      </w:r>
    </w:p>
    <w:p w:rsidR="001E15FD" w:rsidRPr="005F0EBC" w:rsidRDefault="001E15FD" w:rsidP="00B47F87">
      <w:pPr>
        <w:shd w:val="clear" w:color="auto" w:fill="FFFFFF"/>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7F7F7F" w:themeColor="text1" w:themeTint="80"/>
          <w:sz w:val="18"/>
          <w:szCs w:val="18"/>
        </w:rPr>
      </w:pPr>
      <w:r w:rsidRPr="005F0EBC">
        <w:rPr>
          <w:rFonts w:eastAsia="Times New Roman" w:cstheme="minorHAnsi"/>
          <w:color w:val="FFFFFF"/>
          <w:sz w:val="18"/>
          <w:szCs w:val="18"/>
        </w:rPr>
        <w:t xml:space="preserve">    </w:t>
      </w:r>
      <w:r w:rsidRPr="00D1173B">
        <w:rPr>
          <w:rFonts w:eastAsia="Times New Roman" w:cstheme="minorHAnsi"/>
          <w:color w:val="4F6228" w:themeColor="accent3" w:themeShade="80"/>
          <w:sz w:val="18"/>
          <w:szCs w:val="18"/>
        </w:rPr>
        <w:t>if</w:t>
      </w:r>
      <w:r w:rsidRPr="005F0EBC">
        <w:rPr>
          <w:rFonts w:eastAsia="Times New Roman" w:cstheme="minorHAnsi"/>
          <w:color w:val="FFFFFF"/>
          <w:sz w:val="18"/>
          <w:szCs w:val="18"/>
        </w:rPr>
        <w:t xml:space="preserve"> </w:t>
      </w:r>
      <w:r w:rsidRPr="005F0EBC">
        <w:rPr>
          <w:rFonts w:eastAsia="Times New Roman" w:cstheme="minorHAnsi"/>
          <w:color w:val="7F7F7F" w:themeColor="text1" w:themeTint="80"/>
          <w:sz w:val="18"/>
          <w:szCs w:val="18"/>
        </w:rPr>
        <w:t xml:space="preserve">( </w:t>
      </w:r>
      <w:r w:rsidRPr="00D1173B">
        <w:rPr>
          <w:rFonts w:eastAsia="Times New Roman" w:cstheme="minorHAnsi"/>
          <w:color w:val="984806" w:themeColor="accent6" w:themeShade="80"/>
          <w:sz w:val="18"/>
          <w:szCs w:val="18"/>
        </w:rPr>
        <w:t>'edit.php'</w:t>
      </w:r>
      <w:r w:rsidRPr="005F0EBC">
        <w:rPr>
          <w:rFonts w:eastAsia="Times New Roman" w:cstheme="minorHAnsi"/>
          <w:color w:val="FFFFFF"/>
          <w:sz w:val="18"/>
          <w:szCs w:val="18"/>
        </w:rPr>
        <w:t xml:space="preserve"> </w:t>
      </w:r>
      <w:r w:rsidRPr="00D1173B">
        <w:rPr>
          <w:rFonts w:eastAsia="Times New Roman" w:cstheme="minorHAnsi"/>
          <w:color w:val="595959" w:themeColor="text1" w:themeTint="A6"/>
          <w:sz w:val="18"/>
          <w:szCs w:val="18"/>
        </w:rPr>
        <w:t>!= $hook ) {</w:t>
      </w:r>
      <w:r w:rsidRPr="005F0EBC">
        <w:rPr>
          <w:rFonts w:eastAsia="Times New Roman" w:cstheme="minorHAnsi"/>
          <w:color w:val="7F7F7F" w:themeColor="text1" w:themeTint="80"/>
          <w:sz w:val="18"/>
          <w:szCs w:val="18"/>
        </w:rPr>
        <w:tab/>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5F0EBC">
        <w:rPr>
          <w:rFonts w:eastAsia="Times New Roman" w:cstheme="minorHAnsi"/>
          <w:color w:val="FFFFFF"/>
          <w:sz w:val="18"/>
          <w:szCs w:val="18"/>
        </w:rPr>
        <w:t xml:space="preserve">        </w:t>
      </w:r>
      <w:r w:rsidRPr="00D1173B">
        <w:rPr>
          <w:rFonts w:eastAsia="Times New Roman" w:cstheme="minorHAnsi"/>
          <w:color w:val="4F6228" w:themeColor="accent3" w:themeShade="80"/>
          <w:sz w:val="18"/>
          <w:szCs w:val="18"/>
        </w:rPr>
        <w:t>return</w:t>
      </w:r>
      <w:r w:rsidRPr="005F0EBC">
        <w:rPr>
          <w:rFonts w:eastAsia="Times New Roman" w:cstheme="minorHAnsi"/>
          <w:color w:val="F1F2F3"/>
          <w:sz w:val="18"/>
          <w:szCs w:val="18"/>
        </w:rPr>
        <w:t>;</w:t>
      </w:r>
    </w:p>
    <w:p w:rsidR="001E15FD" w:rsidRPr="00D1173B"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00B050"/>
          <w:sz w:val="14"/>
          <w:szCs w:val="18"/>
        </w:rPr>
      </w:pPr>
      <w:r w:rsidRPr="00D1173B">
        <w:rPr>
          <w:rFonts w:eastAsia="Times New Roman" w:cstheme="minorHAnsi"/>
          <w:color w:val="00B050"/>
          <w:sz w:val="14"/>
          <w:szCs w:val="18"/>
        </w:rPr>
        <w:t xml:space="preserve">    // ENQUEUE SCRIPTS…</w:t>
      </w:r>
    </w:p>
    <w:p w:rsidR="001E15FD" w:rsidRPr="005F0EBC" w:rsidRDefault="001E15FD" w:rsidP="00B47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center"/>
        <w:rPr>
          <w:rFonts w:eastAsia="Times New Roman" w:cstheme="minorHAnsi"/>
          <w:color w:val="FFFFFF"/>
          <w:sz w:val="18"/>
          <w:szCs w:val="18"/>
        </w:rPr>
      </w:pPr>
      <w:r w:rsidRPr="00D1173B">
        <w:rPr>
          <w:rFonts w:eastAsia="Times New Roman" w:cstheme="minorHAnsi"/>
          <w:color w:val="002060"/>
          <w:sz w:val="18"/>
          <w:szCs w:val="18"/>
        </w:rPr>
        <w:t>add_action</w:t>
      </w:r>
      <w:r w:rsidRPr="005F0EBC">
        <w:rPr>
          <w:rFonts w:eastAsia="Times New Roman" w:cstheme="minorHAnsi"/>
          <w:color w:val="7F7F7F" w:themeColor="text1" w:themeTint="80"/>
          <w:sz w:val="18"/>
          <w:szCs w:val="18"/>
        </w:rPr>
        <w:t>(</w:t>
      </w:r>
      <w:r w:rsidRPr="005F0EBC">
        <w:rPr>
          <w:rFonts w:eastAsia="Times New Roman" w:cstheme="minorHAnsi"/>
          <w:color w:val="FFFFFF"/>
          <w:sz w:val="18"/>
          <w:szCs w:val="18"/>
        </w:rPr>
        <w:t xml:space="preserve"> </w:t>
      </w:r>
      <w:r w:rsidRPr="00D1173B">
        <w:rPr>
          <w:rFonts w:eastAsia="Times New Roman" w:cstheme="minorHAnsi"/>
          <w:color w:val="984806" w:themeColor="accent6" w:themeShade="80"/>
          <w:sz w:val="18"/>
          <w:szCs w:val="18"/>
        </w:rPr>
        <w:t>'admin_enqueue_scripts', 'enqueue_my_scripts'</w:t>
      </w:r>
      <w:r w:rsidRPr="005F0EBC">
        <w:rPr>
          <w:rFonts w:eastAsia="Times New Roman" w:cstheme="minorHAnsi"/>
          <w:color w:val="FFFFFF"/>
          <w:sz w:val="18"/>
          <w:szCs w:val="18"/>
        </w:rPr>
        <w:t xml:space="preserve"> </w:t>
      </w:r>
      <w:r w:rsidRPr="005F0EBC">
        <w:rPr>
          <w:rFonts w:eastAsia="Times New Roman" w:cstheme="minorHAnsi"/>
          <w:color w:val="7F7F7F" w:themeColor="text1" w:themeTint="80"/>
          <w:sz w:val="18"/>
          <w:szCs w:val="18"/>
        </w:rPr>
        <w:t>);</w:t>
      </w:r>
    </w:p>
    <w:p w:rsidR="001E15FD" w:rsidRPr="005F0EBC" w:rsidRDefault="001E15FD" w:rsidP="00B47F87">
      <w:pPr>
        <w:spacing w:after="0"/>
        <w:rPr>
          <w:rFonts w:cstheme="minorHAnsi"/>
          <w:sz w:val="18"/>
          <w:szCs w:val="18"/>
        </w:rPr>
      </w:pPr>
    </w:p>
    <w:p w:rsidR="004C2C08" w:rsidRPr="005F0EBC" w:rsidRDefault="00850C50" w:rsidP="00B47F87">
      <w:pPr>
        <w:spacing w:after="0"/>
        <w:rPr>
          <w:rFonts w:eastAsia="Times New Roman" w:cstheme="minorHAnsi"/>
          <w:color w:val="333333"/>
          <w:sz w:val="18"/>
          <w:szCs w:val="18"/>
        </w:rPr>
      </w:pPr>
      <w:r w:rsidRPr="005F0EBC">
        <w:rPr>
          <w:rFonts w:eastAsia="Times New Roman" w:cstheme="minorHAnsi"/>
          <w:b/>
          <w:bCs/>
          <w:sz w:val="18"/>
          <w:szCs w:val="18"/>
        </w:rPr>
        <w:t>4.</w:t>
      </w:r>
      <w:r w:rsidRPr="005F0EBC">
        <w:rPr>
          <w:rFonts w:eastAsia="Times New Roman" w:cstheme="minorHAnsi"/>
          <w:color w:val="333333"/>
          <w:sz w:val="18"/>
          <w:szCs w:val="18"/>
        </w:rPr>
        <w:t> Load scripts on a specific page of the sub menu in Admin Panel.</w:t>
      </w:r>
    </w:p>
    <w:p w:rsidR="00850C50" w:rsidRPr="005F0EBC" w:rsidRDefault="00850C50" w:rsidP="00B47F87">
      <w:pPr>
        <w:spacing w:after="0"/>
        <w:rPr>
          <w:rFonts w:eastAsia="Times New Roman" w:cstheme="minorHAnsi"/>
          <w:color w:val="FFFFFF"/>
          <w:sz w:val="18"/>
          <w:szCs w:val="18"/>
          <w:shd w:val="clear" w:color="auto" w:fill="2B2B2B"/>
        </w:rPr>
      </w:pPr>
      <w:r w:rsidRPr="00D1173B">
        <w:rPr>
          <w:rFonts w:eastAsia="Times New Roman" w:cstheme="minorHAnsi"/>
          <w:color w:val="4F6228" w:themeColor="accent3" w:themeShade="80"/>
          <w:sz w:val="18"/>
          <w:szCs w:val="18"/>
        </w:rPr>
        <w:t>function</w:t>
      </w:r>
      <w:r w:rsidRPr="005F0EBC">
        <w:rPr>
          <w:rFonts w:cstheme="minorHAnsi"/>
          <w:sz w:val="18"/>
          <w:szCs w:val="18"/>
        </w:rPr>
        <w:t xml:space="preserve"> </w:t>
      </w:r>
      <w:r w:rsidRPr="00D1173B">
        <w:rPr>
          <w:rFonts w:eastAsia="Times New Roman" w:cstheme="minorHAnsi"/>
          <w:color w:val="002060"/>
          <w:sz w:val="18"/>
          <w:szCs w:val="18"/>
        </w:rPr>
        <w:t>enqueue_my_scripts</w:t>
      </w:r>
      <w:r w:rsidRPr="00D1173B">
        <w:rPr>
          <w:rFonts w:eastAsia="Times New Roman" w:cstheme="minorHAnsi"/>
          <w:color w:val="595959" w:themeColor="text1" w:themeTint="A6"/>
          <w:sz w:val="18"/>
          <w:szCs w:val="18"/>
        </w:rPr>
        <w:t>($hook)</w:t>
      </w:r>
      <w:r w:rsidRPr="00D1173B">
        <w:rPr>
          <w:rFonts w:cstheme="minorHAnsi"/>
          <w:color w:val="595959" w:themeColor="text1" w:themeTint="A6"/>
          <w:sz w:val="18"/>
          <w:szCs w:val="18"/>
        </w:rPr>
        <w:t xml:space="preserve"> </w:t>
      </w:r>
      <w:r w:rsidRPr="00D1173B">
        <w:rPr>
          <w:rFonts w:eastAsia="Times New Roman" w:cstheme="minorHAnsi"/>
          <w:color w:val="595959" w:themeColor="text1" w:themeTint="A6"/>
          <w:sz w:val="18"/>
          <w:szCs w:val="18"/>
        </w:rPr>
        <w:t>{</w:t>
      </w:r>
    </w:p>
    <w:p w:rsidR="00850C50" w:rsidRPr="005F0EBC" w:rsidRDefault="00850C50" w:rsidP="00B47F87">
      <w:pPr>
        <w:spacing w:after="0"/>
        <w:rPr>
          <w:rFonts w:eastAsia="Times New Roman" w:cstheme="minorHAnsi"/>
          <w:color w:val="FFFFFF"/>
          <w:sz w:val="18"/>
          <w:szCs w:val="18"/>
          <w:shd w:val="clear" w:color="auto" w:fill="2B2B2B"/>
        </w:rPr>
      </w:pPr>
      <w:r w:rsidRPr="005F0EBC">
        <w:rPr>
          <w:rFonts w:cstheme="minorHAnsi"/>
          <w:sz w:val="18"/>
          <w:szCs w:val="18"/>
        </w:rPr>
        <w:t xml:space="preserve">    </w:t>
      </w:r>
      <w:r w:rsidRPr="00D1173B">
        <w:rPr>
          <w:rFonts w:eastAsia="Times New Roman" w:cstheme="minorHAnsi"/>
          <w:color w:val="4F6228" w:themeColor="accent3" w:themeShade="80"/>
          <w:sz w:val="18"/>
          <w:szCs w:val="18"/>
        </w:rPr>
        <w:t>if</w:t>
      </w:r>
      <w:r w:rsidRPr="005F0EBC">
        <w:rPr>
          <w:rFonts w:cstheme="minorHAnsi"/>
          <w:sz w:val="18"/>
          <w:szCs w:val="18"/>
        </w:rPr>
        <w:t xml:space="preserve"> </w:t>
      </w:r>
      <w:r w:rsidRPr="005F0EBC">
        <w:rPr>
          <w:rFonts w:eastAsia="Times New Roman" w:cstheme="minorHAnsi"/>
          <w:color w:val="7F7F7F" w:themeColor="text1" w:themeTint="80"/>
          <w:sz w:val="18"/>
          <w:szCs w:val="18"/>
        </w:rPr>
        <w:t>(</w:t>
      </w:r>
      <w:r w:rsidRPr="005F0EBC">
        <w:rPr>
          <w:rFonts w:cstheme="minorHAnsi"/>
          <w:color w:val="7F7F7F" w:themeColor="text1" w:themeTint="80"/>
          <w:sz w:val="18"/>
          <w:szCs w:val="18"/>
        </w:rPr>
        <w:t xml:space="preserve"> </w:t>
      </w:r>
      <w:r w:rsidRPr="00D1173B">
        <w:rPr>
          <w:rFonts w:eastAsia="Times New Roman" w:cstheme="minorHAnsi"/>
          <w:color w:val="984806" w:themeColor="accent6" w:themeShade="80"/>
          <w:sz w:val="18"/>
          <w:szCs w:val="18"/>
        </w:rPr>
        <w:t>'appearance_page_my-page'</w:t>
      </w:r>
      <w:r w:rsidRPr="005F0EBC">
        <w:rPr>
          <w:rFonts w:cstheme="minorHAnsi"/>
          <w:sz w:val="18"/>
          <w:szCs w:val="18"/>
        </w:rPr>
        <w:t xml:space="preserve"> </w:t>
      </w:r>
      <w:r w:rsidRPr="00D1173B">
        <w:rPr>
          <w:rFonts w:eastAsia="Times New Roman" w:cstheme="minorHAnsi"/>
          <w:color w:val="595959" w:themeColor="text1" w:themeTint="A6"/>
          <w:sz w:val="18"/>
          <w:szCs w:val="18"/>
        </w:rPr>
        <w:t>!=</w:t>
      </w:r>
      <w:r w:rsidRPr="00D1173B">
        <w:rPr>
          <w:rFonts w:cstheme="minorHAnsi"/>
          <w:color w:val="595959" w:themeColor="text1" w:themeTint="A6"/>
          <w:sz w:val="18"/>
          <w:szCs w:val="18"/>
        </w:rPr>
        <w:t xml:space="preserve"> </w:t>
      </w:r>
      <w:r w:rsidRPr="00D1173B">
        <w:rPr>
          <w:rFonts w:eastAsia="Times New Roman" w:cstheme="minorHAnsi"/>
          <w:color w:val="595959" w:themeColor="text1" w:themeTint="A6"/>
          <w:sz w:val="18"/>
          <w:szCs w:val="18"/>
        </w:rPr>
        <w:t>$hook</w:t>
      </w:r>
      <w:r w:rsidRPr="00D1173B">
        <w:rPr>
          <w:rFonts w:cstheme="minorHAnsi"/>
          <w:color w:val="595959" w:themeColor="text1" w:themeTint="A6"/>
          <w:sz w:val="18"/>
          <w:szCs w:val="18"/>
        </w:rPr>
        <w:t xml:space="preserve"> </w:t>
      </w:r>
      <w:r w:rsidRPr="00D1173B">
        <w:rPr>
          <w:rFonts w:eastAsia="Times New Roman" w:cstheme="minorHAnsi"/>
          <w:color w:val="595959" w:themeColor="text1" w:themeTint="A6"/>
          <w:sz w:val="18"/>
          <w:szCs w:val="18"/>
        </w:rPr>
        <w:t>)</w:t>
      </w:r>
      <w:r w:rsidRPr="00D1173B">
        <w:rPr>
          <w:rFonts w:cstheme="minorHAnsi"/>
          <w:color w:val="595959" w:themeColor="text1" w:themeTint="A6"/>
          <w:sz w:val="18"/>
          <w:szCs w:val="18"/>
        </w:rPr>
        <w:t xml:space="preserve"> </w:t>
      </w:r>
      <w:r w:rsidRPr="00D1173B">
        <w:rPr>
          <w:rFonts w:eastAsia="Times New Roman" w:cstheme="minorHAnsi"/>
          <w:color w:val="595959" w:themeColor="text1" w:themeTint="A6"/>
          <w:sz w:val="18"/>
          <w:szCs w:val="18"/>
        </w:rPr>
        <w:t>{</w:t>
      </w:r>
    </w:p>
    <w:p w:rsidR="00850C50" w:rsidRPr="005F0EBC" w:rsidRDefault="00850C50" w:rsidP="00B47F87">
      <w:pPr>
        <w:spacing w:after="0"/>
        <w:rPr>
          <w:rFonts w:eastAsia="Times New Roman" w:cstheme="minorHAnsi"/>
          <w:color w:val="FFFFFF"/>
          <w:sz w:val="18"/>
          <w:szCs w:val="18"/>
          <w:shd w:val="clear" w:color="auto" w:fill="2B2B2B"/>
        </w:rPr>
      </w:pPr>
      <w:r w:rsidRPr="005F0EBC">
        <w:rPr>
          <w:rFonts w:cstheme="minorHAnsi"/>
          <w:sz w:val="18"/>
          <w:szCs w:val="18"/>
        </w:rPr>
        <w:t xml:space="preserve">        </w:t>
      </w:r>
      <w:r w:rsidRPr="00D1173B">
        <w:rPr>
          <w:rFonts w:eastAsia="Times New Roman" w:cstheme="minorHAnsi"/>
          <w:color w:val="4F6228" w:themeColor="accent3" w:themeShade="80"/>
          <w:sz w:val="18"/>
          <w:szCs w:val="18"/>
        </w:rPr>
        <w:t>return</w:t>
      </w:r>
      <w:r w:rsidRPr="005F0EBC">
        <w:rPr>
          <w:rFonts w:eastAsia="Times New Roman" w:cstheme="minorHAnsi"/>
          <w:color w:val="F1F2F3"/>
          <w:sz w:val="18"/>
          <w:szCs w:val="18"/>
        </w:rPr>
        <w:t>;</w:t>
      </w:r>
    </w:p>
    <w:p w:rsidR="00850C50" w:rsidRPr="005F0EBC" w:rsidRDefault="00850C50" w:rsidP="00B47F87">
      <w:pPr>
        <w:spacing w:after="0"/>
        <w:rPr>
          <w:rFonts w:eastAsia="Times New Roman" w:cstheme="minorHAnsi"/>
          <w:color w:val="7F7F7F" w:themeColor="text1" w:themeTint="80"/>
          <w:sz w:val="18"/>
          <w:szCs w:val="18"/>
          <w:shd w:val="clear" w:color="auto" w:fill="2B2B2B"/>
        </w:rPr>
      </w:pPr>
      <w:r w:rsidRPr="005F0EBC">
        <w:rPr>
          <w:rFonts w:cstheme="minorHAnsi"/>
          <w:sz w:val="18"/>
          <w:szCs w:val="18"/>
        </w:rPr>
        <w:t xml:space="preserve">    </w:t>
      </w:r>
      <w:r w:rsidRPr="005F0EBC">
        <w:rPr>
          <w:rFonts w:eastAsia="Times New Roman" w:cstheme="minorHAnsi"/>
          <w:color w:val="7F7F7F" w:themeColor="text1" w:themeTint="80"/>
          <w:sz w:val="18"/>
          <w:szCs w:val="18"/>
        </w:rPr>
        <w:t>}</w:t>
      </w:r>
    </w:p>
    <w:p w:rsidR="00850C50" w:rsidRPr="00D1173B" w:rsidRDefault="00850C50" w:rsidP="00B47F87">
      <w:pPr>
        <w:spacing w:after="0"/>
        <w:rPr>
          <w:rFonts w:eastAsia="Times New Roman" w:cstheme="minorHAnsi"/>
          <w:color w:val="00B050"/>
          <w:sz w:val="14"/>
          <w:szCs w:val="18"/>
          <w:shd w:val="clear" w:color="auto" w:fill="2B2B2B"/>
        </w:rPr>
      </w:pPr>
      <w:r w:rsidRPr="00D1173B">
        <w:rPr>
          <w:rFonts w:cstheme="minorHAnsi"/>
          <w:color w:val="00B050"/>
          <w:sz w:val="14"/>
          <w:szCs w:val="18"/>
        </w:rPr>
        <w:t xml:space="preserve">    </w:t>
      </w:r>
      <w:r w:rsidRPr="00D1173B">
        <w:rPr>
          <w:rFonts w:eastAsia="Times New Roman" w:cstheme="minorHAnsi"/>
          <w:color w:val="00B050"/>
          <w:sz w:val="14"/>
          <w:szCs w:val="18"/>
        </w:rPr>
        <w:t>// ENQUEUE SCRIPTS…</w:t>
      </w:r>
    </w:p>
    <w:p w:rsidR="00850C50" w:rsidRPr="005F0EBC" w:rsidRDefault="00850C50" w:rsidP="00B47F87">
      <w:pPr>
        <w:spacing w:after="0"/>
        <w:rPr>
          <w:rFonts w:eastAsia="Times New Roman" w:cstheme="minorHAnsi"/>
          <w:color w:val="7F7F7F" w:themeColor="text1" w:themeTint="80"/>
          <w:sz w:val="18"/>
          <w:szCs w:val="18"/>
          <w:shd w:val="clear" w:color="auto" w:fill="2B2B2B"/>
        </w:rPr>
      </w:pPr>
      <w:r w:rsidRPr="005F0EBC">
        <w:rPr>
          <w:rFonts w:eastAsia="Times New Roman" w:cstheme="minorHAnsi"/>
          <w:color w:val="7F7F7F" w:themeColor="text1" w:themeTint="80"/>
          <w:sz w:val="18"/>
          <w:szCs w:val="18"/>
        </w:rPr>
        <w:t>}</w:t>
      </w:r>
    </w:p>
    <w:p w:rsidR="00850C50" w:rsidRPr="005F0EBC" w:rsidRDefault="00850C50" w:rsidP="00B47F87">
      <w:pPr>
        <w:spacing w:after="0"/>
        <w:rPr>
          <w:rFonts w:eastAsia="Times New Roman" w:cstheme="minorHAnsi"/>
          <w:color w:val="7F7F7F" w:themeColor="text1" w:themeTint="80"/>
          <w:sz w:val="18"/>
          <w:szCs w:val="18"/>
        </w:rPr>
      </w:pPr>
      <w:r w:rsidRPr="00D1173B">
        <w:rPr>
          <w:rFonts w:eastAsia="Times New Roman" w:cstheme="minorHAnsi"/>
          <w:color w:val="002060"/>
          <w:sz w:val="18"/>
          <w:szCs w:val="18"/>
        </w:rPr>
        <w:t>add_action</w:t>
      </w:r>
      <w:r w:rsidRPr="005F0EBC">
        <w:rPr>
          <w:rFonts w:eastAsia="Times New Roman" w:cstheme="minorHAnsi"/>
          <w:color w:val="7F7F7F" w:themeColor="text1" w:themeTint="80"/>
          <w:sz w:val="18"/>
          <w:szCs w:val="18"/>
        </w:rPr>
        <w:t>(</w:t>
      </w:r>
      <w:r w:rsidRPr="005F0EBC">
        <w:rPr>
          <w:rFonts w:eastAsia="Times New Roman" w:cstheme="minorHAnsi"/>
          <w:color w:val="EC7600"/>
          <w:sz w:val="18"/>
          <w:szCs w:val="18"/>
        </w:rPr>
        <w:t xml:space="preserve"> </w:t>
      </w:r>
      <w:r w:rsidRPr="00D1173B">
        <w:rPr>
          <w:rFonts w:eastAsia="Times New Roman" w:cstheme="minorHAnsi"/>
          <w:color w:val="984806" w:themeColor="accent6" w:themeShade="80"/>
          <w:sz w:val="18"/>
          <w:szCs w:val="18"/>
        </w:rPr>
        <w:t>'admin_enqueue_scripts'</w:t>
      </w:r>
      <w:r w:rsidRPr="005F0EBC">
        <w:rPr>
          <w:rFonts w:cstheme="minorHAnsi"/>
          <w:color w:val="7F7F7F" w:themeColor="text1" w:themeTint="80"/>
          <w:sz w:val="18"/>
          <w:szCs w:val="18"/>
        </w:rPr>
        <w:t xml:space="preserve">, </w:t>
      </w:r>
      <w:r w:rsidRPr="00D1173B">
        <w:rPr>
          <w:rFonts w:eastAsia="Times New Roman" w:cstheme="minorHAnsi"/>
          <w:color w:val="984806" w:themeColor="accent6" w:themeShade="80"/>
          <w:sz w:val="18"/>
          <w:szCs w:val="18"/>
        </w:rPr>
        <w:t>'enqueue_my_scripts'</w:t>
      </w:r>
      <w:r w:rsidRPr="005F0EBC">
        <w:rPr>
          <w:rFonts w:eastAsia="Times New Roman" w:cstheme="minorHAnsi"/>
          <w:color w:val="7F7F7F" w:themeColor="text1" w:themeTint="80"/>
          <w:sz w:val="18"/>
          <w:szCs w:val="18"/>
        </w:rPr>
        <w:t>);</w:t>
      </w:r>
    </w:p>
    <w:p w:rsidR="00FD3955" w:rsidRPr="005F0EBC" w:rsidRDefault="00FD3955" w:rsidP="00B47F87">
      <w:pPr>
        <w:shd w:val="clear" w:color="auto" w:fill="FFFFFF"/>
        <w:spacing w:after="0"/>
        <w:rPr>
          <w:rFonts w:cstheme="minorHAnsi"/>
          <w:color w:val="333333"/>
          <w:sz w:val="18"/>
          <w:szCs w:val="18"/>
        </w:rPr>
      </w:pPr>
    </w:p>
    <w:p w:rsidR="004C2C08" w:rsidRPr="00324918" w:rsidRDefault="004C2C08" w:rsidP="00B47F87">
      <w:pPr>
        <w:shd w:val="clear" w:color="auto" w:fill="FFFFFF"/>
        <w:spacing w:after="0"/>
        <w:rPr>
          <w:rFonts w:cstheme="minorHAnsi"/>
          <w:color w:val="333333"/>
          <w:sz w:val="16"/>
          <w:szCs w:val="18"/>
        </w:rPr>
      </w:pPr>
      <w:r w:rsidRPr="00324918">
        <w:rPr>
          <w:rFonts w:cstheme="minorHAnsi"/>
          <w:color w:val="333333"/>
          <w:sz w:val="16"/>
          <w:szCs w:val="18"/>
        </w:rPr>
        <w:t xml:space="preserve">In this example are uses the settings page that located in a sub menu of the “Appearance” section of menu and this page </w:t>
      </w:r>
      <w:r w:rsidR="00D1173B" w:rsidRPr="00324918">
        <w:rPr>
          <w:rFonts w:cstheme="minorHAnsi"/>
          <w:color w:val="333333"/>
          <w:sz w:val="16"/>
          <w:szCs w:val="18"/>
        </w:rPr>
        <w:t>having</w:t>
      </w:r>
      <w:r w:rsidRPr="00324918">
        <w:rPr>
          <w:rFonts w:cstheme="minorHAnsi"/>
          <w:color w:val="333333"/>
          <w:sz w:val="16"/>
          <w:szCs w:val="18"/>
        </w:rPr>
        <w:t xml:space="preserve"> the menu-slug </w:t>
      </w:r>
      <w:r w:rsidRPr="00324918">
        <w:rPr>
          <w:rStyle w:val="p"/>
          <w:rFonts w:cstheme="minorHAnsi"/>
          <w:color w:val="C7254E"/>
          <w:sz w:val="16"/>
          <w:szCs w:val="18"/>
          <w:bdr w:val="none" w:sz="0" w:space="0" w:color="auto" w:frame="1"/>
          <w:shd w:val="clear" w:color="auto" w:fill="DDDDDD"/>
        </w:rPr>
        <w:t>my-page</w:t>
      </w:r>
      <w:r w:rsidRPr="00324918">
        <w:rPr>
          <w:rFonts w:cstheme="minorHAnsi"/>
          <w:color w:val="333333"/>
          <w:sz w:val="16"/>
          <w:szCs w:val="18"/>
        </w:rPr>
        <w:t>.</w:t>
      </w:r>
    </w:p>
    <w:p w:rsidR="004C2C08" w:rsidRPr="00324918" w:rsidRDefault="004C2C08" w:rsidP="00B47F87">
      <w:pPr>
        <w:shd w:val="clear" w:color="auto" w:fill="FFFFFF"/>
        <w:spacing w:after="0"/>
        <w:rPr>
          <w:rFonts w:cstheme="minorHAnsi"/>
          <w:color w:val="333333"/>
          <w:sz w:val="16"/>
          <w:szCs w:val="18"/>
        </w:rPr>
      </w:pPr>
      <w:r w:rsidRPr="00324918">
        <w:rPr>
          <w:rFonts w:cstheme="minorHAnsi"/>
          <w:color w:val="333333"/>
          <w:sz w:val="16"/>
          <w:szCs w:val="18"/>
        </w:rPr>
        <w:t>For use this method you need to identify the name of page. The page name which seen in the address bar is not valid for this.</w:t>
      </w:r>
    </w:p>
    <w:p w:rsidR="00FD3955" w:rsidRPr="00324918" w:rsidRDefault="00FD3955" w:rsidP="00B47F87">
      <w:pPr>
        <w:shd w:val="clear" w:color="auto" w:fill="FFFFFF"/>
        <w:spacing w:after="0"/>
        <w:rPr>
          <w:rFonts w:cstheme="minorHAnsi"/>
          <w:color w:val="333333"/>
          <w:sz w:val="16"/>
          <w:szCs w:val="18"/>
        </w:rPr>
      </w:pPr>
    </w:p>
    <w:p w:rsidR="004C2C08" w:rsidRPr="00324918" w:rsidRDefault="004C2C08" w:rsidP="00B47F87">
      <w:pPr>
        <w:shd w:val="clear" w:color="auto" w:fill="FFFFFF"/>
        <w:spacing w:after="0"/>
        <w:rPr>
          <w:rFonts w:cstheme="minorHAnsi"/>
          <w:color w:val="333333"/>
          <w:sz w:val="16"/>
          <w:szCs w:val="18"/>
        </w:rPr>
      </w:pPr>
      <w:r w:rsidRPr="00324918">
        <w:rPr>
          <w:rFonts w:cstheme="minorHAnsi"/>
          <w:color w:val="333333"/>
          <w:sz w:val="16"/>
          <w:szCs w:val="18"/>
        </w:rPr>
        <w:t>The name of the page in “Appearance” section can be identified by the following scheme:</w:t>
      </w:r>
    </w:p>
    <w:p w:rsidR="004C2C08" w:rsidRPr="005F0EBC" w:rsidRDefault="004C2C08" w:rsidP="00B47F87">
      <w:pPr>
        <w:pBdr>
          <w:top w:val="single" w:sz="6" w:space="7" w:color="CCCCCC"/>
          <w:left w:val="single" w:sz="6" w:space="7" w:color="CCCCCC"/>
          <w:bottom w:val="single" w:sz="6" w:space="7" w:color="CCCCCC"/>
          <w:right w:val="single" w:sz="6" w:space="7" w:color="CCCCCC"/>
        </w:pBdr>
        <w:shd w:val="clear" w:color="auto" w:fill="F5F5F5"/>
        <w:wordWrap w:val="0"/>
        <w:textAlignment w:val="center"/>
        <w:rPr>
          <w:rFonts w:cstheme="minorHAnsi"/>
          <w:color w:val="333333"/>
          <w:sz w:val="18"/>
          <w:szCs w:val="18"/>
        </w:rPr>
      </w:pPr>
      <w:r w:rsidRPr="005F0EBC">
        <w:rPr>
          <w:rFonts w:cstheme="minorHAnsi"/>
          <w:color w:val="333333"/>
          <w:sz w:val="18"/>
          <w:szCs w:val="18"/>
        </w:rPr>
        <w:t>themes.php?page={page menu-slug}</w:t>
      </w:r>
      <w:r w:rsidR="00980F6C" w:rsidRPr="005F0EBC">
        <w:rPr>
          <w:rFonts w:cstheme="minorHAnsi"/>
          <w:color w:val="333333"/>
          <w:sz w:val="18"/>
          <w:szCs w:val="18"/>
        </w:rPr>
        <w:t xml:space="preserve">              </w:t>
      </w:r>
      <w:r w:rsidRPr="005F0EBC">
        <w:rPr>
          <w:rFonts w:cstheme="minorHAnsi"/>
          <w:color w:val="333333"/>
          <w:sz w:val="18"/>
          <w:szCs w:val="18"/>
        </w:rPr>
        <w:t>=&gt;</w:t>
      </w:r>
      <w:r w:rsidR="00980F6C" w:rsidRPr="005F0EBC">
        <w:rPr>
          <w:rFonts w:cstheme="minorHAnsi"/>
          <w:color w:val="333333"/>
          <w:sz w:val="18"/>
          <w:szCs w:val="18"/>
        </w:rPr>
        <w:t xml:space="preserve">        </w:t>
      </w:r>
      <w:r w:rsidRPr="005F0EBC">
        <w:rPr>
          <w:rFonts w:cstheme="minorHAnsi"/>
          <w:color w:val="333333"/>
          <w:sz w:val="18"/>
          <w:szCs w:val="18"/>
        </w:rPr>
        <w:t>appearance_page_{page menu-slug}</w:t>
      </w:r>
    </w:p>
    <w:p w:rsidR="00FD3955" w:rsidRPr="00324918" w:rsidRDefault="00B47F87" w:rsidP="00B47F87">
      <w:pPr>
        <w:shd w:val="clear" w:color="auto" w:fill="FFFFFF"/>
        <w:tabs>
          <w:tab w:val="left" w:pos="3664"/>
        </w:tabs>
        <w:spacing w:after="0"/>
        <w:rPr>
          <w:rFonts w:cstheme="minorHAnsi"/>
          <w:color w:val="333333"/>
          <w:sz w:val="16"/>
          <w:szCs w:val="18"/>
        </w:rPr>
      </w:pPr>
      <w:r w:rsidRPr="00324918">
        <w:rPr>
          <w:rFonts w:cstheme="minorHAnsi"/>
          <w:color w:val="333333"/>
          <w:sz w:val="16"/>
          <w:szCs w:val="18"/>
        </w:rPr>
        <w:tab/>
      </w:r>
    </w:p>
    <w:p w:rsidR="004C2C08" w:rsidRPr="00324918" w:rsidRDefault="004C2C08" w:rsidP="00B47F87">
      <w:pPr>
        <w:shd w:val="clear" w:color="auto" w:fill="FFFFFF"/>
        <w:spacing w:after="0"/>
        <w:rPr>
          <w:rFonts w:cstheme="minorHAnsi"/>
          <w:color w:val="333333"/>
          <w:sz w:val="18"/>
          <w:szCs w:val="18"/>
        </w:rPr>
      </w:pPr>
      <w:r w:rsidRPr="00324918">
        <w:rPr>
          <w:rFonts w:cstheme="minorHAnsi"/>
          <w:color w:val="333333"/>
          <w:sz w:val="18"/>
          <w:szCs w:val="18"/>
        </w:rPr>
        <w:t>The </w:t>
      </w:r>
      <w:r w:rsidRPr="00324918">
        <w:rPr>
          <w:rStyle w:val="p"/>
          <w:rFonts w:cstheme="minorHAnsi"/>
          <w:color w:val="C7254E"/>
          <w:sz w:val="18"/>
          <w:szCs w:val="18"/>
          <w:bdr w:val="none" w:sz="0" w:space="0" w:color="auto" w:frame="1"/>
          <w:shd w:val="clear" w:color="auto" w:fill="DDDDDD"/>
        </w:rPr>
        <w:t>appearance_page_</w:t>
      </w:r>
      <w:r w:rsidRPr="00324918">
        <w:rPr>
          <w:rFonts w:cstheme="minorHAnsi"/>
          <w:color w:val="333333"/>
          <w:sz w:val="18"/>
          <w:szCs w:val="18"/>
        </w:rPr>
        <w:t> is a prefix for pages in this section of menu. You need to add the prefix to menu-slug. So, if the address to page you want is </w:t>
      </w:r>
      <w:r w:rsidRPr="00324918">
        <w:rPr>
          <w:rStyle w:val="p"/>
          <w:rFonts w:cstheme="minorHAnsi"/>
          <w:color w:val="C7254E"/>
          <w:sz w:val="18"/>
          <w:szCs w:val="18"/>
          <w:bdr w:val="none" w:sz="0" w:space="0" w:color="auto" w:frame="1"/>
          <w:shd w:val="clear" w:color="auto" w:fill="DDDDDD"/>
        </w:rPr>
        <w:t>themes.php?page=my-page.php</w:t>
      </w:r>
      <w:r w:rsidRPr="00324918">
        <w:rPr>
          <w:rFonts w:cstheme="minorHAnsi"/>
          <w:color w:val="333333"/>
          <w:sz w:val="18"/>
          <w:szCs w:val="18"/>
        </w:rPr>
        <w:t>, then the name will be </w:t>
      </w:r>
      <w:r w:rsidRPr="00324918">
        <w:rPr>
          <w:rStyle w:val="p"/>
          <w:rFonts w:cstheme="minorHAnsi"/>
          <w:color w:val="C7254E"/>
          <w:sz w:val="18"/>
          <w:szCs w:val="18"/>
          <w:bdr w:val="none" w:sz="0" w:space="0" w:color="auto" w:frame="1"/>
          <w:shd w:val="clear" w:color="auto" w:fill="DDDDDD"/>
        </w:rPr>
        <w:t>appearance_page_my-page</w:t>
      </w:r>
      <w:r w:rsidRPr="00324918">
        <w:rPr>
          <w:rFonts w:cstheme="minorHAnsi"/>
          <w:color w:val="333333"/>
          <w:sz w:val="18"/>
          <w:szCs w:val="18"/>
        </w:rPr>
        <w:t>. With other sections of Admin Area do the same, but with different prefix. For “Settings” section of menu the prefix is </w:t>
      </w:r>
      <w:r w:rsidRPr="00324918">
        <w:rPr>
          <w:rStyle w:val="p"/>
          <w:rFonts w:cstheme="minorHAnsi"/>
          <w:color w:val="C7254E"/>
          <w:sz w:val="18"/>
          <w:szCs w:val="18"/>
          <w:bdr w:val="none" w:sz="0" w:space="0" w:color="auto" w:frame="1"/>
          <w:shd w:val="clear" w:color="auto" w:fill="DDDDDD"/>
        </w:rPr>
        <w:t>settings_page_</w:t>
      </w:r>
      <w:r w:rsidRPr="00324918">
        <w:rPr>
          <w:rFonts w:cstheme="minorHAnsi"/>
          <w:color w:val="333333"/>
          <w:sz w:val="18"/>
          <w:szCs w:val="18"/>
        </w:rPr>
        <w:t>. If you can’t find the correct name of your plugin’s page then make do the follow.</w:t>
      </w:r>
    </w:p>
    <w:p w:rsidR="00FD3955" w:rsidRPr="00324918" w:rsidRDefault="00FD3955" w:rsidP="00B47F87">
      <w:pPr>
        <w:shd w:val="clear" w:color="auto" w:fill="FFFFFF"/>
        <w:spacing w:after="0"/>
        <w:rPr>
          <w:rFonts w:cstheme="minorHAnsi"/>
          <w:color w:val="333333"/>
          <w:sz w:val="18"/>
          <w:szCs w:val="18"/>
        </w:rPr>
      </w:pPr>
    </w:p>
    <w:p w:rsidR="004C2C08" w:rsidRPr="00324918" w:rsidRDefault="004C2C08" w:rsidP="00B47F87">
      <w:pPr>
        <w:shd w:val="clear" w:color="auto" w:fill="FFFFFF"/>
        <w:spacing w:after="0"/>
        <w:rPr>
          <w:rFonts w:cstheme="minorHAnsi"/>
          <w:color w:val="333333"/>
          <w:sz w:val="18"/>
          <w:szCs w:val="18"/>
        </w:rPr>
      </w:pPr>
      <w:r w:rsidRPr="00324918">
        <w:rPr>
          <w:rFonts w:cstheme="minorHAnsi"/>
          <w:color w:val="333333"/>
          <w:sz w:val="18"/>
          <w:szCs w:val="18"/>
        </w:rPr>
        <w:t>Temporary add this function to your plugin’s main file:</w:t>
      </w:r>
    </w:p>
    <w:p w:rsidR="004C2C08" w:rsidRPr="00324918" w:rsidRDefault="004C2C08" w:rsidP="00324918">
      <w:pPr>
        <w:shd w:val="clear" w:color="auto" w:fill="FFFFFF"/>
        <w:wordWrap w:val="0"/>
        <w:spacing w:after="0"/>
        <w:textAlignment w:val="center"/>
        <w:rPr>
          <w:rStyle w:val="p"/>
          <w:rFonts w:cstheme="minorHAnsi"/>
          <w:color w:val="FFFFFF"/>
          <w:sz w:val="18"/>
          <w:szCs w:val="18"/>
          <w:bdr w:val="none" w:sz="0" w:space="0" w:color="auto" w:frame="1"/>
          <w:shd w:val="clear" w:color="auto" w:fill="2B2B2B"/>
        </w:rPr>
      </w:pPr>
      <w:r w:rsidRPr="00324918">
        <w:rPr>
          <w:rStyle w:val="c1"/>
          <w:rFonts w:cstheme="minorHAnsi"/>
          <w:color w:val="93C763"/>
          <w:sz w:val="18"/>
          <w:szCs w:val="18"/>
          <w:bdr w:val="none" w:sz="0" w:space="0" w:color="auto" w:frame="1"/>
          <w:shd w:val="clear" w:color="auto" w:fill="2B2B2B"/>
        </w:rPr>
        <w:t>function</w:t>
      </w:r>
      <w:r w:rsidRPr="00324918">
        <w:rPr>
          <w:rStyle w:val="p"/>
          <w:rFonts w:cstheme="minorHAnsi"/>
          <w:color w:val="FFFFFF"/>
          <w:sz w:val="18"/>
          <w:szCs w:val="18"/>
          <w:bdr w:val="none" w:sz="0" w:space="0" w:color="auto" w:frame="1"/>
          <w:shd w:val="clear" w:color="auto" w:fill="2B2B2B"/>
        </w:rPr>
        <w:t xml:space="preserve"> </w:t>
      </w:r>
      <w:r w:rsidRPr="00324918">
        <w:rPr>
          <w:rStyle w:val="nx"/>
          <w:rFonts w:cstheme="minorHAnsi"/>
          <w:color w:val="678CB1"/>
          <w:sz w:val="18"/>
          <w:szCs w:val="18"/>
          <w:bdr w:val="none" w:sz="0" w:space="0" w:color="auto" w:frame="1"/>
          <w:shd w:val="clear" w:color="auto" w:fill="2B2B2B"/>
        </w:rPr>
        <w:t>enqueue_my_scripts</w:t>
      </w:r>
      <w:r w:rsidRPr="00324918">
        <w:rPr>
          <w:rStyle w:val="s1"/>
          <w:rFonts w:cstheme="minorHAnsi"/>
          <w:color w:val="F1F2F3"/>
          <w:sz w:val="18"/>
          <w:szCs w:val="18"/>
          <w:bdr w:val="none" w:sz="0" w:space="0" w:color="auto" w:frame="1"/>
          <w:shd w:val="clear" w:color="auto" w:fill="2B2B2B"/>
        </w:rPr>
        <w:t>(</w:t>
      </w:r>
      <w:r w:rsidRPr="00324918">
        <w:rPr>
          <w:rStyle w:val="arg-type"/>
          <w:rFonts w:cstheme="minorHAnsi"/>
          <w:color w:val="F1F2F3"/>
          <w:sz w:val="18"/>
          <w:szCs w:val="18"/>
          <w:bdr w:val="none" w:sz="0" w:space="0" w:color="auto" w:frame="1"/>
          <w:shd w:val="clear" w:color="auto" w:fill="2B2B2B"/>
        </w:rPr>
        <w:t>$hook</w:t>
      </w:r>
      <w:r w:rsidRPr="00324918">
        <w:rPr>
          <w:rStyle w:val="s1"/>
          <w:rFonts w:cstheme="minorHAnsi"/>
          <w:color w:val="F1F2F3"/>
          <w:sz w:val="18"/>
          <w:szCs w:val="18"/>
          <w:bdr w:val="none" w:sz="0" w:space="0" w:color="auto" w:frame="1"/>
          <w:shd w:val="clear" w:color="auto" w:fill="2B2B2B"/>
        </w:rPr>
        <w:t>)</w:t>
      </w:r>
      <w:r w:rsidRPr="00324918">
        <w:rPr>
          <w:rStyle w:val="p"/>
          <w:rFonts w:cstheme="minorHAnsi"/>
          <w:color w:val="FFFFFF"/>
          <w:sz w:val="18"/>
          <w:szCs w:val="18"/>
          <w:bdr w:val="none" w:sz="0" w:space="0" w:color="auto" w:frame="1"/>
          <w:shd w:val="clear" w:color="auto" w:fill="2B2B2B"/>
        </w:rPr>
        <w:t xml:space="preserve"> </w:t>
      </w:r>
      <w:r w:rsidRPr="00324918">
        <w:rPr>
          <w:rStyle w:val="s1"/>
          <w:rFonts w:cstheme="minorHAnsi"/>
          <w:color w:val="F1F2F3"/>
          <w:sz w:val="18"/>
          <w:szCs w:val="18"/>
          <w:bdr w:val="none" w:sz="0" w:space="0" w:color="auto" w:frame="1"/>
          <w:shd w:val="clear" w:color="auto" w:fill="2B2B2B"/>
        </w:rPr>
        <w:t>{</w:t>
      </w:r>
    </w:p>
    <w:p w:rsidR="004C2C08" w:rsidRPr="00324918" w:rsidRDefault="004C2C08" w:rsidP="00324918">
      <w:pPr>
        <w:shd w:val="clear" w:color="auto" w:fill="FFFFFF"/>
        <w:wordWrap w:val="0"/>
        <w:spacing w:after="0"/>
        <w:textAlignment w:val="center"/>
        <w:rPr>
          <w:rStyle w:val="p"/>
          <w:rFonts w:cstheme="minorHAnsi"/>
          <w:color w:val="FFFFFF"/>
          <w:sz w:val="18"/>
          <w:szCs w:val="18"/>
          <w:bdr w:val="none" w:sz="0" w:space="0" w:color="auto" w:frame="1"/>
          <w:shd w:val="clear" w:color="auto" w:fill="2B2B2B"/>
        </w:rPr>
      </w:pPr>
      <w:r w:rsidRPr="00324918">
        <w:rPr>
          <w:rStyle w:val="p"/>
          <w:rFonts w:cstheme="minorHAnsi"/>
          <w:color w:val="FFFFFF"/>
          <w:sz w:val="18"/>
          <w:szCs w:val="18"/>
          <w:bdr w:val="none" w:sz="0" w:space="0" w:color="auto" w:frame="1"/>
          <w:shd w:val="clear" w:color="auto" w:fill="2B2B2B"/>
        </w:rPr>
        <w:t xml:space="preserve">    </w:t>
      </w:r>
      <w:r w:rsidRPr="00324918">
        <w:rPr>
          <w:rStyle w:val="c1"/>
          <w:rFonts w:cstheme="minorHAnsi"/>
          <w:color w:val="93C763"/>
          <w:sz w:val="18"/>
          <w:szCs w:val="18"/>
          <w:bdr w:val="none" w:sz="0" w:space="0" w:color="auto" w:frame="1"/>
          <w:shd w:val="clear" w:color="auto" w:fill="2B2B2B"/>
        </w:rPr>
        <w:t>echo</w:t>
      </w:r>
      <w:r w:rsidRPr="00324918">
        <w:rPr>
          <w:rStyle w:val="p"/>
          <w:rFonts w:cstheme="minorHAnsi"/>
          <w:color w:val="FFFFFF"/>
          <w:sz w:val="18"/>
          <w:szCs w:val="18"/>
          <w:bdr w:val="none" w:sz="0" w:space="0" w:color="auto" w:frame="1"/>
          <w:shd w:val="clear" w:color="auto" w:fill="2B2B2B"/>
        </w:rPr>
        <w:t xml:space="preserve"> </w:t>
      </w:r>
      <w:r w:rsidRPr="00324918">
        <w:rPr>
          <w:rStyle w:val="arg-default"/>
          <w:rFonts w:cstheme="minorHAnsi"/>
          <w:color w:val="EC7600"/>
          <w:sz w:val="18"/>
          <w:szCs w:val="18"/>
          <w:bdr w:val="none" w:sz="0" w:space="0" w:color="auto" w:frame="1"/>
          <w:shd w:val="clear" w:color="auto" w:fill="2B2B2B"/>
        </w:rPr>
        <w:t>"&lt;p style='text-align:center;'&gt;"</w:t>
      </w:r>
      <w:r w:rsidRPr="00324918">
        <w:rPr>
          <w:rStyle w:val="p"/>
          <w:rFonts w:cstheme="minorHAnsi"/>
          <w:color w:val="FFFFFF"/>
          <w:sz w:val="18"/>
          <w:szCs w:val="18"/>
          <w:bdr w:val="none" w:sz="0" w:space="0" w:color="auto" w:frame="1"/>
          <w:shd w:val="clear" w:color="auto" w:fill="2B2B2B"/>
        </w:rPr>
        <w:t xml:space="preserve"> </w:t>
      </w:r>
      <w:r w:rsidRPr="00324918">
        <w:rPr>
          <w:rStyle w:val="arg-name"/>
          <w:rFonts w:cstheme="minorHAnsi"/>
          <w:color w:val="E8E2B7"/>
          <w:sz w:val="18"/>
          <w:szCs w:val="18"/>
          <w:bdr w:val="none" w:sz="0" w:space="0" w:color="auto" w:frame="1"/>
          <w:shd w:val="clear" w:color="auto" w:fill="2B2B2B"/>
        </w:rPr>
        <w:t>.</w:t>
      </w:r>
      <w:r w:rsidRPr="00324918">
        <w:rPr>
          <w:rStyle w:val="arg-type"/>
          <w:rFonts w:cstheme="minorHAnsi"/>
          <w:color w:val="F1F2F3"/>
          <w:sz w:val="18"/>
          <w:szCs w:val="18"/>
          <w:bdr w:val="none" w:sz="0" w:space="0" w:color="auto" w:frame="1"/>
          <w:shd w:val="clear" w:color="auto" w:fill="2B2B2B"/>
        </w:rPr>
        <w:t>$hook</w:t>
      </w:r>
      <w:r w:rsidRPr="00324918">
        <w:rPr>
          <w:rStyle w:val="arg-name"/>
          <w:rFonts w:cstheme="minorHAnsi"/>
          <w:color w:val="E8E2B7"/>
          <w:sz w:val="18"/>
          <w:szCs w:val="18"/>
          <w:bdr w:val="none" w:sz="0" w:space="0" w:color="auto" w:frame="1"/>
          <w:shd w:val="clear" w:color="auto" w:fill="2B2B2B"/>
        </w:rPr>
        <w:t>.</w:t>
      </w:r>
      <w:r w:rsidRPr="00324918">
        <w:rPr>
          <w:rStyle w:val="p"/>
          <w:rFonts w:cstheme="minorHAnsi"/>
          <w:color w:val="FFFFFF"/>
          <w:sz w:val="18"/>
          <w:szCs w:val="18"/>
          <w:bdr w:val="none" w:sz="0" w:space="0" w:color="auto" w:frame="1"/>
          <w:shd w:val="clear" w:color="auto" w:fill="2B2B2B"/>
        </w:rPr>
        <w:t xml:space="preserve"> </w:t>
      </w:r>
      <w:r w:rsidRPr="00324918">
        <w:rPr>
          <w:rStyle w:val="arg-default"/>
          <w:rFonts w:cstheme="minorHAnsi"/>
          <w:color w:val="EC7600"/>
          <w:sz w:val="18"/>
          <w:szCs w:val="18"/>
          <w:bdr w:val="none" w:sz="0" w:space="0" w:color="auto" w:frame="1"/>
          <w:shd w:val="clear" w:color="auto" w:fill="2B2B2B"/>
        </w:rPr>
        <w:t>"&lt;/p&gt;"</w:t>
      </w:r>
      <w:r w:rsidRPr="00324918">
        <w:rPr>
          <w:rStyle w:val="s1"/>
          <w:rFonts w:cstheme="minorHAnsi"/>
          <w:color w:val="F1F2F3"/>
          <w:sz w:val="18"/>
          <w:szCs w:val="18"/>
          <w:bdr w:val="none" w:sz="0" w:space="0" w:color="auto" w:frame="1"/>
          <w:shd w:val="clear" w:color="auto" w:fill="2B2B2B"/>
        </w:rPr>
        <w:t>;</w:t>
      </w:r>
    </w:p>
    <w:p w:rsidR="004C2C08" w:rsidRPr="00324918" w:rsidRDefault="004C2C08" w:rsidP="00324918">
      <w:pPr>
        <w:shd w:val="clear" w:color="auto" w:fill="FFFFFF"/>
        <w:wordWrap w:val="0"/>
        <w:spacing w:after="0"/>
        <w:textAlignment w:val="center"/>
        <w:rPr>
          <w:rStyle w:val="p"/>
          <w:rFonts w:cstheme="minorHAnsi"/>
          <w:color w:val="FFFFFF"/>
          <w:sz w:val="18"/>
          <w:szCs w:val="18"/>
          <w:bdr w:val="none" w:sz="0" w:space="0" w:color="auto" w:frame="1"/>
          <w:shd w:val="clear" w:color="auto" w:fill="2B2B2B"/>
        </w:rPr>
      </w:pPr>
      <w:r w:rsidRPr="00324918">
        <w:rPr>
          <w:rStyle w:val="s1"/>
          <w:rFonts w:cstheme="minorHAnsi"/>
          <w:color w:val="F1F2F3"/>
          <w:sz w:val="18"/>
          <w:szCs w:val="18"/>
          <w:bdr w:val="none" w:sz="0" w:space="0" w:color="auto" w:frame="1"/>
          <w:shd w:val="clear" w:color="auto" w:fill="2B2B2B"/>
        </w:rPr>
        <w:t>}</w:t>
      </w:r>
    </w:p>
    <w:p w:rsidR="004C2C08" w:rsidRPr="00324918" w:rsidRDefault="004C2C08" w:rsidP="00324918">
      <w:pPr>
        <w:shd w:val="clear" w:color="auto" w:fill="FFFFFF"/>
        <w:wordWrap w:val="0"/>
        <w:spacing w:after="0"/>
        <w:textAlignment w:val="center"/>
        <w:rPr>
          <w:rStyle w:val="p"/>
          <w:rFonts w:cstheme="minorHAnsi"/>
          <w:color w:val="FFFFFF"/>
          <w:sz w:val="18"/>
          <w:szCs w:val="18"/>
          <w:bdr w:val="none" w:sz="0" w:space="0" w:color="auto" w:frame="1"/>
          <w:shd w:val="clear" w:color="auto" w:fill="2B2B2B"/>
        </w:rPr>
      </w:pPr>
      <w:r w:rsidRPr="00324918">
        <w:rPr>
          <w:rStyle w:val="o"/>
          <w:rFonts w:cstheme="minorHAnsi"/>
          <w:color w:val="678CB1"/>
          <w:sz w:val="18"/>
          <w:szCs w:val="18"/>
          <w:bdr w:val="none" w:sz="0" w:space="0" w:color="auto" w:frame="1"/>
          <w:shd w:val="clear" w:color="auto" w:fill="2B2B2B"/>
        </w:rPr>
        <w:t>add_action</w:t>
      </w:r>
      <w:r w:rsidRPr="00324918">
        <w:rPr>
          <w:rStyle w:val="s1"/>
          <w:rFonts w:cstheme="minorHAnsi"/>
          <w:color w:val="F1F2F3"/>
          <w:sz w:val="18"/>
          <w:szCs w:val="18"/>
          <w:bdr w:val="none" w:sz="0" w:space="0" w:color="auto" w:frame="1"/>
          <w:shd w:val="clear" w:color="auto" w:fill="2B2B2B"/>
        </w:rPr>
        <w:t>(</w:t>
      </w:r>
      <w:r w:rsidRPr="00324918">
        <w:rPr>
          <w:rStyle w:val="s2"/>
          <w:rFonts w:cstheme="minorHAnsi"/>
          <w:color w:val="EC7600"/>
          <w:sz w:val="18"/>
          <w:szCs w:val="18"/>
          <w:bdr w:val="none" w:sz="0" w:space="0" w:color="auto" w:frame="1"/>
          <w:shd w:val="clear" w:color="auto" w:fill="2B2B2B"/>
        </w:rPr>
        <w:t>'admin_enqueue_scripts'</w:t>
      </w:r>
      <w:r w:rsidRPr="00324918">
        <w:rPr>
          <w:rStyle w:val="s1"/>
          <w:rFonts w:cstheme="minorHAnsi"/>
          <w:color w:val="F1F2F3"/>
          <w:sz w:val="18"/>
          <w:szCs w:val="18"/>
          <w:bdr w:val="none" w:sz="0" w:space="0" w:color="auto" w:frame="1"/>
          <w:shd w:val="clear" w:color="auto" w:fill="2B2B2B"/>
        </w:rPr>
        <w:t>,</w:t>
      </w:r>
      <w:r w:rsidRPr="00324918">
        <w:rPr>
          <w:rStyle w:val="p"/>
          <w:rFonts w:cstheme="minorHAnsi"/>
          <w:color w:val="FFFFFF"/>
          <w:sz w:val="18"/>
          <w:szCs w:val="18"/>
          <w:bdr w:val="none" w:sz="0" w:space="0" w:color="auto" w:frame="1"/>
          <w:shd w:val="clear" w:color="auto" w:fill="2B2B2B"/>
        </w:rPr>
        <w:t xml:space="preserve"> </w:t>
      </w:r>
      <w:r w:rsidRPr="00324918">
        <w:rPr>
          <w:rStyle w:val="s2"/>
          <w:rFonts w:cstheme="minorHAnsi"/>
          <w:color w:val="EC7600"/>
          <w:sz w:val="18"/>
          <w:szCs w:val="18"/>
          <w:bdr w:val="none" w:sz="0" w:space="0" w:color="auto" w:frame="1"/>
          <w:shd w:val="clear" w:color="auto" w:fill="2B2B2B"/>
        </w:rPr>
        <w:t>'enqueue_my_scripts'</w:t>
      </w:r>
      <w:r w:rsidRPr="00324918">
        <w:rPr>
          <w:rStyle w:val="s1"/>
          <w:rFonts w:cstheme="minorHAnsi"/>
          <w:color w:val="F1F2F3"/>
          <w:sz w:val="18"/>
          <w:szCs w:val="18"/>
          <w:bdr w:val="none" w:sz="0" w:space="0" w:color="auto" w:frame="1"/>
          <w:shd w:val="clear" w:color="auto" w:fill="2B2B2B"/>
        </w:rPr>
        <w:t>);</w:t>
      </w:r>
    </w:p>
    <w:p w:rsidR="00FD3955" w:rsidRPr="00324918" w:rsidRDefault="00FD3955" w:rsidP="00324918">
      <w:pPr>
        <w:shd w:val="clear" w:color="auto" w:fill="FFFFFF"/>
        <w:spacing w:after="0"/>
        <w:rPr>
          <w:rFonts w:cstheme="minorHAnsi"/>
          <w:color w:val="333333"/>
          <w:sz w:val="18"/>
          <w:szCs w:val="18"/>
        </w:rPr>
      </w:pPr>
    </w:p>
    <w:p w:rsidR="00437A56" w:rsidRPr="00324918" w:rsidRDefault="004C2C08" w:rsidP="00D1173B">
      <w:pPr>
        <w:shd w:val="clear" w:color="auto" w:fill="FFFFFF"/>
        <w:spacing w:after="0"/>
        <w:rPr>
          <w:rFonts w:cstheme="minorHAnsi"/>
          <w:color w:val="333333"/>
          <w:sz w:val="18"/>
          <w:szCs w:val="18"/>
        </w:rPr>
      </w:pPr>
      <w:r w:rsidRPr="00324918">
        <w:rPr>
          <w:rFonts w:cstheme="minorHAnsi"/>
          <w:color w:val="333333"/>
          <w:sz w:val="18"/>
          <w:szCs w:val="18"/>
        </w:rPr>
        <w:t>After that you’ll see a text line under top admin bar. There will be written the correct name of your plugin’s page. You can copy it and then delete this function.</w:t>
      </w:r>
    </w:p>
    <w:p w:rsidR="00324918" w:rsidRPr="00324918" w:rsidRDefault="00324918" w:rsidP="00D1173B">
      <w:pPr>
        <w:shd w:val="clear" w:color="auto" w:fill="FFFFFF"/>
        <w:spacing w:after="0"/>
        <w:rPr>
          <w:rFonts w:cstheme="minorHAnsi"/>
          <w:color w:val="333333"/>
          <w:sz w:val="16"/>
          <w:szCs w:val="18"/>
        </w:rPr>
      </w:pPr>
    </w:p>
    <w:p w:rsidR="00437A56" w:rsidRPr="00E27257" w:rsidRDefault="00437A56" w:rsidP="00A47EC6">
      <w:pPr>
        <w:autoSpaceDE w:val="0"/>
        <w:autoSpaceDN w:val="0"/>
        <w:adjustRightInd w:val="0"/>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lastRenderedPageBreak/>
        <w:t>//5.</w:t>
      </w:r>
      <w:r w:rsidR="00A47EC6" w:rsidRPr="00E27257">
        <w:rPr>
          <w:rFonts w:eastAsia="Adobe Gothic Std B" w:cstheme="minorHAnsi"/>
          <w:b/>
          <w:color w:val="FF0000"/>
          <w:sz w:val="19"/>
          <w:szCs w:val="19"/>
          <w:u w:val="single"/>
        </w:rPr>
        <w:t xml:space="preserve"> </w:t>
      </w:r>
      <w:r w:rsidRPr="00E27257">
        <w:rPr>
          <w:rFonts w:eastAsia="Adobe Gothic Std B" w:cstheme="minorHAnsi"/>
          <w:b/>
          <w:color w:val="FF0000"/>
          <w:sz w:val="19"/>
          <w:szCs w:val="19"/>
          <w:u w:val="single"/>
        </w:rPr>
        <w:t>Create theme's Admin submenu</w:t>
      </w:r>
    </w:p>
    <w:p w:rsidR="00D41D67" w:rsidRPr="00E27257" w:rsidRDefault="00D41D67" w:rsidP="00A47EC6">
      <w:pPr>
        <w:autoSpaceDE w:val="0"/>
        <w:autoSpaceDN w:val="0"/>
        <w:adjustRightInd w:val="0"/>
        <w:spacing w:after="0"/>
        <w:rPr>
          <w:rFonts w:eastAsia="Adobe Gothic Std B" w:cstheme="minorHAnsi"/>
          <w:b/>
          <w:color w:val="FF0000"/>
          <w:sz w:val="19"/>
          <w:szCs w:val="19"/>
          <w:u w:val="single"/>
        </w:rPr>
      </w:pPr>
      <w:r w:rsidRPr="00E27257">
        <w:rPr>
          <w:rFonts w:eastAsia="Adobe Gothic Std B" w:cstheme="minorHAnsi"/>
          <w:b/>
          <w:color w:val="FF0000"/>
          <w:sz w:val="19"/>
          <w:szCs w:val="19"/>
          <w:u w:val="single"/>
        </w:rPr>
        <w:t xml:space="preserve">// </w:t>
      </w:r>
      <w:r w:rsidR="006511DD" w:rsidRPr="00E27257">
        <w:rPr>
          <w:rFonts w:eastAsia="Adobe Gothic Std B" w:cstheme="minorHAnsi"/>
          <w:b/>
          <w:color w:val="FF0000"/>
          <w:sz w:val="19"/>
          <w:szCs w:val="19"/>
          <w:u w:val="single"/>
        </w:rPr>
        <w:t xml:space="preserve">5.1 </w:t>
      </w:r>
      <w:r w:rsidRPr="00E27257">
        <w:rPr>
          <w:rFonts w:eastAsia="Adobe Gothic Std B" w:cstheme="minorHAnsi"/>
          <w:b/>
          <w:color w:val="FF0000"/>
          <w:sz w:val="19"/>
          <w:szCs w:val="19"/>
          <w:u w:val="single"/>
        </w:rPr>
        <w:t>Syntax</w:t>
      </w:r>
      <w:r w:rsidR="007D2724" w:rsidRPr="00E27257">
        <w:rPr>
          <w:rFonts w:eastAsia="Adobe Gothic Std B" w:cstheme="minorHAnsi"/>
          <w:b/>
          <w:color w:val="FF0000"/>
          <w:sz w:val="19"/>
          <w:szCs w:val="19"/>
          <w:u w:val="single"/>
        </w:rPr>
        <w:t xml:space="preserve"> for add into theme Admin menu and sub menu</w:t>
      </w:r>
    </w:p>
    <w:p w:rsidR="00A47EC6" w:rsidRPr="00E27257" w:rsidRDefault="00A47EC6" w:rsidP="00A47EC6">
      <w:pPr>
        <w:autoSpaceDE w:val="0"/>
        <w:autoSpaceDN w:val="0"/>
        <w:adjustRightInd w:val="0"/>
        <w:spacing w:after="0"/>
        <w:rPr>
          <w:rFonts w:cstheme="minorHAnsi"/>
          <w:b/>
          <w:color w:val="008000"/>
          <w:sz w:val="19"/>
          <w:szCs w:val="19"/>
        </w:rPr>
      </w:pPr>
    </w:p>
    <w:p w:rsidR="008D616E" w:rsidRPr="005F0EBC" w:rsidRDefault="00B47F87" w:rsidP="00B47F87">
      <w:pPr>
        <w:autoSpaceDE w:val="0"/>
        <w:autoSpaceDN w:val="0"/>
        <w:adjustRightInd w:val="0"/>
        <w:spacing w:after="0"/>
        <w:rPr>
          <w:rFonts w:cstheme="minorHAnsi"/>
          <w:color w:val="000000"/>
          <w:sz w:val="18"/>
          <w:szCs w:val="18"/>
        </w:rPr>
      </w:pPr>
      <w:r w:rsidRPr="005F0EBC">
        <w:rPr>
          <w:rFonts w:cstheme="minorHAnsi"/>
          <w:color w:val="000000"/>
          <w:sz w:val="18"/>
          <w:szCs w:val="18"/>
        </w:rPr>
        <w:t>add_menu_page( str</w:t>
      </w:r>
      <w:r w:rsidR="008D616E" w:rsidRPr="005F0EBC">
        <w:rPr>
          <w:rFonts w:cstheme="minorHAnsi"/>
          <w:color w:val="000000"/>
          <w:sz w:val="18"/>
          <w:szCs w:val="18"/>
        </w:rPr>
        <w:t xml:space="preserve"> </w:t>
      </w:r>
      <w:r w:rsidR="008D616E" w:rsidRPr="005F0EBC">
        <w:rPr>
          <w:rFonts w:cstheme="minorHAnsi"/>
          <w:color w:val="008B8B"/>
          <w:sz w:val="18"/>
          <w:szCs w:val="18"/>
        </w:rPr>
        <w:t>$page_title</w:t>
      </w:r>
      <w:r w:rsidR="008D616E" w:rsidRPr="005F0EBC">
        <w:rPr>
          <w:rFonts w:cstheme="minorHAnsi"/>
          <w:color w:val="000000"/>
          <w:sz w:val="18"/>
          <w:szCs w:val="18"/>
        </w:rPr>
        <w:t xml:space="preserve">, </w:t>
      </w:r>
      <w:r w:rsidRPr="005F0EBC">
        <w:rPr>
          <w:rFonts w:cstheme="minorHAnsi"/>
          <w:color w:val="000000"/>
          <w:sz w:val="18"/>
          <w:szCs w:val="18"/>
        </w:rPr>
        <w:t>str</w:t>
      </w:r>
      <w:r w:rsidR="008D616E" w:rsidRPr="005F0EBC">
        <w:rPr>
          <w:rFonts w:cstheme="minorHAnsi"/>
          <w:color w:val="000000"/>
          <w:sz w:val="18"/>
          <w:szCs w:val="18"/>
        </w:rPr>
        <w:t xml:space="preserve"> </w:t>
      </w:r>
      <w:r w:rsidR="008D616E" w:rsidRPr="005F0EBC">
        <w:rPr>
          <w:rFonts w:cstheme="minorHAnsi"/>
          <w:color w:val="008B8B"/>
          <w:sz w:val="18"/>
          <w:szCs w:val="18"/>
        </w:rPr>
        <w:t>$menu_title</w:t>
      </w:r>
      <w:r w:rsidR="008D616E" w:rsidRPr="005F0EBC">
        <w:rPr>
          <w:rFonts w:cstheme="minorHAnsi"/>
          <w:color w:val="000000"/>
          <w:sz w:val="18"/>
          <w:szCs w:val="18"/>
        </w:rPr>
        <w:t xml:space="preserve">, </w:t>
      </w:r>
      <w:r w:rsidRPr="005F0EBC">
        <w:rPr>
          <w:rFonts w:cstheme="minorHAnsi"/>
          <w:color w:val="000000"/>
          <w:sz w:val="18"/>
          <w:szCs w:val="18"/>
        </w:rPr>
        <w:t>str</w:t>
      </w:r>
      <w:r w:rsidR="008D616E" w:rsidRPr="005F0EBC">
        <w:rPr>
          <w:rFonts w:cstheme="minorHAnsi"/>
          <w:color w:val="000000"/>
          <w:sz w:val="18"/>
          <w:szCs w:val="18"/>
        </w:rPr>
        <w:t xml:space="preserve"> </w:t>
      </w:r>
      <w:r w:rsidR="008D616E" w:rsidRPr="005F0EBC">
        <w:rPr>
          <w:rFonts w:cstheme="minorHAnsi"/>
          <w:color w:val="008B8B"/>
          <w:sz w:val="18"/>
          <w:szCs w:val="18"/>
        </w:rPr>
        <w:t>$capability</w:t>
      </w:r>
      <w:r w:rsidR="008D616E" w:rsidRPr="005F0EBC">
        <w:rPr>
          <w:rFonts w:cstheme="minorHAnsi"/>
          <w:color w:val="000000"/>
          <w:sz w:val="18"/>
          <w:szCs w:val="18"/>
        </w:rPr>
        <w:t xml:space="preserve">, </w:t>
      </w:r>
      <w:r w:rsidRPr="005F0EBC">
        <w:rPr>
          <w:rFonts w:cstheme="minorHAnsi"/>
          <w:color w:val="000000"/>
          <w:sz w:val="18"/>
          <w:szCs w:val="18"/>
        </w:rPr>
        <w:t>str</w:t>
      </w:r>
      <w:r w:rsidR="008D616E" w:rsidRPr="005F0EBC">
        <w:rPr>
          <w:rFonts w:cstheme="minorHAnsi"/>
          <w:color w:val="000000"/>
          <w:sz w:val="18"/>
          <w:szCs w:val="18"/>
        </w:rPr>
        <w:t xml:space="preserve"> </w:t>
      </w:r>
      <w:r w:rsidR="008D616E" w:rsidRPr="005F0EBC">
        <w:rPr>
          <w:rFonts w:cstheme="minorHAnsi"/>
          <w:color w:val="008B8B"/>
          <w:sz w:val="18"/>
          <w:szCs w:val="18"/>
        </w:rPr>
        <w:t>$menu_slug</w:t>
      </w:r>
      <w:r w:rsidR="008D616E" w:rsidRPr="005F0EBC">
        <w:rPr>
          <w:rFonts w:cstheme="minorHAnsi"/>
          <w:color w:val="000000"/>
          <w:sz w:val="18"/>
          <w:szCs w:val="18"/>
        </w:rPr>
        <w:t xml:space="preserve">, </w:t>
      </w:r>
      <w:r w:rsidR="008D616E" w:rsidRPr="005F0EBC">
        <w:rPr>
          <w:rFonts w:cstheme="minorHAnsi"/>
          <w:color w:val="0000FF"/>
          <w:sz w:val="18"/>
          <w:szCs w:val="18"/>
        </w:rPr>
        <w:t>callable</w:t>
      </w:r>
      <w:r w:rsidR="008D616E" w:rsidRPr="005F0EBC">
        <w:rPr>
          <w:rFonts w:cstheme="minorHAnsi"/>
          <w:color w:val="000000"/>
          <w:sz w:val="18"/>
          <w:szCs w:val="18"/>
        </w:rPr>
        <w:t xml:space="preserve"> </w:t>
      </w:r>
      <w:r w:rsidR="008D616E" w:rsidRPr="005F0EBC">
        <w:rPr>
          <w:rFonts w:cstheme="minorHAnsi"/>
          <w:color w:val="008B8B"/>
          <w:sz w:val="18"/>
          <w:szCs w:val="18"/>
        </w:rPr>
        <w:t>$func</w:t>
      </w:r>
      <w:r w:rsidR="008D616E" w:rsidRPr="005F0EBC">
        <w:rPr>
          <w:rFonts w:cstheme="minorHAnsi"/>
          <w:color w:val="000000"/>
          <w:sz w:val="18"/>
          <w:szCs w:val="18"/>
        </w:rPr>
        <w:t xml:space="preserve"> = </w:t>
      </w:r>
      <w:r w:rsidR="008D616E" w:rsidRPr="005F0EBC">
        <w:rPr>
          <w:rFonts w:cstheme="minorHAnsi"/>
          <w:color w:val="A31515"/>
          <w:sz w:val="18"/>
          <w:szCs w:val="18"/>
        </w:rPr>
        <w:t>''</w:t>
      </w:r>
      <w:r w:rsidR="008D616E" w:rsidRPr="005F0EBC">
        <w:rPr>
          <w:rFonts w:cstheme="minorHAnsi"/>
          <w:color w:val="000000"/>
          <w:sz w:val="18"/>
          <w:szCs w:val="18"/>
        </w:rPr>
        <w:t xml:space="preserve">, </w:t>
      </w:r>
      <w:r w:rsidRPr="005F0EBC">
        <w:rPr>
          <w:rFonts w:cstheme="minorHAnsi"/>
          <w:color w:val="000000"/>
          <w:sz w:val="18"/>
          <w:szCs w:val="18"/>
        </w:rPr>
        <w:t>str</w:t>
      </w:r>
      <w:r w:rsidR="008D616E" w:rsidRPr="005F0EBC">
        <w:rPr>
          <w:rFonts w:cstheme="minorHAnsi"/>
          <w:color w:val="000000"/>
          <w:sz w:val="18"/>
          <w:szCs w:val="18"/>
        </w:rPr>
        <w:t xml:space="preserve"> </w:t>
      </w:r>
      <w:r w:rsidR="008D616E" w:rsidRPr="005F0EBC">
        <w:rPr>
          <w:rFonts w:cstheme="minorHAnsi"/>
          <w:color w:val="008B8B"/>
          <w:sz w:val="18"/>
          <w:szCs w:val="18"/>
        </w:rPr>
        <w:t>$icon_url</w:t>
      </w:r>
      <w:r w:rsidR="008D616E" w:rsidRPr="005F0EBC">
        <w:rPr>
          <w:rFonts w:cstheme="minorHAnsi"/>
          <w:color w:val="000000"/>
          <w:sz w:val="18"/>
          <w:szCs w:val="18"/>
        </w:rPr>
        <w:t xml:space="preserve"> = </w:t>
      </w:r>
      <w:r w:rsidR="008D616E" w:rsidRPr="005F0EBC">
        <w:rPr>
          <w:rFonts w:cstheme="minorHAnsi"/>
          <w:color w:val="A31515"/>
          <w:sz w:val="18"/>
          <w:szCs w:val="18"/>
        </w:rPr>
        <w:t>''</w:t>
      </w:r>
      <w:r w:rsidR="008D616E" w:rsidRPr="005F0EBC">
        <w:rPr>
          <w:rFonts w:cstheme="minorHAnsi"/>
          <w:color w:val="000000"/>
          <w:sz w:val="18"/>
          <w:szCs w:val="18"/>
        </w:rPr>
        <w:t xml:space="preserve">, int </w:t>
      </w:r>
      <w:r w:rsidR="008D616E" w:rsidRPr="005F0EBC">
        <w:rPr>
          <w:rFonts w:cstheme="minorHAnsi"/>
          <w:color w:val="008B8B"/>
          <w:sz w:val="18"/>
          <w:szCs w:val="18"/>
        </w:rPr>
        <w:t>$position</w:t>
      </w:r>
      <w:r w:rsidR="008D616E" w:rsidRPr="005F0EBC">
        <w:rPr>
          <w:rFonts w:cstheme="minorHAnsi"/>
          <w:color w:val="000000"/>
          <w:sz w:val="18"/>
          <w:szCs w:val="18"/>
        </w:rPr>
        <w:t xml:space="preserve"> = </w:t>
      </w:r>
      <w:r w:rsidR="008D616E" w:rsidRPr="005F0EBC">
        <w:rPr>
          <w:rFonts w:cstheme="minorHAnsi"/>
          <w:color w:val="0000FF"/>
          <w:sz w:val="18"/>
          <w:szCs w:val="18"/>
        </w:rPr>
        <w:t>null</w:t>
      </w:r>
      <w:r w:rsidR="008D616E" w:rsidRPr="005F0EBC">
        <w:rPr>
          <w:rFonts w:cstheme="minorHAnsi"/>
          <w:color w:val="000000"/>
          <w:sz w:val="18"/>
          <w:szCs w:val="18"/>
        </w:rPr>
        <w:t>)</w:t>
      </w:r>
    </w:p>
    <w:p w:rsidR="008D616E" w:rsidRPr="005F0EBC" w:rsidRDefault="008D616E" w:rsidP="00B47F87">
      <w:pPr>
        <w:autoSpaceDE w:val="0"/>
        <w:autoSpaceDN w:val="0"/>
        <w:adjustRightInd w:val="0"/>
        <w:spacing w:after="0"/>
        <w:rPr>
          <w:rFonts w:cstheme="minorHAnsi"/>
          <w:color w:val="000000"/>
          <w:sz w:val="18"/>
          <w:szCs w:val="18"/>
        </w:rPr>
      </w:pPr>
    </w:p>
    <w:p w:rsidR="008D616E" w:rsidRPr="00E27257" w:rsidRDefault="008D616E"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 xml:space="preserve">add_menu_page( </w:t>
      </w:r>
      <w:r w:rsidRPr="00E27257">
        <w:rPr>
          <w:rFonts w:cstheme="minorHAnsi"/>
          <w:color w:val="008B8B"/>
          <w:sz w:val="19"/>
          <w:szCs w:val="19"/>
        </w:rPr>
        <w:t>$page_title</w:t>
      </w:r>
      <w:r w:rsidRPr="00E27257">
        <w:rPr>
          <w:rFonts w:cstheme="minorHAnsi"/>
          <w:color w:val="000000"/>
          <w:sz w:val="19"/>
          <w:szCs w:val="19"/>
        </w:rPr>
        <w:t xml:space="preserve">, </w:t>
      </w:r>
      <w:r w:rsidRPr="00E27257">
        <w:rPr>
          <w:rFonts w:cstheme="minorHAnsi"/>
          <w:color w:val="008B8B"/>
          <w:sz w:val="19"/>
          <w:szCs w:val="19"/>
        </w:rPr>
        <w:t>$menu_title</w:t>
      </w:r>
      <w:r w:rsidRPr="00E27257">
        <w:rPr>
          <w:rFonts w:cstheme="minorHAnsi"/>
          <w:color w:val="000000"/>
          <w:sz w:val="19"/>
          <w:szCs w:val="19"/>
        </w:rPr>
        <w:t xml:space="preserve">, </w:t>
      </w:r>
      <w:r w:rsidRPr="00E27257">
        <w:rPr>
          <w:rFonts w:cstheme="minorHAnsi"/>
          <w:color w:val="008B8B"/>
          <w:sz w:val="19"/>
          <w:szCs w:val="19"/>
        </w:rPr>
        <w:t>$capability</w:t>
      </w:r>
      <w:r w:rsidRPr="00E27257">
        <w:rPr>
          <w:rFonts w:cstheme="minorHAnsi"/>
          <w:color w:val="000000"/>
          <w:sz w:val="19"/>
          <w:szCs w:val="19"/>
        </w:rPr>
        <w:t xml:space="preserve">, </w:t>
      </w:r>
      <w:r w:rsidRPr="00E27257">
        <w:rPr>
          <w:rFonts w:cstheme="minorHAnsi"/>
          <w:color w:val="008B8B"/>
          <w:sz w:val="19"/>
          <w:szCs w:val="19"/>
        </w:rPr>
        <w:t>$parentmenu_slug</w:t>
      </w:r>
      <w:r w:rsidRPr="00E27257">
        <w:rPr>
          <w:rFonts w:cstheme="minorHAnsi"/>
          <w:color w:val="000000"/>
          <w:sz w:val="19"/>
          <w:szCs w:val="19"/>
        </w:rPr>
        <w:t xml:space="preserve">, </w:t>
      </w:r>
      <w:r w:rsidRPr="00E27257">
        <w:rPr>
          <w:rFonts w:cstheme="minorHAnsi"/>
          <w:color w:val="008B8B"/>
          <w:sz w:val="19"/>
          <w:szCs w:val="19"/>
        </w:rPr>
        <w:t>$function</w:t>
      </w:r>
      <w:r w:rsidRPr="00E27257">
        <w:rPr>
          <w:rFonts w:cstheme="minorHAnsi"/>
          <w:color w:val="000000"/>
          <w:sz w:val="19"/>
          <w:szCs w:val="19"/>
        </w:rPr>
        <w:t xml:space="preserve">, </w:t>
      </w:r>
      <w:r w:rsidRPr="00E27257">
        <w:rPr>
          <w:rFonts w:cstheme="minorHAnsi"/>
          <w:color w:val="008B8B"/>
          <w:sz w:val="19"/>
          <w:szCs w:val="19"/>
        </w:rPr>
        <w:t>$icon_url</w:t>
      </w:r>
      <w:r w:rsidRPr="00E27257">
        <w:rPr>
          <w:rFonts w:cstheme="minorHAnsi"/>
          <w:color w:val="000000"/>
          <w:sz w:val="19"/>
          <w:szCs w:val="19"/>
        </w:rPr>
        <w:t xml:space="preserve">, </w:t>
      </w:r>
      <w:r w:rsidRPr="00E27257">
        <w:rPr>
          <w:rFonts w:cstheme="minorHAnsi"/>
          <w:color w:val="008B8B"/>
          <w:sz w:val="19"/>
          <w:szCs w:val="19"/>
        </w:rPr>
        <w:t>$position</w:t>
      </w:r>
      <w:r w:rsidRPr="00E27257">
        <w:rPr>
          <w:rFonts w:cstheme="minorHAnsi"/>
          <w:color w:val="000000"/>
          <w:sz w:val="19"/>
          <w:szCs w:val="19"/>
        </w:rPr>
        <w:t xml:space="preserve"> );</w:t>
      </w:r>
    </w:p>
    <w:p w:rsidR="008D616E" w:rsidRPr="00E27257" w:rsidRDefault="008D616E"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 xml:space="preserve">add_submenu_page( </w:t>
      </w:r>
      <w:r w:rsidR="00B47F87" w:rsidRPr="00E27257">
        <w:rPr>
          <w:rFonts w:cstheme="minorHAnsi"/>
          <w:color w:val="000000"/>
          <w:sz w:val="19"/>
          <w:szCs w:val="19"/>
        </w:rPr>
        <w:t>str</w:t>
      </w:r>
      <w:r w:rsidRPr="00E27257">
        <w:rPr>
          <w:rFonts w:cstheme="minorHAnsi"/>
          <w:color w:val="000000"/>
          <w:sz w:val="19"/>
          <w:szCs w:val="19"/>
        </w:rPr>
        <w:t xml:space="preserve"> </w:t>
      </w:r>
      <w:r w:rsidRPr="00E27257">
        <w:rPr>
          <w:rFonts w:cstheme="minorHAnsi"/>
          <w:color w:val="008B8B"/>
          <w:sz w:val="19"/>
          <w:szCs w:val="19"/>
        </w:rPr>
        <w:t>$parent_slug</w:t>
      </w:r>
      <w:r w:rsidRPr="00E27257">
        <w:rPr>
          <w:rFonts w:cstheme="minorHAnsi"/>
          <w:color w:val="000000"/>
          <w:sz w:val="19"/>
          <w:szCs w:val="19"/>
        </w:rPr>
        <w:t xml:space="preserve">, </w:t>
      </w:r>
      <w:r w:rsidR="00B47F87" w:rsidRPr="00E27257">
        <w:rPr>
          <w:rFonts w:cstheme="minorHAnsi"/>
          <w:color w:val="000000"/>
          <w:sz w:val="19"/>
          <w:szCs w:val="19"/>
        </w:rPr>
        <w:t>str</w:t>
      </w:r>
      <w:r w:rsidRPr="00E27257">
        <w:rPr>
          <w:rFonts w:cstheme="minorHAnsi"/>
          <w:color w:val="000000"/>
          <w:sz w:val="19"/>
          <w:szCs w:val="19"/>
        </w:rPr>
        <w:t xml:space="preserve"> </w:t>
      </w:r>
      <w:r w:rsidRPr="00E27257">
        <w:rPr>
          <w:rFonts w:cstheme="minorHAnsi"/>
          <w:color w:val="008B8B"/>
          <w:sz w:val="19"/>
          <w:szCs w:val="19"/>
        </w:rPr>
        <w:t>$page_title</w:t>
      </w:r>
      <w:r w:rsidRPr="00E27257">
        <w:rPr>
          <w:rFonts w:cstheme="minorHAnsi"/>
          <w:color w:val="000000"/>
          <w:sz w:val="19"/>
          <w:szCs w:val="19"/>
        </w:rPr>
        <w:t xml:space="preserve">, </w:t>
      </w:r>
      <w:r w:rsidR="00B47F87" w:rsidRPr="00E27257">
        <w:rPr>
          <w:rFonts w:cstheme="minorHAnsi"/>
          <w:color w:val="000000"/>
          <w:sz w:val="19"/>
          <w:szCs w:val="19"/>
        </w:rPr>
        <w:t>str</w:t>
      </w:r>
      <w:r w:rsidRPr="00E27257">
        <w:rPr>
          <w:rFonts w:cstheme="minorHAnsi"/>
          <w:color w:val="000000"/>
          <w:sz w:val="19"/>
          <w:szCs w:val="19"/>
        </w:rPr>
        <w:t xml:space="preserve"> </w:t>
      </w:r>
      <w:r w:rsidRPr="00E27257">
        <w:rPr>
          <w:rFonts w:cstheme="minorHAnsi"/>
          <w:color w:val="008B8B"/>
          <w:sz w:val="19"/>
          <w:szCs w:val="19"/>
        </w:rPr>
        <w:t>$menu_title</w:t>
      </w:r>
      <w:r w:rsidRPr="00E27257">
        <w:rPr>
          <w:rFonts w:cstheme="minorHAnsi"/>
          <w:color w:val="000000"/>
          <w:sz w:val="19"/>
          <w:szCs w:val="19"/>
        </w:rPr>
        <w:t xml:space="preserve">, </w:t>
      </w:r>
      <w:r w:rsidR="00B47F87" w:rsidRPr="00E27257">
        <w:rPr>
          <w:rFonts w:cstheme="minorHAnsi"/>
          <w:color w:val="000000"/>
          <w:sz w:val="19"/>
          <w:szCs w:val="19"/>
        </w:rPr>
        <w:t>str</w:t>
      </w:r>
      <w:r w:rsidRPr="00E27257">
        <w:rPr>
          <w:rFonts w:cstheme="minorHAnsi"/>
          <w:color w:val="000000"/>
          <w:sz w:val="19"/>
          <w:szCs w:val="19"/>
        </w:rPr>
        <w:t xml:space="preserve"> </w:t>
      </w:r>
      <w:r w:rsidRPr="00E27257">
        <w:rPr>
          <w:rFonts w:cstheme="minorHAnsi"/>
          <w:color w:val="008B8B"/>
          <w:sz w:val="19"/>
          <w:szCs w:val="19"/>
        </w:rPr>
        <w:t>$capability</w:t>
      </w:r>
      <w:r w:rsidRPr="00E27257">
        <w:rPr>
          <w:rFonts w:cstheme="minorHAnsi"/>
          <w:color w:val="000000"/>
          <w:sz w:val="19"/>
          <w:szCs w:val="19"/>
        </w:rPr>
        <w:t xml:space="preserve">, </w:t>
      </w:r>
      <w:r w:rsidR="00B47F87" w:rsidRPr="00E27257">
        <w:rPr>
          <w:rFonts w:cstheme="minorHAnsi"/>
          <w:color w:val="000000"/>
          <w:sz w:val="19"/>
          <w:szCs w:val="19"/>
        </w:rPr>
        <w:t>str</w:t>
      </w:r>
      <w:r w:rsidRPr="00E27257">
        <w:rPr>
          <w:rFonts w:cstheme="minorHAnsi"/>
          <w:color w:val="000000"/>
          <w:sz w:val="19"/>
          <w:szCs w:val="19"/>
        </w:rPr>
        <w:t xml:space="preserve"> </w:t>
      </w:r>
      <w:r w:rsidRPr="00E27257">
        <w:rPr>
          <w:rFonts w:cstheme="minorHAnsi"/>
          <w:color w:val="008B8B"/>
          <w:sz w:val="19"/>
          <w:szCs w:val="19"/>
        </w:rPr>
        <w:t>$menu_slug</w:t>
      </w:r>
      <w:r w:rsidRPr="00E27257">
        <w:rPr>
          <w:rFonts w:cstheme="minorHAnsi"/>
          <w:color w:val="000000"/>
          <w:sz w:val="19"/>
          <w:szCs w:val="19"/>
        </w:rPr>
        <w:t xml:space="preserve">, </w:t>
      </w:r>
      <w:r w:rsidRPr="00E27257">
        <w:rPr>
          <w:rFonts w:cstheme="minorHAnsi"/>
          <w:color w:val="0000FF"/>
          <w:sz w:val="19"/>
          <w:szCs w:val="19"/>
        </w:rPr>
        <w:t>callable</w:t>
      </w:r>
      <w:r w:rsidRPr="00E27257">
        <w:rPr>
          <w:rFonts w:cstheme="minorHAnsi"/>
          <w:color w:val="000000"/>
          <w:sz w:val="19"/>
          <w:szCs w:val="19"/>
        </w:rPr>
        <w:t xml:space="preserve"> </w:t>
      </w:r>
      <w:r w:rsidRPr="00E27257">
        <w:rPr>
          <w:rFonts w:cstheme="minorHAnsi"/>
          <w:color w:val="008B8B"/>
          <w:sz w:val="19"/>
          <w:szCs w:val="19"/>
        </w:rPr>
        <w:t>$function</w:t>
      </w:r>
      <w:r w:rsidRPr="00E27257">
        <w:rPr>
          <w:rFonts w:cstheme="minorHAnsi"/>
          <w:color w:val="000000"/>
          <w:sz w:val="19"/>
          <w:szCs w:val="19"/>
        </w:rPr>
        <w:t xml:space="preserve"> = </w:t>
      </w:r>
      <w:r w:rsidRPr="00E27257">
        <w:rPr>
          <w:rFonts w:cstheme="minorHAnsi"/>
          <w:color w:val="A31515"/>
          <w:sz w:val="19"/>
          <w:szCs w:val="19"/>
        </w:rPr>
        <w:t>''</w:t>
      </w:r>
      <w:r w:rsidRPr="00E27257">
        <w:rPr>
          <w:rFonts w:cstheme="minorHAnsi"/>
          <w:color w:val="000000"/>
          <w:sz w:val="19"/>
          <w:szCs w:val="19"/>
        </w:rPr>
        <w:t xml:space="preserve"> )</w:t>
      </w:r>
    </w:p>
    <w:p w:rsidR="008D616E" w:rsidRPr="00E27257" w:rsidRDefault="008D616E" w:rsidP="00B47F87">
      <w:pPr>
        <w:autoSpaceDE w:val="0"/>
        <w:autoSpaceDN w:val="0"/>
        <w:adjustRightInd w:val="0"/>
        <w:spacing w:after="0"/>
        <w:rPr>
          <w:rFonts w:cstheme="minorHAnsi"/>
          <w:color w:val="000000"/>
          <w:sz w:val="19"/>
          <w:szCs w:val="19"/>
        </w:rPr>
      </w:pPr>
    </w:p>
    <w:p w:rsidR="00D41D67" w:rsidRPr="00E27257" w:rsidRDefault="00D41D67"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 xml:space="preserve">add_menu_page( </w:t>
      </w:r>
      <w:r w:rsidRPr="00E27257">
        <w:rPr>
          <w:rFonts w:cstheme="minorHAnsi"/>
          <w:color w:val="A31515"/>
          <w:sz w:val="19"/>
          <w:szCs w:val="19"/>
        </w:rPr>
        <w:t>'menu_page_title'</w:t>
      </w:r>
      <w:r w:rsidRPr="00E27257">
        <w:rPr>
          <w:rFonts w:cstheme="minorHAnsi"/>
          <w:color w:val="000000"/>
          <w:sz w:val="19"/>
          <w:szCs w:val="19"/>
        </w:rPr>
        <w:t xml:space="preserve">, </w:t>
      </w:r>
      <w:r w:rsidRPr="00E27257">
        <w:rPr>
          <w:rFonts w:cstheme="minorHAnsi"/>
          <w:color w:val="A31515"/>
          <w:sz w:val="19"/>
          <w:szCs w:val="19"/>
        </w:rPr>
        <w:t>'menu_title'</w:t>
      </w:r>
      <w:r w:rsidRPr="00E27257">
        <w:rPr>
          <w:rFonts w:cstheme="minorHAnsi"/>
          <w:color w:val="000000"/>
          <w:sz w:val="19"/>
          <w:szCs w:val="19"/>
        </w:rPr>
        <w:t xml:space="preserve">, </w:t>
      </w:r>
      <w:r w:rsidRPr="00E27257">
        <w:rPr>
          <w:rFonts w:cstheme="minorHAnsi"/>
          <w:color w:val="A31515"/>
          <w:sz w:val="19"/>
          <w:szCs w:val="19"/>
        </w:rPr>
        <w:t>'menu_capability'</w:t>
      </w:r>
      <w:r w:rsidRPr="00E27257">
        <w:rPr>
          <w:rFonts w:cstheme="minorHAnsi"/>
          <w:color w:val="000000"/>
          <w:sz w:val="19"/>
          <w:szCs w:val="19"/>
        </w:rPr>
        <w:t xml:space="preserve">, </w:t>
      </w:r>
      <w:r w:rsidRPr="00E27257">
        <w:rPr>
          <w:rFonts w:cstheme="minorHAnsi"/>
          <w:color w:val="A31515"/>
          <w:sz w:val="19"/>
          <w:szCs w:val="19"/>
        </w:rPr>
        <w:t>'menu_slug'</w:t>
      </w:r>
      <w:r w:rsidRPr="00E27257">
        <w:rPr>
          <w:rFonts w:cstheme="minorHAnsi"/>
          <w:color w:val="000000"/>
          <w:sz w:val="19"/>
          <w:szCs w:val="19"/>
        </w:rPr>
        <w:t xml:space="preserve">, </w:t>
      </w:r>
      <w:r w:rsidRPr="00E27257">
        <w:rPr>
          <w:rFonts w:cstheme="minorHAnsi"/>
          <w:color w:val="A31515"/>
          <w:sz w:val="19"/>
          <w:szCs w:val="19"/>
        </w:rPr>
        <w:t>'menu_callback'</w:t>
      </w:r>
      <w:r w:rsidRPr="00E27257">
        <w:rPr>
          <w:rFonts w:cstheme="minorHAnsi"/>
          <w:color w:val="000000"/>
          <w:sz w:val="19"/>
          <w:szCs w:val="19"/>
        </w:rPr>
        <w:t>);</w:t>
      </w:r>
    </w:p>
    <w:p w:rsidR="00D41D67" w:rsidRPr="005F0EBC" w:rsidRDefault="00D41D67" w:rsidP="00B47F87">
      <w:pPr>
        <w:rPr>
          <w:rFonts w:cstheme="minorHAnsi"/>
          <w:color w:val="000000"/>
          <w:sz w:val="18"/>
          <w:szCs w:val="18"/>
        </w:rPr>
      </w:pPr>
      <w:r w:rsidRPr="005F0EBC">
        <w:rPr>
          <w:rFonts w:cstheme="minorHAnsi"/>
          <w:color w:val="000000"/>
          <w:sz w:val="18"/>
          <w:szCs w:val="18"/>
        </w:rPr>
        <w:t xml:space="preserve">add_submenu_page( </w:t>
      </w:r>
      <w:r w:rsidRPr="005F0EBC">
        <w:rPr>
          <w:rFonts w:cstheme="minorHAnsi"/>
          <w:color w:val="A31515"/>
          <w:sz w:val="18"/>
          <w:szCs w:val="18"/>
        </w:rPr>
        <w:t>'menu_slug'</w:t>
      </w:r>
      <w:r w:rsidRPr="005F0EBC">
        <w:rPr>
          <w:rFonts w:cstheme="minorHAnsi"/>
          <w:color w:val="000000"/>
          <w:sz w:val="18"/>
          <w:szCs w:val="18"/>
        </w:rPr>
        <w:t xml:space="preserve">, </w:t>
      </w:r>
      <w:r w:rsidRPr="005F0EBC">
        <w:rPr>
          <w:rFonts w:cstheme="minorHAnsi"/>
          <w:color w:val="A31515"/>
          <w:sz w:val="18"/>
          <w:szCs w:val="18"/>
        </w:rPr>
        <w:t>'submenu_page_title'</w:t>
      </w:r>
      <w:r w:rsidRPr="005F0EBC">
        <w:rPr>
          <w:rFonts w:cstheme="minorHAnsi"/>
          <w:color w:val="000000"/>
          <w:sz w:val="18"/>
          <w:szCs w:val="18"/>
        </w:rPr>
        <w:t xml:space="preserve">, </w:t>
      </w:r>
      <w:r w:rsidRPr="005F0EBC">
        <w:rPr>
          <w:rFonts w:cstheme="minorHAnsi"/>
          <w:color w:val="A31515"/>
          <w:sz w:val="18"/>
          <w:szCs w:val="18"/>
        </w:rPr>
        <w:t>'submenu_title'</w:t>
      </w:r>
      <w:r w:rsidRPr="005F0EBC">
        <w:rPr>
          <w:rFonts w:cstheme="minorHAnsi"/>
          <w:color w:val="000000"/>
          <w:sz w:val="18"/>
          <w:szCs w:val="18"/>
        </w:rPr>
        <w:t xml:space="preserve">, </w:t>
      </w:r>
      <w:r w:rsidRPr="005F0EBC">
        <w:rPr>
          <w:rFonts w:cstheme="minorHAnsi"/>
          <w:color w:val="A31515"/>
          <w:sz w:val="18"/>
          <w:szCs w:val="18"/>
        </w:rPr>
        <w:t>'submenu_capability'</w:t>
      </w:r>
      <w:r w:rsidRPr="005F0EBC">
        <w:rPr>
          <w:rFonts w:cstheme="minorHAnsi"/>
          <w:color w:val="000000"/>
          <w:sz w:val="18"/>
          <w:szCs w:val="18"/>
        </w:rPr>
        <w:t xml:space="preserve">, </w:t>
      </w:r>
      <w:r w:rsidRPr="005F0EBC">
        <w:rPr>
          <w:rFonts w:cstheme="minorHAnsi"/>
          <w:color w:val="A31515"/>
          <w:sz w:val="18"/>
          <w:szCs w:val="18"/>
        </w:rPr>
        <w:t>'submenu_slug'</w:t>
      </w:r>
      <w:r w:rsidRPr="005F0EBC">
        <w:rPr>
          <w:rFonts w:cstheme="minorHAnsi"/>
          <w:color w:val="000000"/>
          <w:sz w:val="18"/>
          <w:szCs w:val="18"/>
        </w:rPr>
        <w:t xml:space="preserve">, </w:t>
      </w:r>
      <w:r w:rsidRPr="005F0EBC">
        <w:rPr>
          <w:rFonts w:cstheme="minorHAnsi"/>
          <w:color w:val="A31515"/>
          <w:sz w:val="18"/>
          <w:szCs w:val="18"/>
        </w:rPr>
        <w:t>'submenu_callback'</w:t>
      </w:r>
      <w:r w:rsidRPr="005F0EBC">
        <w:rPr>
          <w:rFonts w:cstheme="minorHAnsi"/>
          <w:color w:val="000000"/>
          <w:sz w:val="18"/>
          <w:szCs w:val="18"/>
        </w:rPr>
        <w:t xml:space="preserve"> );</w:t>
      </w:r>
    </w:p>
    <w:p w:rsidR="00437A56" w:rsidRPr="00E27257" w:rsidRDefault="00437A56" w:rsidP="00B47F87">
      <w:pPr>
        <w:autoSpaceDE w:val="0"/>
        <w:autoSpaceDN w:val="0"/>
        <w:adjustRightInd w:val="0"/>
        <w:spacing w:after="0"/>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w:t>
      </w:r>
      <w:r w:rsidR="0067319A" w:rsidRPr="00E27257">
        <w:rPr>
          <w:rFonts w:cstheme="minorHAnsi"/>
          <w:color w:val="000000"/>
          <w:sz w:val="19"/>
          <w:szCs w:val="19"/>
        </w:rPr>
        <w:t>theme</w:t>
      </w:r>
      <w:r w:rsidRPr="00E27257">
        <w:rPr>
          <w:rFonts w:cstheme="minorHAnsi"/>
          <w:color w:val="000000"/>
          <w:sz w:val="19"/>
          <w:szCs w:val="19"/>
        </w:rPr>
        <w:t>_forms_menu()</w:t>
      </w:r>
    </w:p>
    <w:p w:rsidR="00437A56" w:rsidRPr="00E27257" w:rsidRDefault="00437A56"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w:t>
      </w:r>
    </w:p>
    <w:p w:rsidR="00AD06FF" w:rsidRPr="00E27257" w:rsidRDefault="00AD06FF" w:rsidP="00B47F87">
      <w:pPr>
        <w:autoSpaceDE w:val="0"/>
        <w:autoSpaceDN w:val="0"/>
        <w:adjustRightInd w:val="0"/>
        <w:spacing w:after="0"/>
        <w:ind w:left="720"/>
        <w:rPr>
          <w:rFonts w:cstheme="minorHAnsi"/>
          <w:color w:val="000000"/>
          <w:sz w:val="19"/>
          <w:szCs w:val="19"/>
        </w:rPr>
      </w:pPr>
      <w:r w:rsidRPr="00E27257">
        <w:rPr>
          <w:rFonts w:cstheme="minorHAnsi"/>
          <w:color w:val="008000"/>
          <w:sz w:val="19"/>
          <w:szCs w:val="19"/>
        </w:rPr>
        <w:t>//function admin submenu welcome page</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add_menu_page(</w:t>
      </w:r>
      <w:r w:rsidRPr="00E27257">
        <w:rPr>
          <w:rFonts w:cstheme="minorHAnsi"/>
          <w:color w:val="A31515"/>
          <w:sz w:val="19"/>
          <w:szCs w:val="19"/>
        </w:rPr>
        <w:t>'PageTitle'</w:t>
      </w:r>
      <w:r w:rsidRPr="00E27257">
        <w:rPr>
          <w:rFonts w:cstheme="minorHAnsi"/>
          <w:color w:val="000000"/>
          <w:sz w:val="19"/>
          <w:szCs w:val="19"/>
        </w:rPr>
        <w:t xml:space="preserve">, </w:t>
      </w:r>
      <w:r w:rsidRPr="00E27257">
        <w:rPr>
          <w:rFonts w:cstheme="minorHAnsi"/>
          <w:color w:val="A31515"/>
          <w:sz w:val="19"/>
          <w:szCs w:val="19"/>
        </w:rPr>
        <w:t>'X</w:t>
      </w:r>
      <w:r w:rsidR="00AD06FF" w:rsidRPr="00E27257">
        <w:rPr>
          <w:rFonts w:cstheme="minorHAnsi"/>
          <w:color w:val="A31515"/>
          <w:sz w:val="19"/>
          <w:szCs w:val="19"/>
        </w:rPr>
        <w:t>theme</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'xopt'</w:t>
      </w:r>
      <w:r w:rsidRPr="00E27257">
        <w:rPr>
          <w:rFonts w:cstheme="minorHAnsi"/>
          <w:color w:val="000000"/>
          <w:sz w:val="19"/>
          <w:szCs w:val="19"/>
        </w:rPr>
        <w:t xml:space="preserve">, </w:t>
      </w:r>
      <w:r w:rsidRPr="00E27257">
        <w:rPr>
          <w:rFonts w:cstheme="minorHAnsi"/>
          <w:color w:val="A31515"/>
          <w:sz w:val="19"/>
          <w:szCs w:val="19"/>
        </w:rPr>
        <w:t>'dashicons-star-half'</w:t>
      </w:r>
      <w:r w:rsidRPr="00E27257">
        <w:rPr>
          <w:rFonts w:cstheme="minorHAnsi"/>
          <w:color w:val="000000"/>
          <w:sz w:val="19"/>
          <w:szCs w:val="19"/>
        </w:rPr>
        <w:t xml:space="preserve">,3); </w:t>
      </w:r>
    </w:p>
    <w:p w:rsidR="00AD06FF" w:rsidRPr="00E27257" w:rsidRDefault="00AD06FF" w:rsidP="00B47F87">
      <w:pPr>
        <w:autoSpaceDE w:val="0"/>
        <w:autoSpaceDN w:val="0"/>
        <w:adjustRightInd w:val="0"/>
        <w:spacing w:after="0"/>
        <w:ind w:left="720"/>
        <w:rPr>
          <w:rFonts w:cstheme="minorHAnsi"/>
          <w:color w:val="008000"/>
          <w:sz w:val="19"/>
          <w:szCs w:val="19"/>
        </w:rPr>
      </w:pPr>
    </w:p>
    <w:p w:rsidR="00AD06FF" w:rsidRPr="00E27257" w:rsidRDefault="00AD06FF" w:rsidP="00B47F87">
      <w:pPr>
        <w:autoSpaceDE w:val="0"/>
        <w:autoSpaceDN w:val="0"/>
        <w:adjustRightInd w:val="0"/>
        <w:spacing w:after="0"/>
        <w:ind w:left="720"/>
        <w:rPr>
          <w:rFonts w:cstheme="minorHAnsi"/>
          <w:color w:val="008000"/>
          <w:sz w:val="19"/>
          <w:szCs w:val="19"/>
        </w:rPr>
      </w:pPr>
      <w:r w:rsidRPr="00E27257">
        <w:rPr>
          <w:rFonts w:cstheme="minorHAnsi"/>
          <w:color w:val="008000"/>
          <w:sz w:val="19"/>
          <w:szCs w:val="19"/>
        </w:rPr>
        <w:t>//function admin submenu welcome page</w:t>
      </w:r>
    </w:p>
    <w:p w:rsidR="00437A56" w:rsidRPr="00E27257" w:rsidRDefault="00437A56" w:rsidP="00B47F87">
      <w:pPr>
        <w:autoSpaceDE w:val="0"/>
        <w:autoSpaceDN w:val="0"/>
        <w:adjustRightInd w:val="0"/>
        <w:spacing w:after="0"/>
        <w:ind w:left="720"/>
        <w:rPr>
          <w:rFonts w:cstheme="minorHAnsi"/>
          <w:color w:val="008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'xopt_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'Register'</w:t>
      </w:r>
      <w:r w:rsidRPr="00E27257">
        <w:rPr>
          <w:rFonts w:cstheme="minorHAnsi"/>
          <w:color w:val="000000"/>
          <w:sz w:val="19"/>
          <w:szCs w:val="19"/>
        </w:rPr>
        <w:t xml:space="preserve">, </w:t>
      </w:r>
      <w:r w:rsidRPr="00E27257">
        <w:rPr>
          <w:rFonts w:cstheme="minorHAnsi"/>
          <w:color w:val="A31515"/>
          <w:sz w:val="19"/>
          <w:szCs w:val="19"/>
        </w:rPr>
        <w:t>'Register'</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'x_register'</w:t>
      </w:r>
      <w:r w:rsidRPr="00E27257">
        <w:rPr>
          <w:rFonts w:cstheme="minorHAnsi"/>
          <w:color w:val="000000"/>
          <w:sz w:val="19"/>
          <w:szCs w:val="19"/>
        </w:rPr>
        <w:t xml:space="preserve">, </w:t>
      </w:r>
      <w:r w:rsidRPr="00E27257">
        <w:rPr>
          <w:rFonts w:cstheme="minorHAnsi"/>
          <w:color w:val="A31515"/>
          <w:sz w:val="19"/>
          <w:szCs w:val="19"/>
        </w:rPr>
        <w:t>'xopt_reg'</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'Support'</w:t>
      </w:r>
      <w:r w:rsidRPr="00E27257">
        <w:rPr>
          <w:rFonts w:cstheme="minorHAnsi"/>
          <w:color w:val="000000"/>
          <w:sz w:val="19"/>
          <w:szCs w:val="19"/>
        </w:rPr>
        <w:t xml:space="preserve">, </w:t>
      </w:r>
      <w:r w:rsidRPr="00E27257">
        <w:rPr>
          <w:rFonts w:cstheme="minorHAnsi"/>
          <w:color w:val="A31515"/>
          <w:sz w:val="19"/>
          <w:szCs w:val="19"/>
        </w:rPr>
        <w:t>'Support'</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w:t>
      </w:r>
      <w:r w:rsidR="00F74965" w:rsidRPr="00E27257">
        <w:rPr>
          <w:rFonts w:cstheme="minorHAnsi"/>
          <w:color w:val="A31515"/>
          <w:sz w:val="19"/>
          <w:szCs w:val="19"/>
        </w:rPr>
        <w:t>xtheme</w:t>
      </w:r>
      <w:r w:rsidR="00AD06FF" w:rsidRPr="00E27257">
        <w:rPr>
          <w:rFonts w:cstheme="minorHAnsi"/>
          <w:color w:val="A31515"/>
          <w:sz w:val="19"/>
          <w:szCs w:val="19"/>
        </w:rPr>
        <w:t>_supp</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'xopt_support'</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'FAQ'</w:t>
      </w:r>
      <w:r w:rsidRPr="00E27257">
        <w:rPr>
          <w:rFonts w:cstheme="minorHAnsi"/>
          <w:color w:val="000000"/>
          <w:sz w:val="19"/>
          <w:szCs w:val="19"/>
        </w:rPr>
        <w:t xml:space="preserve">, </w:t>
      </w:r>
      <w:r w:rsidRPr="00E27257">
        <w:rPr>
          <w:rFonts w:cstheme="minorHAnsi"/>
          <w:color w:val="A31515"/>
          <w:sz w:val="19"/>
          <w:szCs w:val="19"/>
        </w:rPr>
        <w:t>'FAQ'</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w:t>
      </w:r>
      <w:r w:rsidR="00F74965" w:rsidRPr="00E27257">
        <w:rPr>
          <w:rFonts w:cstheme="minorHAnsi"/>
          <w:color w:val="A31515"/>
          <w:sz w:val="19"/>
          <w:szCs w:val="19"/>
        </w:rPr>
        <w:t>xtheme</w:t>
      </w:r>
      <w:r w:rsidRPr="00E27257">
        <w:rPr>
          <w:rFonts w:cstheme="minorHAnsi"/>
          <w:color w:val="A31515"/>
          <w:sz w:val="19"/>
          <w:szCs w:val="19"/>
        </w:rPr>
        <w:t>_faq'</w:t>
      </w:r>
      <w:r w:rsidRPr="00E27257">
        <w:rPr>
          <w:rFonts w:cstheme="minorHAnsi"/>
          <w:color w:val="000000"/>
          <w:sz w:val="19"/>
          <w:szCs w:val="19"/>
        </w:rPr>
        <w:t xml:space="preserve">, </w:t>
      </w:r>
      <w:r w:rsidRPr="00E27257">
        <w:rPr>
          <w:rFonts w:cstheme="minorHAnsi"/>
          <w:color w:val="A31515"/>
          <w:sz w:val="19"/>
          <w:szCs w:val="19"/>
        </w:rPr>
        <w:t>'xopt_faq'</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'Demos'</w:t>
      </w:r>
      <w:r w:rsidRPr="00E27257">
        <w:rPr>
          <w:rFonts w:cstheme="minorHAnsi"/>
          <w:color w:val="000000"/>
          <w:sz w:val="19"/>
          <w:szCs w:val="19"/>
        </w:rPr>
        <w:t xml:space="preserve">, </w:t>
      </w:r>
      <w:r w:rsidRPr="00E27257">
        <w:rPr>
          <w:rFonts w:cstheme="minorHAnsi"/>
          <w:color w:val="A31515"/>
          <w:sz w:val="19"/>
          <w:szCs w:val="19"/>
        </w:rPr>
        <w:t>'Demos'</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w:t>
      </w:r>
      <w:r w:rsidR="00F74965" w:rsidRPr="00E27257">
        <w:rPr>
          <w:rFonts w:cstheme="minorHAnsi"/>
          <w:color w:val="A31515"/>
          <w:sz w:val="19"/>
          <w:szCs w:val="19"/>
        </w:rPr>
        <w:t>xtheme</w:t>
      </w:r>
      <w:r w:rsidRPr="00E27257">
        <w:rPr>
          <w:rFonts w:cstheme="minorHAnsi"/>
          <w:color w:val="A31515"/>
          <w:sz w:val="19"/>
          <w:szCs w:val="19"/>
        </w:rPr>
        <w:t>_demos'</w:t>
      </w:r>
      <w:r w:rsidRPr="00E27257">
        <w:rPr>
          <w:rFonts w:cstheme="minorHAnsi"/>
          <w:color w:val="000000"/>
          <w:sz w:val="19"/>
          <w:szCs w:val="19"/>
        </w:rPr>
        <w:t xml:space="preserve">, </w:t>
      </w:r>
      <w:r w:rsidRPr="00E27257">
        <w:rPr>
          <w:rFonts w:cstheme="minorHAnsi"/>
          <w:color w:val="A31515"/>
          <w:sz w:val="19"/>
          <w:szCs w:val="19"/>
        </w:rPr>
        <w:t>'xopt_demos'</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'Plugins'</w:t>
      </w:r>
      <w:r w:rsidRPr="00E27257">
        <w:rPr>
          <w:rFonts w:cstheme="minorHAnsi"/>
          <w:color w:val="000000"/>
          <w:sz w:val="19"/>
          <w:szCs w:val="19"/>
        </w:rPr>
        <w:t xml:space="preserve">, </w:t>
      </w:r>
      <w:r w:rsidRPr="00E27257">
        <w:rPr>
          <w:rFonts w:cstheme="minorHAnsi"/>
          <w:color w:val="A31515"/>
          <w:sz w:val="19"/>
          <w:szCs w:val="19"/>
        </w:rPr>
        <w:t>'Plugins'</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w:t>
      </w:r>
      <w:r w:rsidR="00F74965" w:rsidRPr="00E27257">
        <w:rPr>
          <w:rFonts w:cstheme="minorHAnsi"/>
          <w:color w:val="A31515"/>
          <w:sz w:val="19"/>
          <w:szCs w:val="19"/>
        </w:rPr>
        <w:t>xtheme</w:t>
      </w:r>
      <w:r w:rsidRPr="00E27257">
        <w:rPr>
          <w:rFonts w:cstheme="minorHAnsi"/>
          <w:color w:val="A31515"/>
          <w:sz w:val="19"/>
          <w:szCs w:val="19"/>
        </w:rPr>
        <w:t>_plugins'</w:t>
      </w:r>
      <w:r w:rsidRPr="00E27257">
        <w:rPr>
          <w:rFonts w:cstheme="minorHAnsi"/>
          <w:color w:val="000000"/>
          <w:sz w:val="19"/>
          <w:szCs w:val="19"/>
        </w:rPr>
        <w:t xml:space="preserve">, </w:t>
      </w:r>
      <w:r w:rsidRPr="00E27257">
        <w:rPr>
          <w:rFonts w:cstheme="minorHAnsi"/>
          <w:color w:val="A31515"/>
          <w:sz w:val="19"/>
          <w:szCs w:val="19"/>
        </w:rPr>
        <w:t>'xopt</w:t>
      </w:r>
      <w:r w:rsidR="00AD06FF" w:rsidRPr="00E27257">
        <w:rPr>
          <w:rFonts w:cstheme="minorHAnsi"/>
          <w:color w:val="A31515"/>
          <w:sz w:val="19"/>
          <w:szCs w:val="19"/>
        </w:rPr>
        <w:t>_plug</w:t>
      </w:r>
      <w:r w:rsidRPr="00E27257">
        <w:rPr>
          <w:rFonts w:cstheme="minorHAnsi"/>
          <w:color w:val="A31515"/>
          <w:sz w:val="19"/>
          <w:szCs w:val="19"/>
        </w:rPr>
        <w:t>'</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'System Status'</w:t>
      </w:r>
      <w:r w:rsidRPr="00E27257">
        <w:rPr>
          <w:rFonts w:cstheme="minorHAnsi"/>
          <w:color w:val="000000"/>
          <w:sz w:val="19"/>
          <w:szCs w:val="19"/>
        </w:rPr>
        <w:t xml:space="preserve">, </w:t>
      </w:r>
      <w:r w:rsidRPr="00E27257">
        <w:rPr>
          <w:rFonts w:cstheme="minorHAnsi"/>
          <w:color w:val="A31515"/>
          <w:sz w:val="19"/>
          <w:szCs w:val="19"/>
        </w:rPr>
        <w:t>'System Status'</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w:t>
      </w:r>
      <w:r w:rsidR="00AD06FF" w:rsidRPr="00E27257">
        <w:rPr>
          <w:rFonts w:cstheme="minorHAnsi"/>
          <w:color w:val="A31515"/>
          <w:sz w:val="19"/>
          <w:szCs w:val="19"/>
        </w:rPr>
        <w:t>func1</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w:t>
      </w:r>
      <w:r w:rsidR="00AD06FF" w:rsidRPr="00E27257">
        <w:rPr>
          <w:rFonts w:cstheme="minorHAnsi"/>
          <w:color w:val="A31515"/>
          <w:sz w:val="19"/>
          <w:szCs w:val="19"/>
        </w:rPr>
        <w:t>func1</w:t>
      </w:r>
      <w:r w:rsidRPr="00E27257">
        <w:rPr>
          <w:rFonts w:cstheme="minorHAnsi"/>
          <w:color w:val="A31515"/>
          <w:sz w:val="19"/>
          <w:szCs w:val="19"/>
        </w:rPr>
        <w:t>'</w:t>
      </w:r>
      <w:r w:rsidRPr="00E27257">
        <w:rPr>
          <w:rFonts w:cstheme="minorHAnsi"/>
          <w:color w:val="000000"/>
          <w:sz w:val="19"/>
          <w:szCs w:val="19"/>
        </w:rPr>
        <w:t>);</w:t>
      </w:r>
    </w:p>
    <w:p w:rsidR="00437A56"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'Theme Options'</w:t>
      </w:r>
      <w:r w:rsidRPr="00E27257">
        <w:rPr>
          <w:rFonts w:cstheme="minorHAnsi"/>
          <w:color w:val="000000"/>
          <w:sz w:val="19"/>
          <w:szCs w:val="19"/>
        </w:rPr>
        <w:t xml:space="preserve">, </w:t>
      </w:r>
      <w:r w:rsidRPr="00E27257">
        <w:rPr>
          <w:rFonts w:cstheme="minorHAnsi"/>
          <w:color w:val="A31515"/>
          <w:sz w:val="19"/>
          <w:szCs w:val="19"/>
        </w:rPr>
        <w:t>'Theme Options'</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Pr="00E27257">
        <w:rPr>
          <w:rFonts w:cstheme="minorHAnsi"/>
          <w:color w:val="A31515"/>
          <w:sz w:val="19"/>
          <w:szCs w:val="19"/>
        </w:rPr>
        <w:t>'theme-opts'</w:t>
      </w:r>
      <w:r w:rsidRPr="00E27257">
        <w:rPr>
          <w:rFonts w:cstheme="minorHAnsi"/>
          <w:color w:val="000000"/>
          <w:sz w:val="19"/>
          <w:szCs w:val="19"/>
        </w:rPr>
        <w:t xml:space="preserve">, </w:t>
      </w:r>
      <w:r w:rsidRPr="00E27257">
        <w:rPr>
          <w:rFonts w:cstheme="minorHAnsi"/>
          <w:color w:val="A31515"/>
          <w:sz w:val="19"/>
          <w:szCs w:val="19"/>
        </w:rPr>
        <w:t>'</w:t>
      </w:r>
      <w:r w:rsidR="007D39DE" w:rsidRPr="00E27257">
        <w:rPr>
          <w:rFonts w:cstheme="minorHAnsi"/>
          <w:color w:val="A31515"/>
          <w:sz w:val="19"/>
          <w:szCs w:val="19"/>
        </w:rPr>
        <w:t>fu1</w:t>
      </w:r>
      <w:r w:rsidRPr="00E27257">
        <w:rPr>
          <w:rFonts w:cstheme="minorHAnsi"/>
          <w:color w:val="A31515"/>
          <w:sz w:val="19"/>
          <w:szCs w:val="19"/>
        </w:rPr>
        <w:t>'</w:t>
      </w:r>
      <w:r w:rsidRPr="00E27257">
        <w:rPr>
          <w:rFonts w:cstheme="minorHAnsi"/>
          <w:color w:val="000000"/>
          <w:sz w:val="19"/>
          <w:szCs w:val="19"/>
        </w:rPr>
        <w:t xml:space="preserve">); </w:t>
      </w:r>
    </w:p>
    <w:p w:rsidR="00981F44" w:rsidRPr="00E27257" w:rsidRDefault="00981F44" w:rsidP="00B47F87">
      <w:pPr>
        <w:autoSpaceDE w:val="0"/>
        <w:autoSpaceDN w:val="0"/>
        <w:adjustRightInd w:val="0"/>
        <w:spacing w:after="0"/>
        <w:ind w:left="720"/>
        <w:rPr>
          <w:rFonts w:cstheme="minorHAnsi"/>
          <w:color w:val="000000"/>
          <w:sz w:val="19"/>
          <w:szCs w:val="19"/>
        </w:rPr>
      </w:pPr>
    </w:p>
    <w:p w:rsidR="00AD06FF" w:rsidRPr="00E27257" w:rsidRDefault="00AD06FF" w:rsidP="00B47F87">
      <w:pPr>
        <w:autoSpaceDE w:val="0"/>
        <w:autoSpaceDN w:val="0"/>
        <w:adjustRightInd w:val="0"/>
        <w:spacing w:after="0"/>
        <w:ind w:left="720"/>
        <w:rPr>
          <w:rFonts w:cstheme="minorHAnsi"/>
          <w:color w:val="008000"/>
          <w:sz w:val="19"/>
          <w:szCs w:val="19"/>
        </w:rPr>
      </w:pPr>
      <w:r w:rsidRPr="00E27257">
        <w:rPr>
          <w:rFonts w:cstheme="minorHAnsi"/>
          <w:color w:val="008000"/>
          <w:sz w:val="19"/>
          <w:szCs w:val="19"/>
        </w:rPr>
        <w:t>//function admin submenu theme options page with fallback function 'baltothemeoptions_custom'</w:t>
      </w:r>
    </w:p>
    <w:p w:rsidR="009F2C30" w:rsidRPr="00E27257" w:rsidRDefault="00437A56"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'x_</w:t>
      </w:r>
      <w:r w:rsidR="001C6507" w:rsidRPr="00E27257">
        <w:rPr>
          <w:rFonts w:cstheme="minorHAnsi"/>
          <w:color w:val="A31515"/>
          <w:sz w:val="19"/>
          <w:szCs w:val="19"/>
        </w:rPr>
        <w:t>test</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'T</w:t>
      </w:r>
      <w:r w:rsidR="001C6507" w:rsidRPr="00E27257">
        <w:rPr>
          <w:rFonts w:cstheme="minorHAnsi"/>
          <w:color w:val="A31515"/>
          <w:sz w:val="19"/>
          <w:szCs w:val="19"/>
        </w:rPr>
        <w:t>itle</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'T</w:t>
      </w:r>
      <w:r w:rsidR="001C6507" w:rsidRPr="00E27257">
        <w:rPr>
          <w:rFonts w:cstheme="minorHAnsi"/>
          <w:color w:val="A31515"/>
          <w:sz w:val="19"/>
          <w:szCs w:val="19"/>
        </w:rPr>
        <w:t>itle</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'edit_posts'</w:t>
      </w:r>
      <w:r w:rsidRPr="00E27257">
        <w:rPr>
          <w:rFonts w:cstheme="minorHAnsi"/>
          <w:color w:val="000000"/>
          <w:sz w:val="19"/>
          <w:szCs w:val="19"/>
        </w:rPr>
        <w:t xml:space="preserve">, </w:t>
      </w:r>
      <w:r w:rsidR="0003377A" w:rsidRPr="00E27257">
        <w:rPr>
          <w:rFonts w:cstheme="minorHAnsi"/>
          <w:color w:val="A31515"/>
          <w:sz w:val="19"/>
          <w:szCs w:val="19"/>
        </w:rPr>
        <w:t>m_slug</w:t>
      </w:r>
      <w:r w:rsidRPr="00E27257">
        <w:rPr>
          <w:rFonts w:cstheme="minorHAnsi"/>
          <w:color w:val="A31515"/>
          <w:sz w:val="19"/>
          <w:szCs w:val="19"/>
        </w:rPr>
        <w:t>'</w:t>
      </w:r>
      <w:r w:rsidRPr="00E27257">
        <w:rPr>
          <w:rFonts w:cstheme="minorHAnsi"/>
          <w:color w:val="000000"/>
          <w:sz w:val="19"/>
          <w:szCs w:val="19"/>
        </w:rPr>
        <w:t xml:space="preserve">, </w:t>
      </w:r>
      <w:r w:rsidRPr="00E27257">
        <w:rPr>
          <w:rFonts w:cstheme="minorHAnsi"/>
          <w:color w:val="A31515"/>
          <w:sz w:val="19"/>
          <w:szCs w:val="19"/>
        </w:rPr>
        <w:t>'</w:t>
      </w:r>
      <w:r w:rsidR="0003377A" w:rsidRPr="00E27257">
        <w:rPr>
          <w:rFonts w:cstheme="minorHAnsi"/>
          <w:color w:val="A31515"/>
          <w:sz w:val="19"/>
          <w:szCs w:val="19"/>
        </w:rPr>
        <w:t>fallback_function</w:t>
      </w:r>
      <w:r w:rsidRPr="00E27257">
        <w:rPr>
          <w:rFonts w:cstheme="minorHAnsi"/>
          <w:color w:val="A31515"/>
          <w:sz w:val="19"/>
          <w:szCs w:val="19"/>
        </w:rPr>
        <w:t>'</w:t>
      </w:r>
      <w:r w:rsidRPr="00E27257">
        <w:rPr>
          <w:rFonts w:cstheme="minorHAnsi"/>
          <w:color w:val="000000"/>
          <w:sz w:val="19"/>
          <w:szCs w:val="19"/>
        </w:rPr>
        <w:t>);</w:t>
      </w:r>
    </w:p>
    <w:p w:rsidR="00437A56" w:rsidRPr="00E27257" w:rsidRDefault="00437A56"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w:t>
      </w:r>
    </w:p>
    <w:p w:rsidR="00176F38" w:rsidRPr="00E27257" w:rsidRDefault="00437A56" w:rsidP="00B47F87">
      <w:pPr>
        <w:spacing w:after="0"/>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'admin_menu'</w:t>
      </w:r>
      <w:r w:rsidRPr="00E27257">
        <w:rPr>
          <w:rFonts w:cstheme="minorHAnsi"/>
          <w:color w:val="000000"/>
          <w:sz w:val="19"/>
          <w:szCs w:val="19"/>
        </w:rPr>
        <w:t xml:space="preserve">, </w:t>
      </w:r>
      <w:r w:rsidRPr="00E27257">
        <w:rPr>
          <w:rFonts w:cstheme="minorHAnsi"/>
          <w:color w:val="A31515"/>
          <w:sz w:val="19"/>
          <w:szCs w:val="19"/>
        </w:rPr>
        <w:t>'</w:t>
      </w:r>
      <w:r w:rsidR="0067319A" w:rsidRPr="00E27257">
        <w:rPr>
          <w:rFonts w:cstheme="minorHAnsi"/>
          <w:color w:val="A31515"/>
          <w:sz w:val="19"/>
          <w:szCs w:val="19"/>
        </w:rPr>
        <w:t>theme</w:t>
      </w:r>
      <w:r w:rsidRPr="00E27257">
        <w:rPr>
          <w:rFonts w:cstheme="minorHAnsi"/>
          <w:color w:val="A31515"/>
          <w:sz w:val="19"/>
          <w:szCs w:val="19"/>
        </w:rPr>
        <w:t>_forms_menu'</w:t>
      </w:r>
      <w:r w:rsidRPr="00E27257">
        <w:rPr>
          <w:rFonts w:cstheme="minorHAnsi"/>
          <w:color w:val="000000"/>
          <w:sz w:val="19"/>
          <w:szCs w:val="19"/>
        </w:rPr>
        <w:t>);</w:t>
      </w:r>
    </w:p>
    <w:p w:rsidR="006C521E" w:rsidRPr="00E27257" w:rsidRDefault="006C521E" w:rsidP="00B47F87">
      <w:pPr>
        <w:spacing w:after="0"/>
        <w:rPr>
          <w:rFonts w:cstheme="minorHAnsi"/>
          <w:sz w:val="19"/>
          <w:szCs w:val="19"/>
        </w:rPr>
      </w:pPr>
    </w:p>
    <w:p w:rsidR="001110F4" w:rsidRPr="00E27257" w:rsidRDefault="001110F4" w:rsidP="00B47F87">
      <w:pPr>
        <w:rPr>
          <w:rFonts w:cstheme="minorHAnsi"/>
          <w:b/>
          <w:color w:val="008000"/>
          <w:sz w:val="19"/>
          <w:szCs w:val="19"/>
        </w:rPr>
      </w:pPr>
      <w:r w:rsidRPr="00E27257">
        <w:rPr>
          <w:rFonts w:eastAsia="Adobe Gothic Std B" w:cstheme="minorHAnsi"/>
          <w:b/>
          <w:color w:val="FF0000"/>
          <w:sz w:val="19"/>
          <w:szCs w:val="19"/>
          <w:u w:val="single"/>
        </w:rPr>
        <w:t xml:space="preserve">// </w:t>
      </w:r>
      <w:r w:rsidR="006511DD" w:rsidRPr="00E27257">
        <w:rPr>
          <w:rFonts w:eastAsia="Adobe Gothic Std B" w:cstheme="minorHAnsi"/>
          <w:b/>
          <w:color w:val="FF0000"/>
          <w:sz w:val="19"/>
          <w:szCs w:val="19"/>
          <w:u w:val="single"/>
        </w:rPr>
        <w:t xml:space="preserve">5.2 </w:t>
      </w:r>
      <w:r w:rsidRPr="00E27257">
        <w:rPr>
          <w:rFonts w:eastAsia="Adobe Gothic Std B" w:cstheme="minorHAnsi"/>
          <w:b/>
          <w:color w:val="FF0000"/>
          <w:sz w:val="19"/>
          <w:szCs w:val="19"/>
          <w:u w:val="single"/>
        </w:rPr>
        <w:t xml:space="preserve">Syntax for add into theme </w:t>
      </w:r>
      <w:r w:rsidR="006511DD" w:rsidRPr="00E27257">
        <w:rPr>
          <w:rFonts w:eastAsia="Adobe Gothic Std B" w:cstheme="minorHAnsi"/>
          <w:b/>
          <w:color w:val="FF0000"/>
          <w:sz w:val="19"/>
          <w:szCs w:val="19"/>
          <w:u w:val="single"/>
        </w:rPr>
        <w:t>Appearance</w:t>
      </w:r>
      <w:r w:rsidRPr="00E27257">
        <w:rPr>
          <w:rFonts w:eastAsia="Adobe Gothic Std B" w:cstheme="minorHAnsi"/>
          <w:b/>
          <w:color w:val="FF0000"/>
          <w:sz w:val="19"/>
          <w:szCs w:val="19"/>
          <w:u w:val="single"/>
        </w:rPr>
        <w:t xml:space="preserve"> sub menu</w:t>
      </w:r>
    </w:p>
    <w:p w:rsidR="00772BC0" w:rsidRPr="00E27257" w:rsidRDefault="00772BC0" w:rsidP="00B47F87">
      <w:pPr>
        <w:pStyle w:val="Heading1"/>
        <w:shd w:val="clear" w:color="auto" w:fill="FFFFFF"/>
        <w:spacing w:before="0" w:beforeAutospacing="0" w:after="0" w:afterAutospacing="0" w:line="276" w:lineRule="auto"/>
        <w:textAlignment w:val="baseline"/>
        <w:rPr>
          <w:rFonts w:asciiTheme="minorHAnsi" w:hAnsiTheme="minorHAnsi" w:cstheme="minorHAnsi"/>
          <w:b w:val="0"/>
          <w:bCs w:val="0"/>
          <w:color w:val="24831D"/>
          <w:sz w:val="19"/>
          <w:szCs w:val="19"/>
        </w:rPr>
      </w:pPr>
      <w:r w:rsidRPr="00E27257">
        <w:rPr>
          <w:rFonts w:asciiTheme="minorHAnsi" w:hAnsiTheme="minorHAnsi" w:cstheme="minorHAnsi"/>
          <w:b w:val="0"/>
          <w:bCs w:val="0"/>
          <w:color w:val="24831D"/>
          <w:sz w:val="19"/>
          <w:szCs w:val="19"/>
        </w:rPr>
        <w:t>add_theme_page( </w:t>
      </w:r>
      <w:r w:rsidRPr="00E27257">
        <w:rPr>
          <w:rFonts w:asciiTheme="minorHAnsi" w:hAnsiTheme="minorHAnsi" w:cstheme="minorHAnsi"/>
          <w:b w:val="0"/>
          <w:bCs w:val="0"/>
          <w:i/>
          <w:iCs/>
          <w:color w:val="CD2F23"/>
          <w:sz w:val="19"/>
          <w:szCs w:val="19"/>
          <w:bdr w:val="none" w:sz="0" w:space="0" w:color="auto" w:frame="1"/>
        </w:rPr>
        <w:t>str</w:t>
      </w:r>
      <w:r w:rsidRPr="00E27257">
        <w:rPr>
          <w:rFonts w:asciiTheme="minorHAnsi" w:hAnsiTheme="minorHAnsi" w:cstheme="minorHAnsi"/>
          <w:b w:val="0"/>
          <w:bCs w:val="0"/>
          <w:color w:val="24831D"/>
          <w:sz w:val="19"/>
          <w:szCs w:val="19"/>
        </w:rPr>
        <w:t> </w:t>
      </w:r>
      <w:r w:rsidRPr="00E27257">
        <w:rPr>
          <w:rStyle w:val="HeaderChar"/>
          <w:rFonts w:asciiTheme="minorHAnsi" w:hAnsiTheme="minorHAnsi" w:cstheme="minorHAnsi"/>
          <w:b w:val="0"/>
          <w:bCs w:val="0"/>
          <w:color w:val="0F55C8"/>
          <w:sz w:val="19"/>
          <w:szCs w:val="19"/>
          <w:bdr w:val="none" w:sz="0" w:space="0" w:color="auto" w:frame="1"/>
        </w:rPr>
        <w:t>$page_title</w:t>
      </w:r>
      <w:r w:rsidRPr="00E27257">
        <w:rPr>
          <w:rFonts w:asciiTheme="minorHAnsi" w:hAnsiTheme="minorHAnsi" w:cstheme="minorHAnsi"/>
          <w:b w:val="0"/>
          <w:bCs w:val="0"/>
          <w:color w:val="24831D"/>
          <w:sz w:val="19"/>
          <w:szCs w:val="19"/>
        </w:rPr>
        <w:t>, </w:t>
      </w:r>
      <w:r w:rsidRPr="00E27257">
        <w:rPr>
          <w:rFonts w:asciiTheme="minorHAnsi" w:hAnsiTheme="minorHAnsi" w:cstheme="minorHAnsi"/>
          <w:b w:val="0"/>
          <w:bCs w:val="0"/>
          <w:i/>
          <w:iCs/>
          <w:color w:val="CD2F23"/>
          <w:sz w:val="19"/>
          <w:szCs w:val="19"/>
          <w:bdr w:val="none" w:sz="0" w:space="0" w:color="auto" w:frame="1"/>
        </w:rPr>
        <w:t>str</w:t>
      </w:r>
      <w:r w:rsidRPr="00E27257">
        <w:rPr>
          <w:rFonts w:asciiTheme="minorHAnsi" w:hAnsiTheme="minorHAnsi" w:cstheme="minorHAnsi"/>
          <w:b w:val="0"/>
          <w:bCs w:val="0"/>
          <w:color w:val="24831D"/>
          <w:sz w:val="19"/>
          <w:szCs w:val="19"/>
        </w:rPr>
        <w:t> </w:t>
      </w:r>
      <w:r w:rsidRPr="00E27257">
        <w:rPr>
          <w:rStyle w:val="HeaderChar"/>
          <w:rFonts w:asciiTheme="minorHAnsi" w:hAnsiTheme="minorHAnsi" w:cstheme="minorHAnsi"/>
          <w:b w:val="0"/>
          <w:bCs w:val="0"/>
          <w:color w:val="0F55C8"/>
          <w:sz w:val="19"/>
          <w:szCs w:val="19"/>
          <w:bdr w:val="none" w:sz="0" w:space="0" w:color="auto" w:frame="1"/>
        </w:rPr>
        <w:t>$menu_title</w:t>
      </w:r>
      <w:r w:rsidRPr="00E27257">
        <w:rPr>
          <w:rFonts w:asciiTheme="minorHAnsi" w:hAnsiTheme="minorHAnsi" w:cstheme="minorHAnsi"/>
          <w:b w:val="0"/>
          <w:bCs w:val="0"/>
          <w:color w:val="24831D"/>
          <w:sz w:val="19"/>
          <w:szCs w:val="19"/>
        </w:rPr>
        <w:t>, </w:t>
      </w:r>
      <w:r w:rsidRPr="00E27257">
        <w:rPr>
          <w:rFonts w:asciiTheme="minorHAnsi" w:hAnsiTheme="minorHAnsi" w:cstheme="minorHAnsi"/>
          <w:b w:val="0"/>
          <w:bCs w:val="0"/>
          <w:i/>
          <w:iCs/>
          <w:color w:val="CD2F23"/>
          <w:sz w:val="19"/>
          <w:szCs w:val="19"/>
          <w:bdr w:val="none" w:sz="0" w:space="0" w:color="auto" w:frame="1"/>
        </w:rPr>
        <w:t>str</w:t>
      </w:r>
      <w:r w:rsidRPr="00E27257">
        <w:rPr>
          <w:rFonts w:asciiTheme="minorHAnsi" w:hAnsiTheme="minorHAnsi" w:cstheme="minorHAnsi"/>
          <w:b w:val="0"/>
          <w:bCs w:val="0"/>
          <w:color w:val="24831D"/>
          <w:sz w:val="19"/>
          <w:szCs w:val="19"/>
        </w:rPr>
        <w:t> </w:t>
      </w:r>
      <w:r w:rsidRPr="00E27257">
        <w:rPr>
          <w:rStyle w:val="HeaderChar"/>
          <w:rFonts w:asciiTheme="minorHAnsi" w:hAnsiTheme="minorHAnsi" w:cstheme="minorHAnsi"/>
          <w:b w:val="0"/>
          <w:bCs w:val="0"/>
          <w:color w:val="0F55C8"/>
          <w:sz w:val="19"/>
          <w:szCs w:val="19"/>
          <w:bdr w:val="none" w:sz="0" w:space="0" w:color="auto" w:frame="1"/>
        </w:rPr>
        <w:t>$capability</w:t>
      </w:r>
      <w:r w:rsidRPr="00E27257">
        <w:rPr>
          <w:rFonts w:asciiTheme="minorHAnsi" w:hAnsiTheme="minorHAnsi" w:cstheme="minorHAnsi"/>
          <w:b w:val="0"/>
          <w:bCs w:val="0"/>
          <w:color w:val="24831D"/>
          <w:sz w:val="19"/>
          <w:szCs w:val="19"/>
        </w:rPr>
        <w:t>, </w:t>
      </w:r>
      <w:r w:rsidRPr="00E27257">
        <w:rPr>
          <w:rFonts w:asciiTheme="minorHAnsi" w:hAnsiTheme="minorHAnsi" w:cstheme="minorHAnsi"/>
          <w:b w:val="0"/>
          <w:bCs w:val="0"/>
          <w:i/>
          <w:iCs/>
          <w:color w:val="CD2F23"/>
          <w:sz w:val="19"/>
          <w:szCs w:val="19"/>
          <w:bdr w:val="none" w:sz="0" w:space="0" w:color="auto" w:frame="1"/>
        </w:rPr>
        <w:t>str</w:t>
      </w:r>
      <w:r w:rsidRPr="00E27257">
        <w:rPr>
          <w:rFonts w:asciiTheme="minorHAnsi" w:hAnsiTheme="minorHAnsi" w:cstheme="minorHAnsi"/>
          <w:b w:val="0"/>
          <w:bCs w:val="0"/>
          <w:color w:val="24831D"/>
          <w:sz w:val="19"/>
          <w:szCs w:val="19"/>
        </w:rPr>
        <w:t> </w:t>
      </w:r>
      <w:r w:rsidRPr="00E27257">
        <w:rPr>
          <w:rStyle w:val="HeaderChar"/>
          <w:rFonts w:asciiTheme="minorHAnsi" w:hAnsiTheme="minorHAnsi" w:cstheme="minorHAnsi"/>
          <w:b w:val="0"/>
          <w:bCs w:val="0"/>
          <w:color w:val="0F55C8"/>
          <w:sz w:val="19"/>
          <w:szCs w:val="19"/>
          <w:bdr w:val="none" w:sz="0" w:space="0" w:color="auto" w:frame="1"/>
        </w:rPr>
        <w:t>$menu_slug</w:t>
      </w:r>
      <w:r w:rsidRPr="00E27257">
        <w:rPr>
          <w:rFonts w:asciiTheme="minorHAnsi" w:hAnsiTheme="minorHAnsi" w:cstheme="minorHAnsi"/>
          <w:b w:val="0"/>
          <w:bCs w:val="0"/>
          <w:color w:val="24831D"/>
          <w:sz w:val="19"/>
          <w:szCs w:val="19"/>
        </w:rPr>
        <w:t>, </w:t>
      </w:r>
      <w:r w:rsidRPr="00E27257">
        <w:rPr>
          <w:rFonts w:asciiTheme="minorHAnsi" w:hAnsiTheme="minorHAnsi" w:cstheme="minorHAnsi"/>
          <w:b w:val="0"/>
          <w:bCs w:val="0"/>
          <w:i/>
          <w:iCs/>
          <w:color w:val="CD2F23"/>
          <w:sz w:val="19"/>
          <w:szCs w:val="19"/>
          <w:bdr w:val="none" w:sz="0" w:space="0" w:color="auto" w:frame="1"/>
        </w:rPr>
        <w:t>callable</w:t>
      </w:r>
      <w:r w:rsidRPr="00E27257">
        <w:rPr>
          <w:rFonts w:asciiTheme="minorHAnsi" w:hAnsiTheme="minorHAnsi" w:cstheme="minorHAnsi"/>
          <w:b w:val="0"/>
          <w:bCs w:val="0"/>
          <w:color w:val="24831D"/>
          <w:sz w:val="19"/>
          <w:szCs w:val="19"/>
        </w:rPr>
        <w:t> </w:t>
      </w:r>
      <w:r w:rsidRPr="00E27257">
        <w:rPr>
          <w:rStyle w:val="HeaderChar"/>
          <w:rFonts w:asciiTheme="minorHAnsi" w:hAnsiTheme="minorHAnsi" w:cstheme="minorHAnsi"/>
          <w:b w:val="0"/>
          <w:bCs w:val="0"/>
          <w:color w:val="0F55C8"/>
          <w:sz w:val="19"/>
          <w:szCs w:val="19"/>
          <w:bdr w:val="none" w:sz="0" w:space="0" w:color="auto" w:frame="1"/>
        </w:rPr>
        <w:t>$function</w:t>
      </w:r>
      <w:r w:rsidRPr="00E27257">
        <w:rPr>
          <w:rFonts w:asciiTheme="minorHAnsi" w:hAnsiTheme="minorHAnsi" w:cstheme="minorHAnsi"/>
          <w:b w:val="0"/>
          <w:bCs w:val="0"/>
          <w:color w:val="24831D"/>
          <w:sz w:val="19"/>
          <w:szCs w:val="19"/>
        </w:rPr>
        <w:t> = </w:t>
      </w:r>
      <w:r w:rsidRPr="00E27257">
        <w:rPr>
          <w:rFonts w:asciiTheme="minorHAnsi" w:hAnsiTheme="minorHAnsi" w:cstheme="minorHAnsi"/>
          <w:b w:val="0"/>
          <w:bCs w:val="0"/>
          <w:color w:val="000000"/>
          <w:sz w:val="19"/>
          <w:szCs w:val="19"/>
          <w:bdr w:val="none" w:sz="0" w:space="0" w:color="auto" w:frame="1"/>
        </w:rPr>
        <w:t>''</w:t>
      </w:r>
      <w:r w:rsidRPr="00E27257">
        <w:rPr>
          <w:rFonts w:asciiTheme="minorHAnsi" w:hAnsiTheme="minorHAnsi" w:cstheme="minorHAnsi"/>
          <w:b w:val="0"/>
          <w:bCs w:val="0"/>
          <w:color w:val="24831D"/>
          <w:sz w:val="19"/>
          <w:szCs w:val="19"/>
        </w:rPr>
        <w:t> )</w:t>
      </w:r>
    </w:p>
    <w:p w:rsidR="006C0D8B" w:rsidRPr="00E27257" w:rsidRDefault="006C0D8B" w:rsidP="00B47F87">
      <w:pPr>
        <w:rPr>
          <w:rFonts w:cstheme="minorHAnsi"/>
          <w:color w:val="000000"/>
          <w:sz w:val="19"/>
          <w:szCs w:val="19"/>
        </w:rPr>
      </w:pPr>
      <w:r w:rsidRPr="00E27257">
        <w:rPr>
          <w:rFonts w:cstheme="minorHAnsi"/>
          <w:color w:val="000000"/>
          <w:sz w:val="19"/>
          <w:szCs w:val="19"/>
        </w:rPr>
        <w:t xml:space="preserve">add_theme_page( </w:t>
      </w:r>
      <w:r w:rsidRPr="00E27257">
        <w:rPr>
          <w:rFonts w:cstheme="minorHAnsi"/>
          <w:color w:val="A31515"/>
          <w:sz w:val="19"/>
          <w:szCs w:val="19"/>
        </w:rPr>
        <w:t>'Settings'</w:t>
      </w:r>
      <w:r w:rsidRPr="00E27257">
        <w:rPr>
          <w:rFonts w:cstheme="minorHAnsi"/>
          <w:color w:val="000000"/>
          <w:sz w:val="19"/>
          <w:szCs w:val="19"/>
        </w:rPr>
        <w:t xml:space="preserve">, </w:t>
      </w:r>
      <w:r w:rsidRPr="00E27257">
        <w:rPr>
          <w:rFonts w:cstheme="minorHAnsi"/>
          <w:color w:val="A31515"/>
          <w:sz w:val="19"/>
          <w:szCs w:val="19"/>
        </w:rPr>
        <w:t>'Settings'</w:t>
      </w:r>
      <w:r w:rsidRPr="00E27257">
        <w:rPr>
          <w:rFonts w:cstheme="minorHAnsi"/>
          <w:color w:val="000000"/>
          <w:sz w:val="19"/>
          <w:szCs w:val="19"/>
        </w:rPr>
        <w:t xml:space="preserve">, </w:t>
      </w:r>
      <w:r w:rsidRPr="00E27257">
        <w:rPr>
          <w:rFonts w:cstheme="minorHAnsi"/>
          <w:color w:val="A31515"/>
          <w:sz w:val="19"/>
          <w:szCs w:val="19"/>
        </w:rPr>
        <w:t>'edit_theme_options'</w:t>
      </w:r>
      <w:r w:rsidRPr="00E27257">
        <w:rPr>
          <w:rFonts w:cstheme="minorHAnsi"/>
          <w:color w:val="000000"/>
          <w:sz w:val="19"/>
          <w:szCs w:val="19"/>
        </w:rPr>
        <w:t xml:space="preserve">, </w:t>
      </w:r>
      <w:r w:rsidRPr="00E27257">
        <w:rPr>
          <w:rFonts w:cstheme="minorHAnsi"/>
          <w:color w:val="A31515"/>
          <w:sz w:val="19"/>
          <w:szCs w:val="19"/>
        </w:rPr>
        <w:t>menu_slug'</w:t>
      </w:r>
      <w:r w:rsidRPr="00E27257">
        <w:rPr>
          <w:rFonts w:cstheme="minorHAnsi"/>
          <w:color w:val="000000"/>
          <w:sz w:val="19"/>
          <w:szCs w:val="19"/>
        </w:rPr>
        <w:t xml:space="preserve">, </w:t>
      </w:r>
      <w:r w:rsidRPr="00E27257">
        <w:rPr>
          <w:rFonts w:cstheme="minorHAnsi"/>
          <w:color w:val="A31515"/>
          <w:sz w:val="19"/>
          <w:szCs w:val="19"/>
        </w:rPr>
        <w:t>'test_func’</w:t>
      </w:r>
      <w:r w:rsidRPr="00E27257">
        <w:rPr>
          <w:rFonts w:cstheme="minorHAnsi"/>
          <w:color w:val="000000"/>
          <w:sz w:val="19"/>
          <w:szCs w:val="19"/>
        </w:rPr>
        <w:t xml:space="preserve"> );</w:t>
      </w:r>
    </w:p>
    <w:p w:rsidR="00F14FA9" w:rsidRPr="00E27257" w:rsidRDefault="00F14FA9" w:rsidP="00F14FA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add_theme_page( </w:t>
      </w:r>
      <w:r w:rsidRPr="00E27257">
        <w:rPr>
          <w:rFonts w:cstheme="minorHAnsi"/>
          <w:color w:val="008B8B"/>
          <w:sz w:val="19"/>
          <w:szCs w:val="19"/>
        </w:rPr>
        <w:t>$page_title</w:t>
      </w:r>
      <w:r w:rsidRPr="00E27257">
        <w:rPr>
          <w:rFonts w:cstheme="minorHAnsi"/>
          <w:color w:val="000000"/>
          <w:sz w:val="19"/>
          <w:szCs w:val="19"/>
        </w:rPr>
        <w:t xml:space="preserve">, </w:t>
      </w:r>
      <w:r w:rsidRPr="00E27257">
        <w:rPr>
          <w:rFonts w:cstheme="minorHAnsi"/>
          <w:color w:val="008B8B"/>
          <w:sz w:val="19"/>
          <w:szCs w:val="19"/>
        </w:rPr>
        <w:t>$menu_title</w:t>
      </w:r>
      <w:r w:rsidRPr="00E27257">
        <w:rPr>
          <w:rFonts w:cstheme="minorHAnsi"/>
          <w:color w:val="000000"/>
          <w:sz w:val="19"/>
          <w:szCs w:val="19"/>
        </w:rPr>
        <w:t xml:space="preserve">, </w:t>
      </w:r>
      <w:r w:rsidRPr="00E27257">
        <w:rPr>
          <w:rFonts w:cstheme="minorHAnsi"/>
          <w:color w:val="008B8B"/>
          <w:sz w:val="19"/>
          <w:szCs w:val="19"/>
        </w:rPr>
        <w:t>$capability</w:t>
      </w:r>
      <w:r w:rsidRPr="00E27257">
        <w:rPr>
          <w:rFonts w:cstheme="minorHAnsi"/>
          <w:color w:val="000000"/>
          <w:sz w:val="19"/>
          <w:szCs w:val="19"/>
        </w:rPr>
        <w:t xml:space="preserve">, </w:t>
      </w:r>
      <w:r w:rsidRPr="00E27257">
        <w:rPr>
          <w:rFonts w:cstheme="minorHAnsi"/>
          <w:color w:val="008B8B"/>
          <w:sz w:val="19"/>
          <w:szCs w:val="19"/>
        </w:rPr>
        <w:t>$menu_slug</w:t>
      </w:r>
      <w:r w:rsidRPr="00E27257">
        <w:rPr>
          <w:rFonts w:cstheme="minorHAnsi"/>
          <w:color w:val="000000"/>
          <w:sz w:val="19"/>
          <w:szCs w:val="19"/>
        </w:rPr>
        <w:t xml:space="preserve">, </w:t>
      </w:r>
      <w:r w:rsidRPr="00E27257">
        <w:rPr>
          <w:rFonts w:cstheme="minorHAnsi"/>
          <w:color w:val="008B8B"/>
          <w:sz w:val="19"/>
          <w:szCs w:val="19"/>
        </w:rPr>
        <w:t>$function</w:t>
      </w:r>
      <w:r w:rsidRPr="00E27257">
        <w:rPr>
          <w:rFonts w:cstheme="minorHAnsi"/>
          <w:color w:val="000000"/>
          <w:sz w:val="19"/>
          <w:szCs w:val="19"/>
        </w:rPr>
        <w:t xml:space="preserve"> = </w:t>
      </w:r>
      <w:r w:rsidRPr="00E27257">
        <w:rPr>
          <w:rFonts w:cstheme="minorHAnsi"/>
          <w:color w:val="A31515"/>
          <w:sz w:val="19"/>
          <w:szCs w:val="19"/>
        </w:rPr>
        <w:t>''</w:t>
      </w:r>
      <w:r w:rsidRPr="00E27257">
        <w:rPr>
          <w:rFonts w:cstheme="minorHAnsi"/>
          <w:color w:val="000000"/>
          <w:sz w:val="19"/>
          <w:szCs w:val="19"/>
        </w:rPr>
        <w:t xml:space="preserve"> ) { </w:t>
      </w:r>
    </w:p>
    <w:p w:rsidR="00F14FA9" w:rsidRPr="00E27257" w:rsidRDefault="00F14FA9" w:rsidP="00290D28">
      <w:pPr>
        <w:autoSpaceDE w:val="0"/>
        <w:autoSpaceDN w:val="0"/>
        <w:adjustRightInd w:val="0"/>
        <w:spacing w:after="0" w:line="240" w:lineRule="auto"/>
        <w:ind w:firstLine="432"/>
        <w:rPr>
          <w:rFonts w:cstheme="minorHAnsi"/>
          <w:color w:val="000000"/>
          <w:sz w:val="19"/>
          <w:szCs w:val="19"/>
        </w:rPr>
      </w:pPr>
      <w:r w:rsidRPr="00E27257">
        <w:rPr>
          <w:rFonts w:cstheme="minorHAnsi"/>
          <w:color w:val="0000FF"/>
          <w:sz w:val="19"/>
          <w:szCs w:val="19"/>
        </w:rPr>
        <w:t>return</w:t>
      </w:r>
      <w:r w:rsidRPr="00E27257">
        <w:rPr>
          <w:rFonts w:cstheme="minorHAnsi"/>
          <w:color w:val="000000"/>
          <w:sz w:val="19"/>
          <w:szCs w:val="19"/>
        </w:rPr>
        <w:t xml:space="preserve"> add_submenu_page(</w:t>
      </w:r>
      <w:r w:rsidRPr="00E27257">
        <w:rPr>
          <w:rFonts w:cstheme="minorHAnsi"/>
          <w:color w:val="A31515"/>
          <w:sz w:val="19"/>
          <w:szCs w:val="19"/>
        </w:rPr>
        <w:t>'themes.php'</w:t>
      </w:r>
      <w:r w:rsidRPr="00E27257">
        <w:rPr>
          <w:rFonts w:cstheme="minorHAnsi"/>
          <w:color w:val="000000"/>
          <w:sz w:val="19"/>
          <w:szCs w:val="19"/>
        </w:rPr>
        <w:t xml:space="preserve">, </w:t>
      </w:r>
      <w:r w:rsidRPr="00E27257">
        <w:rPr>
          <w:rFonts w:cstheme="minorHAnsi"/>
          <w:color w:val="008B8B"/>
          <w:sz w:val="19"/>
          <w:szCs w:val="19"/>
        </w:rPr>
        <w:t>$page_title</w:t>
      </w:r>
      <w:r w:rsidRPr="00E27257">
        <w:rPr>
          <w:rFonts w:cstheme="minorHAnsi"/>
          <w:color w:val="000000"/>
          <w:sz w:val="19"/>
          <w:szCs w:val="19"/>
        </w:rPr>
        <w:t xml:space="preserve">, </w:t>
      </w:r>
      <w:r w:rsidRPr="00E27257">
        <w:rPr>
          <w:rFonts w:cstheme="minorHAnsi"/>
          <w:color w:val="008B8B"/>
          <w:sz w:val="19"/>
          <w:szCs w:val="19"/>
        </w:rPr>
        <w:t>$menu_title</w:t>
      </w:r>
      <w:r w:rsidRPr="00E27257">
        <w:rPr>
          <w:rFonts w:cstheme="minorHAnsi"/>
          <w:color w:val="000000"/>
          <w:sz w:val="19"/>
          <w:szCs w:val="19"/>
        </w:rPr>
        <w:t xml:space="preserve">, </w:t>
      </w:r>
      <w:r w:rsidRPr="00E27257">
        <w:rPr>
          <w:rFonts w:cstheme="minorHAnsi"/>
          <w:color w:val="008B8B"/>
          <w:sz w:val="19"/>
          <w:szCs w:val="19"/>
        </w:rPr>
        <w:t>$capability</w:t>
      </w:r>
      <w:r w:rsidRPr="00E27257">
        <w:rPr>
          <w:rFonts w:cstheme="minorHAnsi"/>
          <w:color w:val="000000"/>
          <w:sz w:val="19"/>
          <w:szCs w:val="19"/>
        </w:rPr>
        <w:t xml:space="preserve">, </w:t>
      </w:r>
      <w:r w:rsidRPr="00E27257">
        <w:rPr>
          <w:rFonts w:cstheme="minorHAnsi"/>
          <w:color w:val="008B8B"/>
          <w:sz w:val="19"/>
          <w:szCs w:val="19"/>
        </w:rPr>
        <w:t>$menu_slug</w:t>
      </w:r>
      <w:r w:rsidRPr="00E27257">
        <w:rPr>
          <w:rFonts w:cstheme="minorHAnsi"/>
          <w:color w:val="000000"/>
          <w:sz w:val="19"/>
          <w:szCs w:val="19"/>
        </w:rPr>
        <w:t xml:space="preserve">, </w:t>
      </w:r>
      <w:r w:rsidRPr="00E27257">
        <w:rPr>
          <w:rFonts w:cstheme="minorHAnsi"/>
          <w:color w:val="008B8B"/>
          <w:sz w:val="19"/>
          <w:szCs w:val="19"/>
        </w:rPr>
        <w:t>$func</w:t>
      </w:r>
      <w:r w:rsidRPr="00E27257">
        <w:rPr>
          <w:rFonts w:cstheme="minorHAnsi"/>
          <w:color w:val="000000"/>
          <w:sz w:val="19"/>
          <w:szCs w:val="19"/>
        </w:rPr>
        <w:t xml:space="preserve">); </w:t>
      </w:r>
    </w:p>
    <w:p w:rsidR="00F14FA9" w:rsidRDefault="00F14FA9" w:rsidP="00290D28">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290D28" w:rsidRPr="00290D28" w:rsidRDefault="00290D28" w:rsidP="00290D28">
      <w:pPr>
        <w:autoSpaceDE w:val="0"/>
        <w:autoSpaceDN w:val="0"/>
        <w:adjustRightInd w:val="0"/>
        <w:spacing w:after="0" w:line="240" w:lineRule="auto"/>
        <w:rPr>
          <w:rFonts w:cstheme="minorHAnsi"/>
          <w:color w:val="000000"/>
          <w:sz w:val="19"/>
          <w:szCs w:val="19"/>
        </w:rPr>
      </w:pPr>
    </w:p>
    <w:p w:rsidR="001110F4" w:rsidRPr="00E27257" w:rsidRDefault="00012147" w:rsidP="00B47F87">
      <w:pPr>
        <w:spacing w:after="0"/>
        <w:rPr>
          <w:rFonts w:cstheme="minorHAnsi"/>
          <w:sz w:val="19"/>
          <w:szCs w:val="19"/>
        </w:rPr>
      </w:pPr>
      <w:hyperlink r:id="rId18" w:history="1">
        <w:r w:rsidR="00A2618E" w:rsidRPr="00E27257">
          <w:rPr>
            <w:rFonts w:cstheme="minorHAnsi"/>
            <w:sz w:val="19"/>
            <w:szCs w:val="19"/>
          </w:rPr>
          <w:t>https://hotexamples.com/examples/-/-/add_theme_page/php-add_theme_page-function-examples.html</w:t>
        </w:r>
      </w:hyperlink>
    </w:p>
    <w:p w:rsidR="00B222EF" w:rsidRPr="00E27257" w:rsidRDefault="00B222EF" w:rsidP="00B47F87">
      <w:pPr>
        <w:autoSpaceDE w:val="0"/>
        <w:autoSpaceDN w:val="0"/>
        <w:adjustRightInd w:val="0"/>
        <w:spacing w:after="0"/>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theme_forms_menu1()</w:t>
      </w:r>
    </w:p>
    <w:p w:rsidR="00B222EF" w:rsidRPr="00E27257" w:rsidRDefault="00B222EF" w:rsidP="005F0EBC">
      <w:pPr>
        <w:autoSpaceDE w:val="0"/>
        <w:autoSpaceDN w:val="0"/>
        <w:adjustRightInd w:val="0"/>
        <w:spacing w:after="0"/>
        <w:rPr>
          <w:rFonts w:cstheme="minorHAnsi"/>
          <w:color w:val="008000"/>
          <w:sz w:val="19"/>
          <w:szCs w:val="19"/>
        </w:rPr>
      </w:pPr>
      <w:r w:rsidRPr="00E27257">
        <w:rPr>
          <w:rFonts w:cstheme="minorHAnsi"/>
          <w:color w:val="000000"/>
          <w:sz w:val="19"/>
          <w:szCs w:val="19"/>
        </w:rPr>
        <w:t>{</w:t>
      </w:r>
      <w:r w:rsidR="005F0EBC">
        <w:rPr>
          <w:rFonts w:cstheme="minorHAnsi"/>
          <w:color w:val="000000"/>
          <w:sz w:val="19"/>
          <w:szCs w:val="19"/>
        </w:rPr>
        <w:tab/>
      </w:r>
      <w:r w:rsidRPr="00E27257">
        <w:rPr>
          <w:rFonts w:cstheme="minorHAnsi"/>
          <w:color w:val="008000"/>
          <w:sz w:val="19"/>
          <w:szCs w:val="19"/>
        </w:rPr>
        <w:t>// add some pages</w:t>
      </w: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add_options_page(</w:t>
      </w:r>
      <w:r w:rsidRPr="00E27257">
        <w:rPr>
          <w:rFonts w:cstheme="minorHAnsi"/>
          <w:color w:val="A31515"/>
          <w:sz w:val="19"/>
          <w:szCs w:val="19"/>
        </w:rPr>
        <w:t>'Test Settings'</w:t>
      </w:r>
      <w:r w:rsidRPr="00E27257">
        <w:rPr>
          <w:rFonts w:cstheme="minorHAnsi"/>
          <w:color w:val="000000"/>
          <w:sz w:val="19"/>
          <w:szCs w:val="19"/>
        </w:rPr>
        <w:t xml:space="preserve">, </w:t>
      </w:r>
      <w:r w:rsidRPr="00E27257">
        <w:rPr>
          <w:rFonts w:cstheme="minorHAnsi"/>
          <w:color w:val="A31515"/>
          <w:sz w:val="19"/>
          <w:szCs w:val="19"/>
        </w:rPr>
        <w:t>'Test Settings'</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'testsettings'</w:t>
      </w:r>
      <w:r w:rsidRPr="00E27257">
        <w:rPr>
          <w:rFonts w:cstheme="minorHAnsi"/>
          <w:color w:val="000000"/>
          <w:sz w:val="19"/>
          <w:szCs w:val="19"/>
        </w:rPr>
        <w:t xml:space="preserve">, </w:t>
      </w:r>
      <w:r w:rsidRPr="00E27257">
        <w:rPr>
          <w:rFonts w:cstheme="minorHAnsi"/>
          <w:color w:val="A31515"/>
          <w:sz w:val="19"/>
          <w:szCs w:val="19"/>
        </w:rPr>
        <w:t>func1'</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add_management_page(</w:t>
      </w:r>
      <w:r w:rsidRPr="00E27257">
        <w:rPr>
          <w:rFonts w:cstheme="minorHAnsi"/>
          <w:color w:val="A31515"/>
          <w:sz w:val="19"/>
          <w:szCs w:val="19"/>
        </w:rPr>
        <w:t>'Test Tools'</w:t>
      </w:r>
      <w:r w:rsidRPr="00E27257">
        <w:rPr>
          <w:rFonts w:cstheme="minorHAnsi"/>
          <w:color w:val="000000"/>
          <w:sz w:val="19"/>
          <w:szCs w:val="19"/>
        </w:rPr>
        <w:t xml:space="preserve">, </w:t>
      </w:r>
      <w:r w:rsidRPr="00E27257">
        <w:rPr>
          <w:rFonts w:cstheme="minorHAnsi"/>
          <w:color w:val="A31515"/>
          <w:sz w:val="19"/>
          <w:szCs w:val="19"/>
        </w:rPr>
        <w:t>'Test Tools'</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'testtools'</w:t>
      </w:r>
      <w:r w:rsidRPr="00E27257">
        <w:rPr>
          <w:rFonts w:cstheme="minorHAnsi"/>
          <w:color w:val="000000"/>
          <w:sz w:val="19"/>
          <w:szCs w:val="19"/>
        </w:rPr>
        <w:t xml:space="preserve">, </w:t>
      </w:r>
      <w:r w:rsidRPr="00E27257">
        <w:rPr>
          <w:rFonts w:cstheme="minorHAnsi"/>
          <w:color w:val="A31515"/>
          <w:sz w:val="19"/>
          <w:szCs w:val="19"/>
        </w:rPr>
        <w:t>'mt_tools_page'</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add_menu_page(</w:t>
      </w:r>
      <w:r w:rsidRPr="00E27257">
        <w:rPr>
          <w:rFonts w:cstheme="minorHAnsi"/>
          <w:color w:val="A31515"/>
          <w:sz w:val="19"/>
          <w:szCs w:val="19"/>
        </w:rPr>
        <w:t>'TestToplevel'</w:t>
      </w:r>
      <w:r w:rsidRPr="00E27257">
        <w:rPr>
          <w:rFonts w:cstheme="minorHAnsi"/>
          <w:color w:val="000000"/>
          <w:sz w:val="19"/>
          <w:szCs w:val="19"/>
        </w:rPr>
        <w:t xml:space="preserve">, </w:t>
      </w:r>
      <w:r w:rsidRPr="00E27257">
        <w:rPr>
          <w:rFonts w:cstheme="minorHAnsi"/>
          <w:color w:val="A31515"/>
          <w:sz w:val="19"/>
          <w:szCs w:val="19"/>
        </w:rPr>
        <w:t>'TestToplevel'</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'top-level-h'</w:t>
      </w:r>
      <w:r w:rsidRPr="00E27257">
        <w:rPr>
          <w:rFonts w:cstheme="minorHAnsi"/>
          <w:color w:val="000000"/>
          <w:sz w:val="19"/>
          <w:szCs w:val="19"/>
        </w:rPr>
        <w:t xml:space="preserve">, </w:t>
      </w:r>
      <w:r w:rsidRPr="00E27257">
        <w:rPr>
          <w:rFonts w:cstheme="minorHAnsi"/>
          <w:color w:val="A31515"/>
          <w:sz w:val="19"/>
          <w:szCs w:val="19"/>
        </w:rPr>
        <w:t>'toplevel_page'</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'top-level-h'</w:t>
      </w:r>
      <w:r w:rsidRPr="00E27257">
        <w:rPr>
          <w:rFonts w:cstheme="minorHAnsi"/>
          <w:color w:val="000000"/>
          <w:sz w:val="19"/>
          <w:szCs w:val="19"/>
        </w:rPr>
        <w:t xml:space="preserve">, </w:t>
      </w:r>
      <w:r w:rsidRPr="00E27257">
        <w:rPr>
          <w:rFonts w:cstheme="minorHAnsi"/>
          <w:color w:val="A31515"/>
          <w:sz w:val="19"/>
          <w:szCs w:val="19"/>
        </w:rPr>
        <w:t>'Test Sublevel'</w:t>
      </w:r>
      <w:r w:rsidRPr="00E27257">
        <w:rPr>
          <w:rFonts w:cstheme="minorHAnsi"/>
          <w:color w:val="000000"/>
          <w:sz w:val="19"/>
          <w:szCs w:val="19"/>
        </w:rPr>
        <w:t xml:space="preserve">, </w:t>
      </w:r>
      <w:r w:rsidRPr="00E27257">
        <w:rPr>
          <w:rFonts w:cstheme="minorHAnsi"/>
          <w:color w:val="A31515"/>
          <w:sz w:val="19"/>
          <w:szCs w:val="19"/>
        </w:rPr>
        <w:t>'Test Sublevel'</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'sub-page'</w:t>
      </w:r>
      <w:r w:rsidRPr="00E27257">
        <w:rPr>
          <w:rFonts w:cstheme="minorHAnsi"/>
          <w:color w:val="000000"/>
          <w:sz w:val="19"/>
          <w:szCs w:val="19"/>
        </w:rPr>
        <w:t xml:space="preserve">, </w:t>
      </w:r>
      <w:r w:rsidRPr="00E27257">
        <w:rPr>
          <w:rFonts w:cstheme="minorHAnsi"/>
          <w:color w:val="A31515"/>
          <w:sz w:val="19"/>
          <w:szCs w:val="19"/>
        </w:rPr>
        <w:t>'sublevel_page'</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add_submenu_page(</w:t>
      </w:r>
      <w:r w:rsidRPr="00E27257">
        <w:rPr>
          <w:rFonts w:cstheme="minorHAnsi"/>
          <w:color w:val="A31515"/>
          <w:sz w:val="19"/>
          <w:szCs w:val="19"/>
        </w:rPr>
        <w:t>'top-level-h'</w:t>
      </w:r>
      <w:r w:rsidRPr="00E27257">
        <w:rPr>
          <w:rFonts w:cstheme="minorHAnsi"/>
          <w:color w:val="000000"/>
          <w:sz w:val="19"/>
          <w:szCs w:val="19"/>
        </w:rPr>
        <w:t xml:space="preserve">, </w:t>
      </w:r>
      <w:r w:rsidRPr="00E27257">
        <w:rPr>
          <w:rFonts w:cstheme="minorHAnsi"/>
          <w:color w:val="A31515"/>
          <w:sz w:val="19"/>
          <w:szCs w:val="19"/>
        </w:rPr>
        <w:t>'Test Sublevel2'</w:t>
      </w:r>
      <w:r w:rsidRPr="00E27257">
        <w:rPr>
          <w:rFonts w:cstheme="minorHAnsi"/>
          <w:color w:val="000000"/>
          <w:sz w:val="19"/>
          <w:szCs w:val="19"/>
        </w:rPr>
        <w:t xml:space="preserve">, </w:t>
      </w:r>
      <w:r w:rsidRPr="00E27257">
        <w:rPr>
          <w:rFonts w:cstheme="minorHAnsi"/>
          <w:color w:val="A31515"/>
          <w:sz w:val="19"/>
          <w:szCs w:val="19"/>
        </w:rPr>
        <w:t>'Test Sublevel2'</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'sub-p</w:t>
      </w:r>
      <w:r w:rsidR="00290D28">
        <w:rPr>
          <w:rFonts w:cstheme="minorHAnsi"/>
          <w:color w:val="A31515"/>
          <w:sz w:val="19"/>
          <w:szCs w:val="19"/>
        </w:rPr>
        <w:t>g</w:t>
      </w:r>
      <w:r w:rsidRPr="00E27257">
        <w:rPr>
          <w:rFonts w:cstheme="minorHAnsi"/>
          <w:color w:val="A31515"/>
          <w:sz w:val="19"/>
          <w:szCs w:val="19"/>
        </w:rPr>
        <w:t>2'</w:t>
      </w:r>
      <w:r w:rsidRPr="00E27257">
        <w:rPr>
          <w:rFonts w:cstheme="minorHAnsi"/>
          <w:color w:val="000000"/>
          <w:sz w:val="19"/>
          <w:szCs w:val="19"/>
        </w:rPr>
        <w:t xml:space="preserve">, </w:t>
      </w:r>
      <w:r w:rsidRPr="00E27257">
        <w:rPr>
          <w:rFonts w:cstheme="minorHAnsi"/>
          <w:color w:val="A31515"/>
          <w:sz w:val="19"/>
          <w:szCs w:val="19"/>
        </w:rPr>
        <w:t>'sublevel_</w:t>
      </w:r>
      <w:r w:rsidR="00290D28">
        <w:rPr>
          <w:rFonts w:cstheme="minorHAnsi"/>
          <w:color w:val="A31515"/>
          <w:sz w:val="19"/>
          <w:szCs w:val="19"/>
        </w:rPr>
        <w:t>pg</w:t>
      </w:r>
      <w:r w:rsidRPr="00E27257">
        <w:rPr>
          <w:rFonts w:cstheme="minorHAnsi"/>
          <w:color w:val="A31515"/>
          <w:sz w:val="19"/>
          <w:szCs w:val="19"/>
        </w:rPr>
        <w:t>2'</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add_theme_page(</w:t>
      </w:r>
      <w:r w:rsidRPr="00E27257">
        <w:rPr>
          <w:rFonts w:cstheme="minorHAnsi"/>
          <w:color w:val="A31515"/>
          <w:sz w:val="19"/>
          <w:szCs w:val="19"/>
        </w:rPr>
        <w:t>'With Spaces'</w:t>
      </w:r>
      <w:r w:rsidRPr="00E27257">
        <w:rPr>
          <w:rFonts w:cstheme="minorHAnsi"/>
          <w:color w:val="000000"/>
          <w:sz w:val="19"/>
          <w:szCs w:val="19"/>
        </w:rPr>
        <w:t xml:space="preserve">, </w:t>
      </w:r>
      <w:r w:rsidRPr="00E27257">
        <w:rPr>
          <w:rFonts w:cstheme="minorHAnsi"/>
          <w:color w:val="A31515"/>
          <w:sz w:val="19"/>
          <w:szCs w:val="19"/>
        </w:rPr>
        <w:t>'With Spaces'</w:t>
      </w:r>
      <w:r w:rsidRPr="00E27257">
        <w:rPr>
          <w:rFonts w:cstheme="minorHAnsi"/>
          <w:color w:val="000000"/>
          <w:sz w:val="19"/>
          <w:szCs w:val="19"/>
        </w:rPr>
        <w:t xml:space="preserve">, </w:t>
      </w:r>
      <w:r w:rsidRPr="00E27257">
        <w:rPr>
          <w:rFonts w:cstheme="minorHAnsi"/>
          <w:color w:val="A31515"/>
          <w:sz w:val="19"/>
          <w:szCs w:val="19"/>
        </w:rPr>
        <w:t>'manage_options'</w:t>
      </w:r>
      <w:r w:rsidRPr="00E27257">
        <w:rPr>
          <w:rFonts w:cstheme="minorHAnsi"/>
          <w:color w:val="000000"/>
          <w:sz w:val="19"/>
          <w:szCs w:val="19"/>
        </w:rPr>
        <w:t xml:space="preserve">, </w:t>
      </w:r>
      <w:r w:rsidRPr="00E27257">
        <w:rPr>
          <w:rFonts w:cstheme="minorHAnsi"/>
          <w:color w:val="A31515"/>
          <w:sz w:val="19"/>
          <w:szCs w:val="19"/>
        </w:rPr>
        <w:t>'With Spaces'</w:t>
      </w:r>
      <w:r w:rsidRPr="00E27257">
        <w:rPr>
          <w:rFonts w:cstheme="minorHAnsi"/>
          <w:color w:val="000000"/>
          <w:sz w:val="19"/>
          <w:szCs w:val="19"/>
        </w:rPr>
        <w:t xml:space="preserve">, </w:t>
      </w:r>
      <w:r w:rsidRPr="00E27257">
        <w:rPr>
          <w:rFonts w:cstheme="minorHAnsi"/>
          <w:color w:val="A31515"/>
          <w:sz w:val="19"/>
          <w:szCs w:val="19"/>
        </w:rPr>
        <w:t>'mt_tools_page'</w:t>
      </w:r>
      <w:r w:rsidRPr="00E27257">
        <w:rPr>
          <w:rFonts w:cstheme="minorHAnsi"/>
          <w:color w:val="000000"/>
          <w:sz w:val="19"/>
          <w:szCs w:val="19"/>
        </w:rPr>
        <w:t>);</w:t>
      </w:r>
    </w:p>
    <w:p w:rsidR="00B222EF" w:rsidRPr="00E27257" w:rsidRDefault="00B222EF" w:rsidP="00B47F87">
      <w:pPr>
        <w:autoSpaceDE w:val="0"/>
        <w:autoSpaceDN w:val="0"/>
        <w:adjustRightInd w:val="0"/>
        <w:spacing w:after="0"/>
        <w:ind w:left="720"/>
        <w:rPr>
          <w:rFonts w:cstheme="minorHAnsi"/>
          <w:color w:val="000000"/>
          <w:sz w:val="19"/>
          <w:szCs w:val="19"/>
        </w:rPr>
      </w:pPr>
    </w:p>
    <w:p w:rsidR="00B222EF" w:rsidRPr="00E27257" w:rsidRDefault="00B222EF" w:rsidP="00B47F87">
      <w:pPr>
        <w:autoSpaceDE w:val="0"/>
        <w:autoSpaceDN w:val="0"/>
        <w:adjustRightInd w:val="0"/>
        <w:spacing w:after="0"/>
        <w:ind w:left="720"/>
        <w:rPr>
          <w:rFonts w:cstheme="minorHAnsi"/>
          <w:color w:val="000000"/>
          <w:sz w:val="19"/>
          <w:szCs w:val="19"/>
        </w:rPr>
      </w:pPr>
      <w:r w:rsidRPr="00E27257">
        <w:rPr>
          <w:rFonts w:cstheme="minorHAnsi"/>
          <w:color w:val="000000"/>
          <w:sz w:val="19"/>
          <w:szCs w:val="19"/>
        </w:rPr>
        <w:t>add_pages_page(</w:t>
      </w:r>
      <w:r w:rsidRPr="00E27257">
        <w:rPr>
          <w:rFonts w:cstheme="minorHAnsi"/>
          <w:color w:val="A31515"/>
          <w:sz w:val="19"/>
          <w:szCs w:val="19"/>
        </w:rPr>
        <w:t>'Appending Qry Arg'</w:t>
      </w:r>
      <w:r w:rsidRPr="00E27257">
        <w:rPr>
          <w:rFonts w:cstheme="minorHAnsi"/>
          <w:color w:val="000000"/>
          <w:sz w:val="19"/>
          <w:szCs w:val="19"/>
        </w:rPr>
        <w:t xml:space="preserve">, </w:t>
      </w:r>
      <w:r w:rsidRPr="00E27257">
        <w:rPr>
          <w:rFonts w:cstheme="minorHAnsi"/>
          <w:color w:val="A31515"/>
          <w:sz w:val="19"/>
          <w:szCs w:val="19"/>
        </w:rPr>
        <w:t>'Test Pages'</w:t>
      </w:r>
      <w:r w:rsidRPr="00E27257">
        <w:rPr>
          <w:rFonts w:cstheme="minorHAnsi"/>
          <w:color w:val="000000"/>
          <w:sz w:val="19"/>
          <w:szCs w:val="19"/>
        </w:rPr>
        <w:t xml:space="preserve">, </w:t>
      </w:r>
      <w:r w:rsidRPr="00E27257">
        <w:rPr>
          <w:rFonts w:cstheme="minorHAnsi"/>
          <w:color w:val="A31515"/>
          <w:sz w:val="19"/>
          <w:szCs w:val="19"/>
        </w:rPr>
        <w:t>'edit_pages'</w:t>
      </w:r>
      <w:r w:rsidRPr="00E27257">
        <w:rPr>
          <w:rFonts w:cstheme="minorHAnsi"/>
          <w:color w:val="000000"/>
          <w:sz w:val="19"/>
          <w:szCs w:val="19"/>
        </w:rPr>
        <w:t xml:space="preserve">, </w:t>
      </w:r>
      <w:r w:rsidRPr="00E27257">
        <w:rPr>
          <w:rFonts w:cstheme="minorHAnsi"/>
          <w:color w:val="A31515"/>
          <w:sz w:val="19"/>
          <w:szCs w:val="19"/>
        </w:rPr>
        <w:t>'testpages'</w:t>
      </w:r>
      <w:r w:rsidRPr="00E27257">
        <w:rPr>
          <w:rFonts w:cstheme="minorHAnsi"/>
          <w:color w:val="000000"/>
          <w:sz w:val="19"/>
          <w:szCs w:val="19"/>
        </w:rPr>
        <w:t xml:space="preserve">, </w:t>
      </w:r>
      <w:r w:rsidRPr="00E27257">
        <w:rPr>
          <w:rFonts w:cstheme="minorHAnsi"/>
          <w:color w:val="A31515"/>
          <w:sz w:val="19"/>
          <w:szCs w:val="19"/>
        </w:rPr>
        <w:t>'mt_pages_page'</w:t>
      </w:r>
      <w:r w:rsidRPr="00E27257">
        <w:rPr>
          <w:rFonts w:cstheme="minorHAnsi"/>
          <w:color w:val="000000"/>
          <w:sz w:val="19"/>
          <w:szCs w:val="19"/>
        </w:rPr>
        <w:t>);</w:t>
      </w:r>
    </w:p>
    <w:p w:rsidR="00B222EF" w:rsidRPr="00E27257" w:rsidRDefault="00B222EF" w:rsidP="00B47F87">
      <w:pPr>
        <w:autoSpaceDE w:val="0"/>
        <w:autoSpaceDN w:val="0"/>
        <w:adjustRightInd w:val="0"/>
        <w:spacing w:after="0"/>
        <w:rPr>
          <w:rFonts w:cstheme="minorHAnsi"/>
          <w:color w:val="000000"/>
          <w:sz w:val="19"/>
          <w:szCs w:val="19"/>
        </w:rPr>
      </w:pPr>
      <w:r w:rsidRPr="00E27257">
        <w:rPr>
          <w:rFonts w:cstheme="minorHAnsi"/>
          <w:color w:val="000000"/>
          <w:sz w:val="19"/>
          <w:szCs w:val="19"/>
        </w:rPr>
        <w:t>}</w:t>
      </w:r>
    </w:p>
    <w:p w:rsidR="00B222EF" w:rsidRDefault="00B222EF" w:rsidP="00B47F87">
      <w:pPr>
        <w:spacing w:after="0"/>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'admin_menu'</w:t>
      </w:r>
      <w:r w:rsidRPr="00E27257">
        <w:rPr>
          <w:rFonts w:cstheme="minorHAnsi"/>
          <w:color w:val="000000"/>
          <w:sz w:val="19"/>
          <w:szCs w:val="19"/>
        </w:rPr>
        <w:t xml:space="preserve">, </w:t>
      </w:r>
      <w:r w:rsidRPr="00E27257">
        <w:rPr>
          <w:rFonts w:cstheme="minorHAnsi"/>
          <w:color w:val="A31515"/>
          <w:sz w:val="19"/>
          <w:szCs w:val="19"/>
        </w:rPr>
        <w:t>'theme_forms_menu1'</w:t>
      </w:r>
      <w:r w:rsidRPr="00E27257">
        <w:rPr>
          <w:rFonts w:cstheme="minorHAnsi"/>
          <w:color w:val="000000"/>
          <w:sz w:val="19"/>
          <w:szCs w:val="19"/>
        </w:rPr>
        <w:t>);</w:t>
      </w:r>
    </w:p>
    <w:p w:rsidR="00290D28" w:rsidRPr="00E27257" w:rsidRDefault="00290D28" w:rsidP="00B47F87">
      <w:pPr>
        <w:spacing w:after="0"/>
        <w:rPr>
          <w:rFonts w:cstheme="minorHAnsi"/>
          <w:color w:val="000000"/>
          <w:sz w:val="19"/>
          <w:szCs w:val="19"/>
        </w:rPr>
      </w:pPr>
    </w:p>
    <w:p w:rsidR="00AF0A39" w:rsidRPr="00E27257" w:rsidRDefault="00AF0A39" w:rsidP="00AF0A39">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w:t>
      </w:r>
    </w:p>
    <w:p w:rsidR="00AF0A39" w:rsidRPr="00E27257" w:rsidRDefault="00AF0A39" w:rsidP="00AF0A39">
      <w:pPr>
        <w:rPr>
          <w:rFonts w:cstheme="minorHAnsi"/>
          <w:color w:val="008000"/>
          <w:sz w:val="19"/>
          <w:szCs w:val="19"/>
        </w:rPr>
      </w:pPr>
      <w:r w:rsidRPr="00E27257">
        <w:rPr>
          <w:rFonts w:cstheme="minorHAnsi"/>
          <w:color w:val="008000"/>
          <w:sz w:val="19"/>
          <w:szCs w:val="19"/>
        </w:rPr>
        <w:lastRenderedPageBreak/>
        <w:t xml:space="preserve"> </w:t>
      </w:r>
      <w:r w:rsidRPr="00E27257">
        <w:rPr>
          <w:rFonts w:eastAsia="Adobe Gothic Std B" w:cstheme="minorHAnsi"/>
          <w:b/>
          <w:color w:val="FF0000"/>
          <w:sz w:val="19"/>
          <w:szCs w:val="19"/>
          <w:u w:val="single"/>
        </w:rPr>
        <w:t>* 6. #Custom Post Type - Default and Static</w:t>
      </w:r>
    </w:p>
    <w:p w:rsidR="00AF0A39" w:rsidRPr="00E27257" w:rsidRDefault="00AF0A39" w:rsidP="00AF0A39">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xml:space="preserve"> * =========================================== */</w:t>
      </w:r>
    </w:p>
    <w:p w:rsidR="00AF0A39" w:rsidRPr="00E27257" w:rsidRDefault="00AF0A39" w:rsidP="00AF0A39">
      <w:pPr>
        <w:autoSpaceDE w:val="0"/>
        <w:autoSpaceDN w:val="0"/>
        <w:adjustRightInd w:val="0"/>
        <w:spacing w:after="0" w:line="240" w:lineRule="auto"/>
        <w:rPr>
          <w:rFonts w:cstheme="minorHAnsi"/>
          <w:color w:val="000000"/>
          <w:sz w:val="19"/>
          <w:szCs w:val="19"/>
        </w:rPr>
      </w:pP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custom_postype(){</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8B8B"/>
          <w:sz w:val="19"/>
          <w:szCs w:val="19"/>
        </w:rPr>
        <w:t>$labels</w:t>
      </w:r>
      <w:r w:rsidRPr="00E27257">
        <w:rPr>
          <w:rFonts w:cstheme="minorHAnsi"/>
          <w:color w:val="000000"/>
          <w:sz w:val="19"/>
          <w:szCs w:val="19"/>
        </w:rPr>
        <w:t>=</w:t>
      </w:r>
      <w:r w:rsidRPr="00E27257">
        <w:rPr>
          <w:rFonts w:cstheme="minorHAnsi"/>
          <w:color w:val="0000FF"/>
          <w:sz w:val="19"/>
          <w:szCs w:val="19"/>
        </w:rPr>
        <w:t>array</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'name'</w:t>
      </w:r>
      <w:r w:rsidRPr="00E27257">
        <w:rPr>
          <w:rFonts w:cstheme="minorHAnsi"/>
          <w:color w:val="000000"/>
          <w:sz w:val="19"/>
          <w:szCs w:val="19"/>
        </w:rPr>
        <w:t>=&gt;</w:t>
      </w:r>
      <w:r w:rsidRPr="00E27257">
        <w:rPr>
          <w:rFonts w:cstheme="minorHAnsi"/>
          <w:color w:val="A31515"/>
          <w:sz w:val="19"/>
          <w:szCs w:val="19"/>
        </w:rPr>
        <w:t>'Portfolio'</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'singular_name'</w:t>
      </w:r>
      <w:r w:rsidRPr="00E27257">
        <w:rPr>
          <w:rFonts w:cstheme="minorHAnsi"/>
          <w:color w:val="000000"/>
          <w:sz w:val="19"/>
          <w:szCs w:val="19"/>
        </w:rPr>
        <w:t>=&gt;</w:t>
      </w:r>
      <w:r w:rsidRPr="00E27257">
        <w:rPr>
          <w:rFonts w:cstheme="minorHAnsi"/>
          <w:color w:val="A31515"/>
          <w:sz w:val="19"/>
          <w:szCs w:val="19"/>
        </w:rPr>
        <w:t>'Portfolio'</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'add_new'</w:t>
      </w:r>
      <w:r w:rsidRPr="00E27257">
        <w:rPr>
          <w:rFonts w:cstheme="minorHAnsi"/>
          <w:color w:val="000000"/>
          <w:sz w:val="19"/>
          <w:szCs w:val="19"/>
        </w:rPr>
        <w:t>=&gt;</w:t>
      </w:r>
      <w:r w:rsidRPr="00E27257">
        <w:rPr>
          <w:rFonts w:cstheme="minorHAnsi"/>
          <w:color w:val="A31515"/>
          <w:sz w:val="19"/>
          <w:szCs w:val="19"/>
        </w:rPr>
        <w:t>'Add Item'</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'all_items'</w:t>
      </w:r>
      <w:r w:rsidRPr="00E27257">
        <w:rPr>
          <w:rFonts w:cstheme="minorHAnsi"/>
          <w:color w:val="000000"/>
          <w:sz w:val="19"/>
          <w:szCs w:val="19"/>
        </w:rPr>
        <w:t>=&gt;</w:t>
      </w:r>
      <w:r w:rsidRPr="00E27257">
        <w:rPr>
          <w:rFonts w:cstheme="minorHAnsi"/>
          <w:color w:val="A31515"/>
          <w:sz w:val="19"/>
          <w:szCs w:val="19"/>
        </w:rPr>
        <w:t>'All Items'</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'add_new_item'</w:t>
      </w:r>
      <w:r w:rsidRPr="00E27257">
        <w:rPr>
          <w:rFonts w:cstheme="minorHAnsi"/>
          <w:color w:val="000000"/>
          <w:sz w:val="19"/>
          <w:szCs w:val="19"/>
        </w:rPr>
        <w:t>=&gt;</w:t>
      </w:r>
      <w:r w:rsidRPr="00E27257">
        <w:rPr>
          <w:rFonts w:cstheme="minorHAnsi"/>
          <w:color w:val="A31515"/>
          <w:sz w:val="19"/>
          <w:szCs w:val="19"/>
        </w:rPr>
        <w:t>'Add Item'</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'edit_item'</w:t>
      </w:r>
      <w:r w:rsidRPr="00E27257">
        <w:rPr>
          <w:rFonts w:cstheme="minorHAnsi"/>
          <w:color w:val="000000"/>
          <w:sz w:val="19"/>
          <w:szCs w:val="19"/>
        </w:rPr>
        <w:t>=&gt;</w:t>
      </w:r>
      <w:r w:rsidRPr="00E27257">
        <w:rPr>
          <w:rFonts w:cstheme="minorHAnsi"/>
          <w:color w:val="A31515"/>
          <w:sz w:val="19"/>
          <w:szCs w:val="19"/>
        </w:rPr>
        <w:t>'Edit Item'</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'new_item'</w:t>
      </w:r>
      <w:r w:rsidRPr="00E27257">
        <w:rPr>
          <w:rFonts w:cstheme="minorHAnsi"/>
          <w:color w:val="000000"/>
          <w:sz w:val="19"/>
          <w:szCs w:val="19"/>
        </w:rPr>
        <w:t>=&gt;</w:t>
      </w:r>
      <w:r w:rsidRPr="00E27257">
        <w:rPr>
          <w:rFonts w:cstheme="minorHAnsi"/>
          <w:color w:val="A31515"/>
          <w:sz w:val="19"/>
          <w:szCs w:val="19"/>
        </w:rPr>
        <w:t>'New Item'</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'view_item'</w:t>
      </w:r>
      <w:r w:rsidRPr="00E27257">
        <w:rPr>
          <w:rFonts w:cstheme="minorHAnsi"/>
          <w:color w:val="000000"/>
          <w:sz w:val="19"/>
          <w:szCs w:val="19"/>
        </w:rPr>
        <w:t>=&gt;</w:t>
      </w:r>
      <w:r w:rsidRPr="00E27257">
        <w:rPr>
          <w:rFonts w:cstheme="minorHAnsi"/>
          <w:color w:val="A31515"/>
          <w:sz w:val="19"/>
          <w:szCs w:val="19"/>
        </w:rPr>
        <w:t>'View Item'</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'search_item'</w:t>
      </w:r>
      <w:r w:rsidRPr="00E27257">
        <w:rPr>
          <w:rFonts w:cstheme="minorHAnsi"/>
          <w:color w:val="000000"/>
          <w:sz w:val="19"/>
          <w:szCs w:val="19"/>
        </w:rPr>
        <w:t>=&gt;</w:t>
      </w:r>
      <w:r w:rsidRPr="00E27257">
        <w:rPr>
          <w:rFonts w:cstheme="minorHAnsi"/>
          <w:color w:val="A31515"/>
          <w:sz w:val="19"/>
          <w:szCs w:val="19"/>
        </w:rPr>
        <w:t>'Search Portfolio'</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'not_found'</w:t>
      </w:r>
      <w:r w:rsidRPr="00E27257">
        <w:rPr>
          <w:rFonts w:cstheme="minorHAnsi"/>
          <w:color w:val="000000"/>
          <w:sz w:val="19"/>
          <w:szCs w:val="19"/>
        </w:rPr>
        <w:t>=&gt;</w:t>
      </w:r>
      <w:r w:rsidRPr="00E27257">
        <w:rPr>
          <w:rFonts w:cstheme="minorHAnsi"/>
          <w:color w:val="A31515"/>
          <w:sz w:val="19"/>
          <w:szCs w:val="19"/>
        </w:rPr>
        <w:t>'No items found'</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'not_found_in_trash'</w:t>
      </w:r>
      <w:r w:rsidRPr="00E27257">
        <w:rPr>
          <w:rFonts w:cstheme="minorHAnsi"/>
          <w:color w:val="000000"/>
          <w:sz w:val="19"/>
          <w:szCs w:val="19"/>
        </w:rPr>
        <w:t>=&gt;</w:t>
      </w:r>
      <w:r w:rsidRPr="00E27257">
        <w:rPr>
          <w:rFonts w:cstheme="minorHAnsi"/>
          <w:color w:val="A31515"/>
          <w:sz w:val="19"/>
          <w:szCs w:val="19"/>
        </w:rPr>
        <w:t>'No items found in trash'</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'parent_item_colon'</w:t>
      </w:r>
      <w:r w:rsidRPr="00E27257">
        <w:rPr>
          <w:rFonts w:cstheme="minorHAnsi"/>
          <w:color w:val="000000"/>
          <w:sz w:val="19"/>
          <w:szCs w:val="19"/>
        </w:rPr>
        <w:t>=&gt;</w:t>
      </w:r>
      <w:r w:rsidRPr="00E27257">
        <w:rPr>
          <w:rFonts w:cstheme="minorHAnsi"/>
          <w:color w:val="A31515"/>
          <w:sz w:val="19"/>
          <w:szCs w:val="19"/>
        </w:rPr>
        <w:t>'Parent Item'</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8B8B"/>
          <w:sz w:val="19"/>
          <w:szCs w:val="19"/>
        </w:rPr>
        <w:t>$args</w:t>
      </w:r>
      <w:r w:rsidRPr="00E27257">
        <w:rPr>
          <w:rFonts w:cstheme="minorHAnsi"/>
          <w:color w:val="000000"/>
          <w:sz w:val="19"/>
          <w:szCs w:val="19"/>
        </w:rPr>
        <w:t>=</w:t>
      </w:r>
      <w:r w:rsidRPr="00E27257">
        <w:rPr>
          <w:rFonts w:cstheme="minorHAnsi"/>
          <w:color w:val="0000FF"/>
          <w:sz w:val="19"/>
          <w:szCs w:val="19"/>
        </w:rPr>
        <w:t>array</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'labels'</w:t>
      </w:r>
      <w:r w:rsidRPr="00E27257">
        <w:rPr>
          <w:rFonts w:cstheme="minorHAnsi"/>
          <w:color w:val="000000"/>
          <w:sz w:val="19"/>
          <w:szCs w:val="19"/>
        </w:rPr>
        <w:t>=&gt;</w:t>
      </w:r>
      <w:r w:rsidRPr="00E27257">
        <w:rPr>
          <w:rFonts w:cstheme="minorHAnsi"/>
          <w:color w:val="008B8B"/>
          <w:sz w:val="19"/>
          <w:szCs w:val="19"/>
        </w:rPr>
        <w:t>$labels</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'public'</w:t>
      </w:r>
      <w:r w:rsidRPr="00E27257">
        <w:rPr>
          <w:rFonts w:cstheme="minorHAnsi"/>
          <w:color w:val="000000"/>
          <w:sz w:val="19"/>
          <w:szCs w:val="19"/>
        </w:rPr>
        <w:t>=&gt;</w:t>
      </w:r>
      <w:r w:rsidRPr="00E27257">
        <w:rPr>
          <w:rFonts w:cstheme="minorHAnsi"/>
          <w:color w:val="0000FF"/>
          <w:sz w:val="19"/>
          <w:szCs w:val="19"/>
        </w:rPr>
        <w:t>true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'has_archive'</w:t>
      </w:r>
      <w:r w:rsidRPr="00E27257">
        <w:rPr>
          <w:rFonts w:cstheme="minorHAnsi"/>
          <w:color w:val="000000"/>
          <w:sz w:val="19"/>
          <w:szCs w:val="19"/>
        </w:rPr>
        <w:t>=&gt;</w:t>
      </w:r>
      <w:r w:rsidRPr="00E27257">
        <w:rPr>
          <w:rFonts w:cstheme="minorHAnsi"/>
          <w:color w:val="0000FF"/>
          <w:sz w:val="19"/>
          <w:szCs w:val="19"/>
        </w:rPr>
        <w:t>true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'publicly_queryable'</w:t>
      </w:r>
      <w:r w:rsidRPr="00E27257">
        <w:rPr>
          <w:rFonts w:cstheme="minorHAnsi"/>
          <w:color w:val="000000"/>
          <w:sz w:val="19"/>
          <w:szCs w:val="19"/>
        </w:rPr>
        <w:t>=&gt;</w:t>
      </w:r>
      <w:r w:rsidRPr="00E27257">
        <w:rPr>
          <w:rFonts w:cstheme="minorHAnsi"/>
          <w:color w:val="0000FF"/>
          <w:sz w:val="19"/>
          <w:szCs w:val="19"/>
        </w:rPr>
        <w:t>true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'query_var'</w:t>
      </w:r>
      <w:r w:rsidRPr="00E27257">
        <w:rPr>
          <w:rFonts w:cstheme="minorHAnsi"/>
          <w:color w:val="000000"/>
          <w:sz w:val="19"/>
          <w:szCs w:val="19"/>
        </w:rPr>
        <w:t>=&gt;</w:t>
      </w:r>
      <w:r w:rsidRPr="00E27257">
        <w:rPr>
          <w:rFonts w:cstheme="minorHAnsi"/>
          <w:color w:val="0000FF"/>
          <w:sz w:val="19"/>
          <w:szCs w:val="19"/>
        </w:rPr>
        <w:t>true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'rewrite'</w:t>
      </w:r>
      <w:r w:rsidRPr="00E27257">
        <w:rPr>
          <w:rFonts w:cstheme="minorHAnsi"/>
          <w:color w:val="000000"/>
          <w:sz w:val="19"/>
          <w:szCs w:val="19"/>
        </w:rPr>
        <w:t>=&gt;</w:t>
      </w:r>
      <w:r w:rsidRPr="00E27257">
        <w:rPr>
          <w:rFonts w:cstheme="minorHAnsi"/>
          <w:color w:val="0000FF"/>
          <w:sz w:val="19"/>
          <w:szCs w:val="19"/>
        </w:rPr>
        <w:t>true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'capability_type'</w:t>
      </w:r>
      <w:r w:rsidRPr="00E27257">
        <w:rPr>
          <w:rFonts w:cstheme="minorHAnsi"/>
          <w:color w:val="000000"/>
          <w:sz w:val="19"/>
          <w:szCs w:val="19"/>
        </w:rPr>
        <w:t>=&gt;</w:t>
      </w:r>
      <w:r w:rsidRPr="00E27257">
        <w:rPr>
          <w:rFonts w:cstheme="minorHAnsi"/>
          <w:color w:val="A31515"/>
          <w:sz w:val="19"/>
          <w:szCs w:val="19"/>
        </w:rPr>
        <w:t>'post'</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'hierarchical'</w:t>
      </w:r>
      <w:r w:rsidRPr="00E27257">
        <w:rPr>
          <w:rFonts w:cstheme="minorHAnsi"/>
          <w:color w:val="000000"/>
          <w:sz w:val="19"/>
          <w:szCs w:val="19"/>
        </w:rPr>
        <w:t>=&gt;</w:t>
      </w:r>
      <w:r w:rsidRPr="00E27257">
        <w:rPr>
          <w:rFonts w:cstheme="minorHAnsi"/>
          <w:color w:val="0000FF"/>
          <w:sz w:val="19"/>
          <w:szCs w:val="19"/>
        </w:rPr>
        <w:t>false</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'support'</w:t>
      </w:r>
      <w:r w:rsidRPr="00E27257">
        <w:rPr>
          <w:rFonts w:cstheme="minorHAnsi"/>
          <w:color w:val="000000"/>
          <w:sz w:val="19"/>
          <w:szCs w:val="19"/>
        </w:rPr>
        <w:t>=&gt;</w:t>
      </w:r>
      <w:r w:rsidRPr="00E27257">
        <w:rPr>
          <w:rFonts w:cstheme="minorHAnsi"/>
          <w:color w:val="0000FF"/>
          <w:sz w:val="19"/>
          <w:szCs w:val="19"/>
        </w:rPr>
        <w:t>array</w:t>
      </w:r>
      <w:r w:rsidRPr="00E27257">
        <w:rPr>
          <w:rFonts w:cstheme="minorHAnsi"/>
          <w:color w:val="000000"/>
          <w:sz w:val="19"/>
          <w:szCs w:val="19"/>
        </w:rPr>
        <w:t>(</w:t>
      </w:r>
      <w:r w:rsidRPr="00E27257">
        <w:rPr>
          <w:rFonts w:cstheme="minorHAnsi"/>
          <w:color w:val="A31515"/>
          <w:sz w:val="19"/>
          <w:szCs w:val="19"/>
        </w:rPr>
        <w:t>'title'</w:t>
      </w:r>
      <w:r w:rsidRPr="00E27257">
        <w:rPr>
          <w:rFonts w:cstheme="minorHAnsi"/>
          <w:color w:val="000000"/>
          <w:sz w:val="19"/>
          <w:szCs w:val="19"/>
        </w:rPr>
        <w:t xml:space="preserve">, </w:t>
      </w:r>
      <w:r w:rsidRPr="00E27257">
        <w:rPr>
          <w:rFonts w:cstheme="minorHAnsi"/>
          <w:color w:val="A31515"/>
          <w:sz w:val="19"/>
          <w:szCs w:val="19"/>
        </w:rPr>
        <w:t>'editor'</w:t>
      </w:r>
      <w:r w:rsidRPr="00E27257">
        <w:rPr>
          <w:rFonts w:cstheme="minorHAnsi"/>
          <w:color w:val="000000"/>
          <w:sz w:val="19"/>
          <w:szCs w:val="19"/>
        </w:rPr>
        <w:t xml:space="preserve">, </w:t>
      </w:r>
      <w:r w:rsidRPr="00E27257">
        <w:rPr>
          <w:rFonts w:cstheme="minorHAnsi"/>
          <w:color w:val="A31515"/>
          <w:sz w:val="19"/>
          <w:szCs w:val="19"/>
        </w:rPr>
        <w:t>'excerpt'</w:t>
      </w:r>
      <w:r w:rsidRPr="00E27257">
        <w:rPr>
          <w:rFonts w:cstheme="minorHAnsi"/>
          <w:color w:val="000000"/>
          <w:sz w:val="19"/>
          <w:szCs w:val="19"/>
        </w:rPr>
        <w:t xml:space="preserve">, </w:t>
      </w:r>
      <w:r w:rsidRPr="00E27257">
        <w:rPr>
          <w:rFonts w:cstheme="minorHAnsi"/>
          <w:color w:val="A31515"/>
          <w:sz w:val="19"/>
          <w:szCs w:val="19"/>
        </w:rPr>
        <w:t>'thumbnail'</w:t>
      </w:r>
      <w:r w:rsidRPr="00E27257">
        <w:rPr>
          <w:rFonts w:cstheme="minorHAnsi"/>
          <w:color w:val="000000"/>
          <w:sz w:val="19"/>
          <w:szCs w:val="19"/>
        </w:rPr>
        <w:t xml:space="preserve">, </w:t>
      </w:r>
      <w:r w:rsidRPr="00E27257">
        <w:rPr>
          <w:rFonts w:cstheme="minorHAnsi"/>
          <w:color w:val="A31515"/>
          <w:sz w:val="19"/>
          <w:szCs w:val="19"/>
        </w:rPr>
        <w:t>'revisions'</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'taxonomies'</w:t>
      </w:r>
      <w:r w:rsidRPr="00E27257">
        <w:rPr>
          <w:rFonts w:cstheme="minorHAnsi"/>
          <w:color w:val="000000"/>
          <w:sz w:val="19"/>
          <w:szCs w:val="19"/>
        </w:rPr>
        <w:t>=&gt;</w:t>
      </w:r>
      <w:r w:rsidRPr="00E27257">
        <w:rPr>
          <w:rFonts w:cstheme="minorHAnsi"/>
          <w:color w:val="0000FF"/>
          <w:sz w:val="19"/>
          <w:szCs w:val="19"/>
        </w:rPr>
        <w:t>array</w:t>
      </w:r>
      <w:r w:rsidRPr="00E27257">
        <w:rPr>
          <w:rFonts w:cstheme="minorHAnsi"/>
          <w:color w:val="000000"/>
          <w:sz w:val="19"/>
          <w:szCs w:val="19"/>
        </w:rPr>
        <w:t>(</w:t>
      </w:r>
      <w:r w:rsidRPr="00E27257">
        <w:rPr>
          <w:rFonts w:cstheme="minorHAnsi"/>
          <w:color w:val="A31515"/>
          <w:sz w:val="19"/>
          <w:szCs w:val="19"/>
        </w:rPr>
        <w:t>'category'</w:t>
      </w:r>
      <w:r w:rsidRPr="00E27257">
        <w:rPr>
          <w:rFonts w:cstheme="minorHAnsi"/>
          <w:color w:val="000000"/>
          <w:sz w:val="19"/>
          <w:szCs w:val="19"/>
        </w:rPr>
        <w:t xml:space="preserve">, </w:t>
      </w:r>
      <w:r w:rsidRPr="00E27257">
        <w:rPr>
          <w:rFonts w:cstheme="minorHAnsi"/>
          <w:color w:val="A31515"/>
          <w:sz w:val="19"/>
          <w:szCs w:val="19"/>
        </w:rPr>
        <w:t>'post_tag'</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'menu_position'</w:t>
      </w:r>
      <w:r w:rsidRPr="00E27257">
        <w:rPr>
          <w:rFonts w:cstheme="minorHAnsi"/>
          <w:color w:val="000000"/>
          <w:sz w:val="19"/>
          <w:szCs w:val="19"/>
        </w:rPr>
        <w:t>=&gt;5,</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A31515"/>
          <w:sz w:val="19"/>
          <w:szCs w:val="19"/>
        </w:rPr>
        <w:t>'exclude_from_search'</w:t>
      </w:r>
      <w:r w:rsidRPr="00E27257">
        <w:rPr>
          <w:rFonts w:cstheme="minorHAnsi"/>
          <w:color w:val="000000"/>
          <w:sz w:val="19"/>
          <w:szCs w:val="19"/>
        </w:rPr>
        <w:t>=&gt;</w:t>
      </w:r>
      <w:r w:rsidRPr="00E27257">
        <w:rPr>
          <w:rFonts w:cstheme="minorHAnsi"/>
          <w:color w:val="0000FF"/>
          <w:sz w:val="19"/>
          <w:szCs w:val="19"/>
        </w:rPr>
        <w:t>false</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register_post_type(</w:t>
      </w:r>
      <w:r w:rsidRPr="00E27257">
        <w:rPr>
          <w:rFonts w:cstheme="minorHAnsi"/>
          <w:color w:val="A31515"/>
          <w:sz w:val="19"/>
          <w:szCs w:val="19"/>
        </w:rPr>
        <w:t>'portfolio'</w:t>
      </w:r>
      <w:r w:rsidRPr="00E27257">
        <w:rPr>
          <w:rFonts w:cstheme="minorHAnsi"/>
          <w:color w:val="000000"/>
          <w:sz w:val="19"/>
          <w:szCs w:val="19"/>
        </w:rPr>
        <w:t>,</w:t>
      </w:r>
      <w:r w:rsidRPr="00E27257">
        <w:rPr>
          <w:rFonts w:cstheme="minorHAnsi"/>
          <w:color w:val="008B8B"/>
          <w:sz w:val="19"/>
          <w:szCs w:val="19"/>
        </w:rPr>
        <w:t>$args</w:t>
      </w:r>
      <w:r w:rsidRPr="00E27257">
        <w:rPr>
          <w:rFonts w:cstheme="minorHAnsi"/>
          <w:color w:val="000000"/>
          <w:sz w:val="19"/>
          <w:szCs w:val="19"/>
        </w:rPr>
        <w:t>);</w:t>
      </w:r>
    </w:p>
    <w:p w:rsidR="00AF0A39" w:rsidRPr="00E27257" w:rsidRDefault="00AF0A39" w:rsidP="00AF0A39">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A56608" w:rsidRPr="00E27257" w:rsidRDefault="00AF0A39" w:rsidP="00AF0A39">
      <w:pPr>
        <w:spacing w:after="0"/>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'init'</w:t>
      </w:r>
      <w:r w:rsidRPr="00E27257">
        <w:rPr>
          <w:rFonts w:cstheme="minorHAnsi"/>
          <w:color w:val="000000"/>
          <w:sz w:val="19"/>
          <w:szCs w:val="19"/>
        </w:rPr>
        <w:t>,</w:t>
      </w:r>
      <w:r w:rsidRPr="00E27257">
        <w:rPr>
          <w:rFonts w:cstheme="minorHAnsi"/>
          <w:color w:val="A31515"/>
          <w:sz w:val="19"/>
          <w:szCs w:val="19"/>
        </w:rPr>
        <w:t>'custom_postype'</w:t>
      </w:r>
      <w:r w:rsidRPr="00E27257">
        <w:rPr>
          <w:rFonts w:cstheme="minorHAnsi"/>
          <w:color w:val="000000"/>
          <w:sz w:val="19"/>
          <w:szCs w:val="19"/>
        </w:rPr>
        <w:t>);</w:t>
      </w:r>
    </w:p>
    <w:p w:rsidR="000C10E9" w:rsidRPr="00E27257" w:rsidRDefault="000C10E9" w:rsidP="00AF0A39">
      <w:pPr>
        <w:spacing w:after="0"/>
        <w:rPr>
          <w:rFonts w:cstheme="minorHAnsi"/>
          <w:color w:val="000000"/>
          <w:sz w:val="19"/>
          <w:szCs w:val="19"/>
        </w:rPr>
      </w:pPr>
    </w:p>
    <w:p w:rsidR="006A440F" w:rsidRPr="00E27257" w:rsidRDefault="006A440F" w:rsidP="006A440F">
      <w:pPr>
        <w:pStyle w:val="Heading2"/>
        <w:shd w:val="clear" w:color="auto" w:fill="FFFFFF"/>
        <w:rPr>
          <w:rFonts w:asciiTheme="minorHAnsi" w:hAnsiTheme="minorHAnsi" w:cstheme="minorHAnsi"/>
          <w:color w:val="FF0000"/>
          <w:sz w:val="19"/>
          <w:szCs w:val="19"/>
          <w:u w:val="single"/>
        </w:rPr>
      </w:pPr>
      <w:r w:rsidRPr="00E27257">
        <w:rPr>
          <w:rFonts w:asciiTheme="minorHAnsi" w:hAnsiTheme="minorHAnsi" w:cstheme="minorHAnsi"/>
          <w:color w:val="FF0000"/>
          <w:sz w:val="19"/>
          <w:szCs w:val="19"/>
          <w:u w:val="single"/>
        </w:rPr>
        <w:t>Default Custom Post Type Templates</w:t>
      </w:r>
    </w:p>
    <w:p w:rsidR="006A440F" w:rsidRPr="00E27257" w:rsidRDefault="006A440F" w:rsidP="006A440F">
      <w:pPr>
        <w:shd w:val="clear" w:color="auto" w:fill="FFFFFF"/>
        <w:rPr>
          <w:rFonts w:cstheme="minorHAnsi"/>
          <w:color w:val="343745"/>
          <w:sz w:val="19"/>
          <w:szCs w:val="19"/>
        </w:rPr>
      </w:pPr>
      <w:r w:rsidRPr="00E27257">
        <w:rPr>
          <w:rFonts w:cstheme="minorHAnsi"/>
          <w:color w:val="343745"/>
          <w:sz w:val="19"/>
          <w:szCs w:val="19"/>
        </w:rPr>
        <w:t>We created our CPT with the parameter </w:t>
      </w:r>
      <w:r w:rsidRPr="00E27257">
        <w:rPr>
          <w:rStyle w:val="p"/>
          <w:rFonts w:cstheme="minorHAnsi"/>
          <w:color w:val="BD4147"/>
          <w:sz w:val="19"/>
          <w:szCs w:val="19"/>
          <w:shd w:val="clear" w:color="auto" w:fill="F8F9FA"/>
        </w:rPr>
        <w:t>has_archive</w:t>
      </w:r>
      <w:r w:rsidRPr="00E27257">
        <w:rPr>
          <w:rFonts w:cstheme="minorHAnsi"/>
          <w:color w:val="343745"/>
          <w:sz w:val="19"/>
          <w:szCs w:val="19"/>
        </w:rPr>
        <w:t> set to true, which will display all testimonials in an</w:t>
      </w:r>
      <w:r w:rsidRPr="00E27257">
        <w:rPr>
          <w:rStyle w:val="HTMLCode"/>
          <w:rFonts w:asciiTheme="minorHAnsi" w:eastAsiaTheme="minorEastAsia" w:hAnsiTheme="minorHAnsi" w:cstheme="minorHAnsi"/>
          <w:color w:val="343745"/>
          <w:sz w:val="19"/>
          <w:szCs w:val="19"/>
        </w:rPr>
        <w:t> archive page</w:t>
      </w:r>
      <w:r w:rsidRPr="00E27257">
        <w:rPr>
          <w:rFonts w:cstheme="minorHAnsi"/>
          <w:color w:val="343745"/>
          <w:sz w:val="19"/>
          <w:szCs w:val="19"/>
        </w:rPr>
        <w:t>.</w:t>
      </w:r>
    </w:p>
    <w:p w:rsidR="006A440F" w:rsidRPr="00E27257" w:rsidRDefault="006A440F" w:rsidP="00A10EC3">
      <w:pPr>
        <w:shd w:val="clear" w:color="auto" w:fill="FFFFFF"/>
        <w:spacing w:after="0"/>
        <w:rPr>
          <w:rFonts w:cstheme="minorHAnsi"/>
          <w:color w:val="343745"/>
          <w:sz w:val="19"/>
          <w:szCs w:val="19"/>
        </w:rPr>
      </w:pPr>
      <w:r w:rsidRPr="00E27257">
        <w:rPr>
          <w:rFonts w:cstheme="minorHAnsi"/>
          <w:color w:val="343745"/>
          <w:sz w:val="19"/>
          <w:szCs w:val="19"/>
        </w:rPr>
        <w:t>WordPress uses a template hierarchy to display different types of content. For the custom post type, it will look for:</w:t>
      </w:r>
    </w:p>
    <w:p w:rsidR="006A440F" w:rsidRPr="00E27257" w:rsidRDefault="006A440F" w:rsidP="006A440F">
      <w:pPr>
        <w:shd w:val="clear" w:color="auto" w:fill="FFFFFF"/>
        <w:jc w:val="center"/>
        <w:rPr>
          <w:rFonts w:cstheme="minorHAnsi"/>
          <w:color w:val="343745"/>
          <w:sz w:val="19"/>
          <w:szCs w:val="19"/>
        </w:rPr>
      </w:pPr>
      <w:r w:rsidRPr="00E27257">
        <w:rPr>
          <w:rStyle w:val="token"/>
          <w:rFonts w:cstheme="minorHAnsi"/>
          <w:color w:val="343745"/>
          <w:sz w:val="19"/>
          <w:szCs w:val="19"/>
        </w:rPr>
        <w:t>archive-{post_type}.php</w:t>
      </w:r>
      <w:r w:rsidRPr="00E27257">
        <w:rPr>
          <w:rFonts w:cstheme="minorHAnsi"/>
          <w:color w:val="343745"/>
          <w:sz w:val="19"/>
          <w:szCs w:val="19"/>
        </w:rPr>
        <w:br/>
      </w:r>
      <w:r w:rsidRPr="00E27257">
        <w:rPr>
          <w:rStyle w:val="token"/>
          <w:rFonts w:cstheme="minorHAnsi"/>
          <w:color w:val="343745"/>
          <w:sz w:val="19"/>
          <w:szCs w:val="19"/>
        </w:rPr>
        <w:t>single-{post_type}.php</w:t>
      </w:r>
    </w:p>
    <w:p w:rsidR="006A440F" w:rsidRPr="00E27257" w:rsidRDefault="006A440F" w:rsidP="00A10EC3">
      <w:pPr>
        <w:shd w:val="clear" w:color="auto" w:fill="FFFFFF"/>
        <w:spacing w:after="0"/>
        <w:rPr>
          <w:rFonts w:cstheme="minorHAnsi"/>
          <w:color w:val="343745"/>
          <w:sz w:val="19"/>
          <w:szCs w:val="19"/>
        </w:rPr>
      </w:pPr>
      <w:r w:rsidRPr="00E27257">
        <w:rPr>
          <w:rFonts w:cstheme="minorHAnsi"/>
          <w:color w:val="343745"/>
          <w:sz w:val="19"/>
          <w:szCs w:val="19"/>
        </w:rPr>
        <w:t>If these templates are not defined in the theme, then it will look for the general templates:</w:t>
      </w:r>
    </w:p>
    <w:p w:rsidR="006A440F" w:rsidRPr="00E27257" w:rsidRDefault="006A440F" w:rsidP="006A440F">
      <w:pPr>
        <w:shd w:val="clear" w:color="auto" w:fill="FFFFFF"/>
        <w:jc w:val="center"/>
        <w:rPr>
          <w:rFonts w:cstheme="minorHAnsi"/>
          <w:color w:val="343745"/>
          <w:sz w:val="19"/>
          <w:szCs w:val="19"/>
        </w:rPr>
      </w:pPr>
      <w:r w:rsidRPr="00E27257">
        <w:rPr>
          <w:rStyle w:val="token"/>
          <w:rFonts w:cstheme="minorHAnsi"/>
          <w:color w:val="343745"/>
          <w:sz w:val="19"/>
          <w:szCs w:val="19"/>
        </w:rPr>
        <w:t>archive.php</w:t>
      </w:r>
      <w:r w:rsidRPr="00E27257">
        <w:rPr>
          <w:rFonts w:cstheme="minorHAnsi"/>
          <w:color w:val="343745"/>
          <w:sz w:val="19"/>
          <w:szCs w:val="19"/>
        </w:rPr>
        <w:br/>
      </w:r>
      <w:r w:rsidRPr="00E27257">
        <w:rPr>
          <w:rStyle w:val="token"/>
          <w:rFonts w:cstheme="minorHAnsi"/>
          <w:color w:val="343745"/>
          <w:sz w:val="19"/>
          <w:szCs w:val="19"/>
        </w:rPr>
        <w:t>single.php</w:t>
      </w:r>
    </w:p>
    <w:p w:rsidR="006A440F" w:rsidRPr="00E27257" w:rsidRDefault="006A440F" w:rsidP="006A440F">
      <w:pPr>
        <w:shd w:val="clear" w:color="auto" w:fill="FFFFFF"/>
        <w:rPr>
          <w:rFonts w:cstheme="minorHAnsi"/>
          <w:color w:val="343745"/>
          <w:sz w:val="19"/>
          <w:szCs w:val="19"/>
        </w:rPr>
      </w:pPr>
      <w:r w:rsidRPr="00E27257">
        <w:rPr>
          <w:rFonts w:cstheme="minorHAnsi"/>
          <w:color w:val="343745"/>
          <w:sz w:val="19"/>
          <w:szCs w:val="19"/>
        </w:rPr>
        <w:t>If even these templates are not defined, then it will default to the</w:t>
      </w:r>
      <w:r w:rsidRPr="00E27257">
        <w:rPr>
          <w:rStyle w:val="token"/>
          <w:rFonts w:cstheme="minorHAnsi"/>
          <w:color w:val="343745"/>
          <w:sz w:val="19"/>
          <w:szCs w:val="19"/>
        </w:rPr>
        <w:t> index.php</w:t>
      </w:r>
      <w:r w:rsidRPr="00E27257">
        <w:rPr>
          <w:rFonts w:cstheme="minorHAnsi"/>
          <w:color w:val="343745"/>
          <w:sz w:val="19"/>
          <w:szCs w:val="19"/>
        </w:rPr>
        <w:t> template.</w:t>
      </w:r>
    </w:p>
    <w:p w:rsidR="000C10E9" w:rsidRPr="00E27257" w:rsidRDefault="00A10EC3" w:rsidP="00AF0A39">
      <w:pPr>
        <w:spacing w:after="0"/>
        <w:rPr>
          <w:rFonts w:cstheme="minorHAnsi"/>
          <w:color w:val="000000"/>
          <w:sz w:val="19"/>
          <w:szCs w:val="19"/>
        </w:rPr>
      </w:pPr>
      <w:r w:rsidRPr="00E27257">
        <w:rPr>
          <w:rFonts w:cstheme="minorHAnsi"/>
          <w:color w:val="000000"/>
          <w:sz w:val="19"/>
          <w:szCs w:val="19"/>
        </w:rPr>
        <w:t xml:space="preserve">Eg: </w:t>
      </w:r>
      <w:r w:rsidRPr="00E27257">
        <w:rPr>
          <w:rStyle w:val="token"/>
          <w:rFonts w:cstheme="minorHAnsi"/>
          <w:color w:val="343745"/>
          <w:sz w:val="19"/>
          <w:szCs w:val="19"/>
        </w:rPr>
        <w:t>single-product.php, single-portfolio.php, single-testimonial.php, single-news.php</w:t>
      </w:r>
    </w:p>
    <w:p w:rsidR="00E15D2C" w:rsidRPr="00E27257" w:rsidRDefault="00E15D2C">
      <w:pPr>
        <w:rPr>
          <w:rFonts w:cstheme="minorHAnsi"/>
          <w:color w:val="000000"/>
          <w:sz w:val="19"/>
          <w:szCs w:val="19"/>
        </w:rPr>
      </w:pPr>
    </w:p>
    <w:p w:rsidR="00E15D2C" w:rsidRPr="00E27257" w:rsidRDefault="00E15D2C">
      <w:pPr>
        <w:rPr>
          <w:rFonts w:cstheme="minorHAnsi"/>
          <w:color w:val="000000"/>
          <w:sz w:val="19"/>
          <w:szCs w:val="19"/>
        </w:rPr>
      </w:pPr>
      <w:r w:rsidRPr="00E27257">
        <w:rPr>
          <w:rFonts w:cstheme="minorHAnsi"/>
          <w:color w:val="000000"/>
          <w:sz w:val="19"/>
          <w:szCs w:val="19"/>
        </w:rPr>
        <w:br w:type="page"/>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lastRenderedPageBreak/>
        <w:t>/* ==================================================================</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xml:space="preserve"> * 6.1. #Create Field for Custom Post type with individual meta key </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xml:space="preserve">    ====== Meta box title ==&gt; Hello Metabox - Portfolio Post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8000"/>
          <w:sz w:val="19"/>
          <w:szCs w:val="19"/>
        </w:rPr>
        <w:t xml:space="preserve"> * ================================================================== */</w:t>
      </w:r>
    </w:p>
    <w:p w:rsidR="001C3C5D" w:rsidRPr="00E27257" w:rsidRDefault="001C3C5D" w:rsidP="001C3C5D">
      <w:pPr>
        <w:autoSpaceDE w:val="0"/>
        <w:autoSpaceDN w:val="0"/>
        <w:adjustRightInd w:val="0"/>
        <w:spacing w:after="0" w:line="240" w:lineRule="auto"/>
        <w:rPr>
          <w:rFonts w:cstheme="minorHAnsi"/>
          <w:color w:val="000000"/>
          <w:sz w:val="19"/>
          <w:szCs w:val="19"/>
        </w:rPr>
      </w:pPr>
    </w:p>
    <w:p w:rsidR="001C3C5D" w:rsidRPr="00E27257" w:rsidRDefault="00012147" w:rsidP="001C3C5D">
      <w:pPr>
        <w:autoSpaceDE w:val="0"/>
        <w:autoSpaceDN w:val="0"/>
        <w:adjustRightInd w:val="0"/>
        <w:spacing w:after="0" w:line="240" w:lineRule="auto"/>
        <w:rPr>
          <w:rFonts w:cstheme="minorHAnsi"/>
          <w:color w:val="008000"/>
          <w:sz w:val="19"/>
          <w:szCs w:val="19"/>
        </w:rPr>
      </w:pPr>
      <w:hyperlink r:id="rId19" w:history="1">
        <w:r w:rsidR="00A705A4" w:rsidRPr="00E27257">
          <w:rPr>
            <w:rFonts w:cstheme="minorHAnsi"/>
            <w:sz w:val="19"/>
            <w:szCs w:val="19"/>
          </w:rPr>
          <w:t>https://metabox.io/how-to-create-custom-meta-boxes-custom-fields-in-wordpress/</w:t>
        </w:r>
      </w:hyperlink>
    </w:p>
    <w:p w:rsidR="00A705A4" w:rsidRPr="00E27257" w:rsidRDefault="00A705A4" w:rsidP="001C3C5D">
      <w:pPr>
        <w:autoSpaceDE w:val="0"/>
        <w:autoSpaceDN w:val="0"/>
        <w:adjustRightInd w:val="0"/>
        <w:spacing w:after="0" w:line="240" w:lineRule="auto"/>
        <w:rPr>
          <w:rFonts w:cstheme="minorHAnsi"/>
          <w:color w:val="000000"/>
          <w:sz w:val="19"/>
          <w:szCs w:val="19"/>
        </w:rPr>
      </w:pP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ax_register_metabox(){</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add_meta_box(</w:t>
      </w:r>
      <w:r w:rsidRPr="00E27257">
        <w:rPr>
          <w:rFonts w:cstheme="minorHAnsi"/>
          <w:color w:val="A31515"/>
          <w:sz w:val="19"/>
          <w:szCs w:val="19"/>
        </w:rPr>
        <w:t>'ax-metabox'</w:t>
      </w:r>
      <w:r w:rsidRPr="00E27257">
        <w:rPr>
          <w:rFonts w:cstheme="minorHAnsi"/>
          <w:color w:val="000000"/>
          <w:sz w:val="19"/>
          <w:szCs w:val="19"/>
        </w:rPr>
        <w:t>,</w:t>
      </w:r>
      <w:r w:rsidRPr="00E27257">
        <w:rPr>
          <w:rFonts w:cstheme="minorHAnsi"/>
          <w:color w:val="A31515"/>
          <w:sz w:val="19"/>
          <w:szCs w:val="19"/>
        </w:rPr>
        <w:t>'Hello Metabox'</w:t>
      </w:r>
      <w:r w:rsidRPr="00E27257">
        <w:rPr>
          <w:rFonts w:cstheme="minorHAnsi"/>
          <w:color w:val="000000"/>
          <w:sz w:val="19"/>
          <w:szCs w:val="19"/>
        </w:rPr>
        <w:t xml:space="preserve">, </w:t>
      </w:r>
      <w:r w:rsidRPr="00E27257">
        <w:rPr>
          <w:rFonts w:cstheme="minorHAnsi"/>
          <w:color w:val="A31515"/>
          <w:sz w:val="19"/>
          <w:szCs w:val="19"/>
        </w:rPr>
        <w:t>'ax_metabox_display'</w:t>
      </w:r>
      <w:r w:rsidRPr="00E27257">
        <w:rPr>
          <w:rFonts w:cstheme="minorHAnsi"/>
          <w:color w:val="000000"/>
          <w:sz w:val="19"/>
          <w:szCs w:val="19"/>
        </w:rPr>
        <w:t>,</w:t>
      </w:r>
      <w:r w:rsidRPr="00E27257">
        <w:rPr>
          <w:rFonts w:cstheme="minorHAnsi"/>
          <w:color w:val="A31515"/>
          <w:sz w:val="19"/>
          <w:szCs w:val="19"/>
        </w:rPr>
        <w:t>'portfolio'</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'add_meta_boxes'</w:t>
      </w:r>
      <w:r w:rsidRPr="00E27257">
        <w:rPr>
          <w:rFonts w:cstheme="minorHAnsi"/>
          <w:color w:val="000000"/>
          <w:sz w:val="19"/>
          <w:szCs w:val="19"/>
        </w:rPr>
        <w:t>,</w:t>
      </w:r>
      <w:r w:rsidRPr="00E27257">
        <w:rPr>
          <w:rFonts w:cstheme="minorHAnsi"/>
          <w:color w:val="A31515"/>
          <w:sz w:val="19"/>
          <w:szCs w:val="19"/>
        </w:rPr>
        <w:t>'ax_register_metabox'</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ax_metabox_display(){</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Pr="00E27257">
        <w:rPr>
          <w:rFonts w:cstheme="minorHAnsi"/>
          <w:color w:val="008000"/>
          <w:sz w:val="19"/>
          <w:szCs w:val="19"/>
        </w:rPr>
        <w:t>// echo "Custom fields created by user  with individual meta key";</w:t>
      </w:r>
    </w:p>
    <w:p w:rsidR="001C3C5D" w:rsidRPr="00E27257" w:rsidRDefault="001C3C5D" w:rsidP="001C3C5D">
      <w:pPr>
        <w:autoSpaceDE w:val="0"/>
        <w:autoSpaceDN w:val="0"/>
        <w:adjustRightInd w:val="0"/>
        <w:spacing w:after="0" w:line="240" w:lineRule="auto"/>
        <w:rPr>
          <w:rFonts w:cstheme="minorHAnsi"/>
          <w:color w:val="000000"/>
          <w:sz w:val="19"/>
          <w:szCs w:val="19"/>
          <w:highlight w:val="yellow"/>
        </w:rPr>
      </w:pPr>
      <w:r w:rsidRPr="00E27257">
        <w:rPr>
          <w:rFonts w:cstheme="minorHAnsi"/>
          <w:color w:val="000000"/>
          <w:sz w:val="19"/>
          <w:szCs w:val="19"/>
          <w:highlight w:val="yellow"/>
        </w:rPr>
        <w:t>?&gt;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&lt;</w:t>
      </w:r>
      <w:r w:rsidRPr="00E27257">
        <w:rPr>
          <w:rFonts w:cstheme="minorHAnsi"/>
          <w:color w:val="800000"/>
          <w:sz w:val="19"/>
          <w:szCs w:val="19"/>
        </w:rPr>
        <w:t>div</w:t>
      </w:r>
      <w:r w:rsidRPr="00E27257">
        <w:rPr>
          <w:rFonts w:cstheme="minorHAnsi"/>
          <w:color w:val="0000FF"/>
          <w:sz w:val="19"/>
          <w:szCs w:val="19"/>
        </w:rPr>
        <w:t>&gt;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div</w:t>
      </w:r>
      <w:r w:rsidRPr="00E27257">
        <w:rPr>
          <w:rFonts w:cstheme="minorHAnsi"/>
          <w:color w:val="0000FF"/>
          <w:sz w:val="19"/>
          <w:szCs w:val="19"/>
        </w:rPr>
        <w:t>&gt;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label</w:t>
      </w:r>
      <w:r w:rsidRPr="00E27257">
        <w:rPr>
          <w:rFonts w:cstheme="minorHAnsi"/>
          <w:color w:val="0000FF"/>
          <w:sz w:val="19"/>
          <w:szCs w:val="19"/>
        </w:rPr>
        <w:t>&gt;</w:t>
      </w:r>
      <w:r w:rsidRPr="00E27257">
        <w:rPr>
          <w:rFonts w:cstheme="minorHAnsi"/>
          <w:color w:val="000000"/>
          <w:sz w:val="19"/>
          <w:szCs w:val="19"/>
        </w:rPr>
        <w:t>Author</w:t>
      </w:r>
      <w:r w:rsidRPr="00E27257">
        <w:rPr>
          <w:rFonts w:cstheme="minorHAnsi"/>
          <w:color w:val="0000FF"/>
          <w:sz w:val="19"/>
          <w:szCs w:val="19"/>
        </w:rPr>
        <w:t>&lt;/</w:t>
      </w:r>
      <w:r w:rsidRPr="00E27257">
        <w:rPr>
          <w:rFonts w:cstheme="minorHAnsi"/>
          <w:color w:val="800000"/>
          <w:sz w:val="19"/>
          <w:szCs w:val="19"/>
        </w:rPr>
        <w:t>label</w:t>
      </w:r>
      <w:r w:rsidRPr="00E27257">
        <w:rPr>
          <w:rFonts w:cstheme="minorHAnsi"/>
          <w:color w:val="0000FF"/>
          <w:sz w:val="19"/>
          <w:szCs w:val="19"/>
        </w:rPr>
        <w:t>&gt;</w:t>
      </w: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input</w:t>
      </w:r>
      <w:r w:rsidRPr="00E27257">
        <w:rPr>
          <w:rFonts w:cstheme="minorHAnsi"/>
          <w:color w:val="000000"/>
          <w:sz w:val="19"/>
          <w:szCs w:val="19"/>
        </w:rPr>
        <w:t xml:space="preserve"> </w:t>
      </w:r>
      <w:r w:rsidRPr="00E27257">
        <w:rPr>
          <w:rFonts w:cstheme="minorHAnsi"/>
          <w:color w:val="FF0000"/>
          <w:sz w:val="19"/>
          <w:szCs w:val="19"/>
        </w:rPr>
        <w:t>id</w:t>
      </w:r>
      <w:r w:rsidRPr="00E27257">
        <w:rPr>
          <w:rFonts w:cstheme="minorHAnsi"/>
          <w:color w:val="0000FF"/>
          <w:sz w:val="19"/>
          <w:szCs w:val="19"/>
        </w:rPr>
        <w:t>="ax_author"</w:t>
      </w:r>
      <w:r w:rsidRPr="00E27257">
        <w:rPr>
          <w:rFonts w:cstheme="minorHAnsi"/>
          <w:color w:val="000000"/>
          <w:sz w:val="19"/>
          <w:szCs w:val="19"/>
        </w:rPr>
        <w:t xml:space="preserve"> </w:t>
      </w:r>
      <w:r w:rsidRPr="00E27257">
        <w:rPr>
          <w:rFonts w:cstheme="minorHAnsi"/>
          <w:color w:val="FF0000"/>
          <w:sz w:val="19"/>
          <w:szCs w:val="19"/>
        </w:rPr>
        <w:t>name</w:t>
      </w:r>
      <w:r w:rsidRPr="00E27257">
        <w:rPr>
          <w:rFonts w:cstheme="minorHAnsi"/>
          <w:color w:val="0000FF"/>
          <w:sz w:val="19"/>
          <w:szCs w:val="19"/>
        </w:rPr>
        <w:t>="ax_author"</w:t>
      </w:r>
      <w:r w:rsidRPr="00E27257">
        <w:rPr>
          <w:rFonts w:cstheme="minorHAnsi"/>
          <w:color w:val="000000"/>
          <w:sz w:val="19"/>
          <w:szCs w:val="19"/>
        </w:rPr>
        <w:t xml:space="preserve"> </w:t>
      </w:r>
      <w:r w:rsidRPr="00E27257">
        <w:rPr>
          <w:rFonts w:cstheme="minorHAnsi"/>
          <w:color w:val="FF0000"/>
          <w:sz w:val="19"/>
          <w:szCs w:val="19"/>
        </w:rPr>
        <w:t>type</w:t>
      </w:r>
      <w:r w:rsidRPr="00E27257">
        <w:rPr>
          <w:rFonts w:cstheme="minorHAnsi"/>
          <w:color w:val="0000FF"/>
          <w:sz w:val="19"/>
          <w:szCs w:val="19"/>
        </w:rPr>
        <w:t>="text"</w:t>
      </w:r>
      <w:r w:rsidRPr="00E27257">
        <w:rPr>
          <w:rFonts w:cstheme="minorHAnsi"/>
          <w:color w:val="000000"/>
          <w:sz w:val="19"/>
          <w:szCs w:val="19"/>
        </w:rPr>
        <w:t xml:space="preserve"> </w:t>
      </w:r>
      <w:r w:rsidRPr="00E27257">
        <w:rPr>
          <w:rFonts w:cstheme="minorHAnsi"/>
          <w:color w:val="FF0000"/>
          <w:sz w:val="19"/>
          <w:szCs w:val="19"/>
        </w:rPr>
        <w:t>value</w:t>
      </w:r>
      <w:r w:rsidRPr="00E27257">
        <w:rPr>
          <w:rFonts w:cstheme="minorHAnsi"/>
          <w:color w:val="0000FF"/>
          <w:sz w:val="19"/>
          <w:szCs w:val="19"/>
        </w:rPr>
        <w:t>="</w:t>
      </w:r>
      <w:r w:rsidRPr="00E27257">
        <w:rPr>
          <w:rFonts w:cstheme="minorHAnsi"/>
          <w:color w:val="000000"/>
          <w:sz w:val="19"/>
          <w:szCs w:val="19"/>
          <w:highlight w:val="yellow"/>
        </w:rPr>
        <w:t>&lt;?php</w:t>
      </w:r>
      <w:r w:rsidRPr="00E27257">
        <w:rPr>
          <w:rFonts w:cstheme="minorHAnsi"/>
          <w:color w:val="000000"/>
          <w:sz w:val="19"/>
          <w:szCs w:val="19"/>
        </w:rPr>
        <w:t xml:space="preserve"> </w:t>
      </w:r>
      <w:r w:rsidRPr="00E27257">
        <w:rPr>
          <w:rFonts w:cstheme="minorHAnsi"/>
          <w:color w:val="0000FF"/>
          <w:sz w:val="19"/>
          <w:szCs w:val="19"/>
        </w:rPr>
        <w:t>echo</w:t>
      </w:r>
      <w:r w:rsidRPr="00E27257">
        <w:rPr>
          <w:rFonts w:cstheme="minorHAnsi"/>
          <w:color w:val="000000"/>
          <w:sz w:val="19"/>
          <w:szCs w:val="19"/>
        </w:rPr>
        <w:t xml:space="preserve"> esc_attr(get_post_meta(get_the_ID(),</w:t>
      </w:r>
      <w:r w:rsidRPr="00E27257">
        <w:rPr>
          <w:rFonts w:cstheme="minorHAnsi"/>
          <w:color w:val="A31515"/>
          <w:sz w:val="19"/>
          <w:szCs w:val="19"/>
        </w:rPr>
        <w:t>'ax_author'</w:t>
      </w:r>
      <w:r w:rsidRPr="00E27257">
        <w:rPr>
          <w:rFonts w:cstheme="minorHAnsi"/>
          <w:color w:val="000000"/>
          <w:sz w:val="19"/>
          <w:szCs w:val="19"/>
        </w:rPr>
        <w:t>,</w:t>
      </w:r>
      <w:r w:rsidRPr="00E27257">
        <w:rPr>
          <w:rFonts w:cstheme="minorHAnsi"/>
          <w:color w:val="0000FF"/>
          <w:sz w:val="19"/>
          <w:szCs w:val="19"/>
        </w:rPr>
        <w:t>true</w:t>
      </w:r>
      <w:r w:rsidRPr="00E27257">
        <w:rPr>
          <w:rFonts w:cstheme="minorHAnsi"/>
          <w:color w:val="000000"/>
          <w:sz w:val="19"/>
          <w:szCs w:val="19"/>
        </w:rPr>
        <w:t xml:space="preserve">)) </w:t>
      </w:r>
      <w:r w:rsidRPr="00E27257">
        <w:rPr>
          <w:rFonts w:cstheme="minorHAnsi"/>
          <w:color w:val="000000"/>
          <w:sz w:val="19"/>
          <w:szCs w:val="19"/>
          <w:highlight w:val="yellow"/>
        </w:rPr>
        <w:t>?&gt;</w:t>
      </w:r>
      <w:r w:rsidRPr="00E27257">
        <w:rPr>
          <w:rFonts w:cstheme="minorHAnsi"/>
          <w:color w:val="000000"/>
          <w:sz w:val="19"/>
          <w:szCs w:val="19"/>
        </w:rPr>
        <w:t>" /&gt;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label</w:t>
      </w:r>
      <w:r w:rsidRPr="00E27257">
        <w:rPr>
          <w:rFonts w:cstheme="minorHAnsi"/>
          <w:color w:val="0000FF"/>
          <w:sz w:val="19"/>
          <w:szCs w:val="19"/>
        </w:rPr>
        <w:t>&gt;</w:t>
      </w:r>
      <w:r w:rsidRPr="00E27257">
        <w:rPr>
          <w:rFonts w:cstheme="minorHAnsi"/>
          <w:color w:val="000000"/>
          <w:sz w:val="19"/>
          <w:szCs w:val="19"/>
        </w:rPr>
        <w:t>Price</w:t>
      </w:r>
      <w:r w:rsidRPr="00E27257">
        <w:rPr>
          <w:rFonts w:cstheme="minorHAnsi"/>
          <w:color w:val="0000FF"/>
          <w:sz w:val="19"/>
          <w:szCs w:val="19"/>
        </w:rPr>
        <w:t>&lt;/</w:t>
      </w:r>
      <w:r w:rsidRPr="00E27257">
        <w:rPr>
          <w:rFonts w:cstheme="minorHAnsi"/>
          <w:color w:val="800000"/>
          <w:sz w:val="19"/>
          <w:szCs w:val="19"/>
        </w:rPr>
        <w:t>label</w:t>
      </w:r>
      <w:r w:rsidRPr="00E27257">
        <w:rPr>
          <w:rFonts w:cstheme="minorHAnsi"/>
          <w:color w:val="0000FF"/>
          <w:sz w:val="19"/>
          <w:szCs w:val="19"/>
        </w:rPr>
        <w:t>&gt;</w:t>
      </w: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input</w:t>
      </w:r>
      <w:r w:rsidRPr="00E27257">
        <w:rPr>
          <w:rFonts w:cstheme="minorHAnsi"/>
          <w:color w:val="000000"/>
          <w:sz w:val="19"/>
          <w:szCs w:val="19"/>
        </w:rPr>
        <w:t xml:space="preserve"> </w:t>
      </w:r>
      <w:r w:rsidRPr="00E27257">
        <w:rPr>
          <w:rFonts w:cstheme="minorHAnsi"/>
          <w:color w:val="FF0000"/>
          <w:sz w:val="19"/>
          <w:szCs w:val="19"/>
        </w:rPr>
        <w:t>id</w:t>
      </w:r>
      <w:r w:rsidRPr="00E27257">
        <w:rPr>
          <w:rFonts w:cstheme="minorHAnsi"/>
          <w:color w:val="0000FF"/>
          <w:sz w:val="19"/>
          <w:szCs w:val="19"/>
        </w:rPr>
        <w:t>="ax_price"</w:t>
      </w:r>
      <w:r w:rsidRPr="00E27257">
        <w:rPr>
          <w:rFonts w:cstheme="minorHAnsi"/>
          <w:color w:val="000000"/>
          <w:sz w:val="19"/>
          <w:szCs w:val="19"/>
        </w:rPr>
        <w:t xml:space="preserve"> </w:t>
      </w:r>
      <w:r w:rsidRPr="00E27257">
        <w:rPr>
          <w:rFonts w:cstheme="minorHAnsi"/>
          <w:color w:val="FF0000"/>
          <w:sz w:val="19"/>
          <w:szCs w:val="19"/>
        </w:rPr>
        <w:t>name</w:t>
      </w:r>
      <w:r w:rsidRPr="00E27257">
        <w:rPr>
          <w:rFonts w:cstheme="minorHAnsi"/>
          <w:color w:val="0000FF"/>
          <w:sz w:val="19"/>
          <w:szCs w:val="19"/>
        </w:rPr>
        <w:t>="ax_price"</w:t>
      </w:r>
      <w:r w:rsidRPr="00E27257">
        <w:rPr>
          <w:rFonts w:cstheme="minorHAnsi"/>
          <w:color w:val="000000"/>
          <w:sz w:val="19"/>
          <w:szCs w:val="19"/>
        </w:rPr>
        <w:t xml:space="preserve"> </w:t>
      </w:r>
      <w:r w:rsidRPr="00E27257">
        <w:rPr>
          <w:rFonts w:cstheme="minorHAnsi"/>
          <w:color w:val="FF0000"/>
          <w:sz w:val="19"/>
          <w:szCs w:val="19"/>
        </w:rPr>
        <w:t>type</w:t>
      </w:r>
      <w:r w:rsidRPr="00E27257">
        <w:rPr>
          <w:rFonts w:cstheme="minorHAnsi"/>
          <w:color w:val="0000FF"/>
          <w:sz w:val="19"/>
          <w:szCs w:val="19"/>
        </w:rPr>
        <w:t>="text"</w:t>
      </w:r>
      <w:r w:rsidRPr="00E27257">
        <w:rPr>
          <w:rFonts w:cstheme="minorHAnsi"/>
          <w:color w:val="000000"/>
          <w:sz w:val="19"/>
          <w:szCs w:val="19"/>
        </w:rPr>
        <w:t xml:space="preserve"> </w:t>
      </w:r>
      <w:r w:rsidRPr="00E27257">
        <w:rPr>
          <w:rFonts w:cstheme="minorHAnsi"/>
          <w:color w:val="FF0000"/>
          <w:sz w:val="19"/>
          <w:szCs w:val="19"/>
        </w:rPr>
        <w:t>value</w:t>
      </w:r>
      <w:r w:rsidRPr="00E27257">
        <w:rPr>
          <w:rFonts w:cstheme="minorHAnsi"/>
          <w:color w:val="0000FF"/>
          <w:sz w:val="19"/>
          <w:szCs w:val="19"/>
        </w:rPr>
        <w:t>="</w:t>
      </w:r>
      <w:r w:rsidRPr="00E27257">
        <w:rPr>
          <w:rFonts w:cstheme="minorHAnsi"/>
          <w:color w:val="000000"/>
          <w:sz w:val="19"/>
          <w:szCs w:val="19"/>
          <w:highlight w:val="yellow"/>
        </w:rPr>
        <w:t>&lt;?php</w:t>
      </w:r>
      <w:r w:rsidRPr="00E27257">
        <w:rPr>
          <w:rFonts w:cstheme="minorHAnsi"/>
          <w:color w:val="000000"/>
          <w:sz w:val="19"/>
          <w:szCs w:val="19"/>
        </w:rPr>
        <w:t xml:space="preserve"> </w:t>
      </w:r>
      <w:r w:rsidRPr="00E27257">
        <w:rPr>
          <w:rFonts w:cstheme="minorHAnsi"/>
          <w:color w:val="0000FF"/>
          <w:sz w:val="19"/>
          <w:szCs w:val="19"/>
        </w:rPr>
        <w:t>echo</w:t>
      </w:r>
      <w:r w:rsidRPr="00E27257">
        <w:rPr>
          <w:rFonts w:cstheme="minorHAnsi"/>
          <w:color w:val="000000"/>
          <w:sz w:val="19"/>
          <w:szCs w:val="19"/>
        </w:rPr>
        <w:t xml:space="preserve"> esc_attr(get_post_meta(get_the_ID(),</w:t>
      </w:r>
      <w:r w:rsidRPr="00E27257">
        <w:rPr>
          <w:rFonts w:cstheme="minorHAnsi"/>
          <w:color w:val="A31515"/>
          <w:sz w:val="19"/>
          <w:szCs w:val="19"/>
        </w:rPr>
        <w:t>'ax_price'</w:t>
      </w:r>
      <w:r w:rsidRPr="00E27257">
        <w:rPr>
          <w:rFonts w:cstheme="minorHAnsi"/>
          <w:color w:val="000000"/>
          <w:sz w:val="19"/>
          <w:szCs w:val="19"/>
        </w:rPr>
        <w:t>,</w:t>
      </w:r>
      <w:r w:rsidRPr="00E27257">
        <w:rPr>
          <w:rFonts w:cstheme="minorHAnsi"/>
          <w:color w:val="0000FF"/>
          <w:sz w:val="19"/>
          <w:szCs w:val="19"/>
        </w:rPr>
        <w:t>true</w:t>
      </w:r>
      <w:r w:rsidRPr="00E27257">
        <w:rPr>
          <w:rFonts w:cstheme="minorHAnsi"/>
          <w:color w:val="000000"/>
          <w:sz w:val="19"/>
          <w:szCs w:val="19"/>
        </w:rPr>
        <w:t xml:space="preserve">)) </w:t>
      </w:r>
      <w:r w:rsidRPr="00E27257">
        <w:rPr>
          <w:rFonts w:cstheme="minorHAnsi"/>
          <w:color w:val="000000"/>
          <w:sz w:val="19"/>
          <w:szCs w:val="19"/>
          <w:highlight w:val="yellow"/>
        </w:rPr>
        <w:t>?&gt;</w:t>
      </w:r>
      <w:r w:rsidRPr="00E27257">
        <w:rPr>
          <w:rFonts w:cstheme="minorHAnsi"/>
          <w:color w:val="000000"/>
          <w:sz w:val="19"/>
          <w:szCs w:val="19"/>
        </w:rPr>
        <w:t>" /&gt;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&lt;/</w:t>
      </w:r>
      <w:r w:rsidRPr="00E27257">
        <w:rPr>
          <w:rFonts w:cstheme="minorHAnsi"/>
          <w:color w:val="800000"/>
          <w:sz w:val="19"/>
          <w:szCs w:val="19"/>
        </w:rPr>
        <w:t>div</w:t>
      </w:r>
      <w:r w:rsidRPr="00E27257">
        <w:rPr>
          <w:rFonts w:cstheme="minorHAnsi"/>
          <w:color w:val="0000FF"/>
          <w:sz w:val="19"/>
          <w:szCs w:val="19"/>
        </w:rPr>
        <w:t>&gt;</w:t>
      </w:r>
    </w:p>
    <w:p w:rsidR="001C3C5D" w:rsidRPr="00E27257" w:rsidRDefault="001C3C5D" w:rsidP="001C3C5D">
      <w:pPr>
        <w:autoSpaceDE w:val="0"/>
        <w:autoSpaceDN w:val="0"/>
        <w:adjustRightInd w:val="0"/>
        <w:spacing w:after="0" w:line="240" w:lineRule="auto"/>
        <w:rPr>
          <w:rFonts w:cstheme="minorHAnsi"/>
          <w:color w:val="000000"/>
          <w:sz w:val="19"/>
          <w:szCs w:val="19"/>
          <w:highlight w:val="yellow"/>
        </w:rPr>
      </w:pPr>
      <w:r w:rsidRPr="00E27257">
        <w:rPr>
          <w:rFonts w:cstheme="minorHAnsi"/>
          <w:color w:val="0000FF"/>
          <w:sz w:val="19"/>
          <w:szCs w:val="19"/>
        </w:rPr>
        <w:t>&lt;/</w:t>
      </w:r>
      <w:r w:rsidRPr="00E27257">
        <w:rPr>
          <w:rFonts w:cstheme="minorHAnsi"/>
          <w:color w:val="800000"/>
          <w:sz w:val="19"/>
          <w:szCs w:val="19"/>
        </w:rPr>
        <w:t>div</w:t>
      </w:r>
      <w:r w:rsidRPr="00E27257">
        <w:rPr>
          <w:rFonts w:cstheme="minorHAnsi"/>
          <w:color w:val="0000FF"/>
          <w:sz w:val="19"/>
          <w:szCs w:val="19"/>
        </w:rPr>
        <w:t>&gt;</w:t>
      </w:r>
      <w:r w:rsidRPr="00E27257">
        <w:rPr>
          <w:rFonts w:cstheme="minorHAnsi"/>
          <w:color w:val="000000"/>
          <w:sz w:val="19"/>
          <w:szCs w:val="19"/>
          <w:highlight w:val="yellow"/>
        </w:rPr>
        <w:t>&lt;?php</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save meta</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ax_customposttype_save(</w:t>
      </w:r>
      <w:r w:rsidRPr="00E27257">
        <w:rPr>
          <w:rFonts w:cstheme="minorHAnsi"/>
          <w:color w:val="008B8B"/>
          <w:sz w:val="19"/>
          <w:szCs w:val="19"/>
        </w:rPr>
        <w:t>$post_id</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if</w:t>
      </w:r>
      <w:r w:rsidRPr="00E27257">
        <w:rPr>
          <w:rFonts w:cstheme="minorHAnsi"/>
          <w:color w:val="000000"/>
          <w:sz w:val="19"/>
          <w:szCs w:val="19"/>
        </w:rPr>
        <w:t>(defined(</w:t>
      </w:r>
      <w:r w:rsidRPr="00E27257">
        <w:rPr>
          <w:rFonts w:cstheme="minorHAnsi"/>
          <w:color w:val="A31515"/>
          <w:sz w:val="19"/>
          <w:szCs w:val="19"/>
        </w:rPr>
        <w:t>'DOING_AUTOSAVE'</w:t>
      </w:r>
      <w:r w:rsidRPr="00E27257">
        <w:rPr>
          <w:rFonts w:cstheme="minorHAnsi"/>
          <w:color w:val="000000"/>
          <w:sz w:val="19"/>
          <w:szCs w:val="19"/>
        </w:rPr>
        <w:t>) &amp;&amp; DOING_AUTOSAVE){</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return</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if</w:t>
      </w:r>
      <w:r w:rsidRPr="00E27257">
        <w:rPr>
          <w:rFonts w:cstheme="minorHAnsi"/>
          <w:color w:val="000000"/>
          <w:sz w:val="19"/>
          <w:szCs w:val="19"/>
        </w:rPr>
        <w:t>(</w:t>
      </w:r>
      <w:r w:rsidRPr="00E27257">
        <w:rPr>
          <w:rFonts w:cstheme="minorHAnsi"/>
          <w:color w:val="008B8B"/>
          <w:sz w:val="19"/>
          <w:szCs w:val="19"/>
        </w:rPr>
        <w:t>$parent_id</w:t>
      </w:r>
      <w:r w:rsidRPr="00E27257">
        <w:rPr>
          <w:rFonts w:cstheme="minorHAnsi"/>
          <w:color w:val="000000"/>
          <w:sz w:val="19"/>
          <w:szCs w:val="19"/>
        </w:rPr>
        <w:t>=wp_is_post_revision(</w:t>
      </w:r>
      <w:r w:rsidRPr="00E27257">
        <w:rPr>
          <w:rFonts w:cstheme="minorHAnsi"/>
          <w:color w:val="008B8B"/>
          <w:sz w:val="19"/>
          <w:szCs w:val="19"/>
        </w:rPr>
        <w:t>$post_id</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8B8B"/>
          <w:sz w:val="19"/>
          <w:szCs w:val="19"/>
        </w:rPr>
        <w:t>$post_id</w:t>
      </w:r>
      <w:r w:rsidRPr="00E27257">
        <w:rPr>
          <w:rFonts w:cstheme="minorHAnsi"/>
          <w:color w:val="000000"/>
          <w:sz w:val="19"/>
          <w:szCs w:val="19"/>
        </w:rPr>
        <w:t>=</w:t>
      </w:r>
      <w:r w:rsidRPr="00E27257">
        <w:rPr>
          <w:rFonts w:cstheme="minorHAnsi"/>
          <w:color w:val="008B8B"/>
          <w:sz w:val="19"/>
          <w:szCs w:val="19"/>
        </w:rPr>
        <w:t>$parent_id</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8B8B"/>
          <w:sz w:val="19"/>
          <w:szCs w:val="19"/>
        </w:rPr>
        <w:t>$field_list</w:t>
      </w:r>
      <w:r w:rsidRPr="00E27257">
        <w:rPr>
          <w:rFonts w:cstheme="minorHAnsi"/>
          <w:color w:val="000000"/>
          <w:sz w:val="19"/>
          <w:szCs w:val="19"/>
        </w:rPr>
        <w:t>=[</w:t>
      </w:r>
      <w:r w:rsidRPr="00E27257">
        <w:rPr>
          <w:rFonts w:cstheme="minorHAnsi"/>
          <w:color w:val="A31515"/>
          <w:sz w:val="19"/>
          <w:szCs w:val="19"/>
        </w:rPr>
        <w:t>'ax_author'</w:t>
      </w:r>
      <w:r w:rsidRPr="00E27257">
        <w:rPr>
          <w:rFonts w:cstheme="minorHAnsi"/>
          <w:color w:val="000000"/>
          <w:sz w:val="19"/>
          <w:szCs w:val="19"/>
        </w:rPr>
        <w:t xml:space="preserve">, </w:t>
      </w:r>
      <w:r w:rsidRPr="00E27257">
        <w:rPr>
          <w:rFonts w:cstheme="minorHAnsi"/>
          <w:color w:val="A31515"/>
          <w:sz w:val="19"/>
          <w:szCs w:val="19"/>
        </w:rPr>
        <w:t>'ax_price'</w:t>
      </w:r>
      <w:r w:rsidRPr="00E27257">
        <w:rPr>
          <w:rFonts w:cstheme="minorHAnsi"/>
          <w:color w:val="000000"/>
          <w:sz w:val="19"/>
          <w:szCs w:val="19"/>
        </w:rPr>
        <w:t xml:space="preserve"> ];</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foreach</w:t>
      </w:r>
      <w:r w:rsidRPr="00E27257">
        <w:rPr>
          <w:rFonts w:cstheme="minorHAnsi"/>
          <w:color w:val="000000"/>
          <w:sz w:val="19"/>
          <w:szCs w:val="19"/>
        </w:rPr>
        <w:t>(</w:t>
      </w:r>
      <w:r w:rsidRPr="00E27257">
        <w:rPr>
          <w:rFonts w:cstheme="minorHAnsi"/>
          <w:color w:val="008B8B"/>
          <w:sz w:val="19"/>
          <w:szCs w:val="19"/>
        </w:rPr>
        <w:t>$field_list</w:t>
      </w:r>
      <w:r w:rsidRPr="00E27257">
        <w:rPr>
          <w:rFonts w:cstheme="minorHAnsi"/>
          <w:color w:val="000000"/>
          <w:sz w:val="19"/>
          <w:szCs w:val="19"/>
        </w:rPr>
        <w:t xml:space="preserve"> </w:t>
      </w:r>
      <w:r w:rsidRPr="00E27257">
        <w:rPr>
          <w:rFonts w:cstheme="minorHAnsi"/>
          <w:color w:val="0000FF"/>
          <w:sz w:val="19"/>
          <w:szCs w:val="19"/>
        </w:rPr>
        <w:t>as</w:t>
      </w:r>
      <w:r w:rsidRPr="00E27257">
        <w:rPr>
          <w:rFonts w:cstheme="minorHAnsi"/>
          <w:color w:val="000000"/>
          <w:sz w:val="19"/>
          <w:szCs w:val="19"/>
        </w:rPr>
        <w:t xml:space="preserve"> </w:t>
      </w:r>
      <w:r w:rsidRPr="00E27257">
        <w:rPr>
          <w:rFonts w:cstheme="minorHAnsi"/>
          <w:color w:val="008B8B"/>
          <w:sz w:val="19"/>
          <w:szCs w:val="19"/>
        </w:rPr>
        <w:t>$fieldname</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r w:rsidRPr="00E27257">
        <w:rPr>
          <w:rFonts w:cstheme="minorHAnsi"/>
          <w:color w:val="0000FF"/>
          <w:sz w:val="19"/>
          <w:szCs w:val="19"/>
        </w:rPr>
        <w:t>if</w:t>
      </w:r>
      <w:r w:rsidRPr="00E27257">
        <w:rPr>
          <w:rFonts w:cstheme="minorHAnsi"/>
          <w:color w:val="000000"/>
          <w:sz w:val="19"/>
          <w:szCs w:val="19"/>
        </w:rPr>
        <w:t xml:space="preserve"> (array_key_exists(</w:t>
      </w:r>
      <w:r w:rsidRPr="00E27257">
        <w:rPr>
          <w:rFonts w:cstheme="minorHAnsi"/>
          <w:color w:val="008B8B"/>
          <w:sz w:val="19"/>
          <w:szCs w:val="19"/>
        </w:rPr>
        <w:t>$fieldname</w:t>
      </w:r>
      <w:r w:rsidRPr="00E27257">
        <w:rPr>
          <w:rFonts w:cstheme="minorHAnsi"/>
          <w:color w:val="000000"/>
          <w:sz w:val="19"/>
          <w:szCs w:val="19"/>
        </w:rPr>
        <w:t>,</w:t>
      </w:r>
      <w:r w:rsidRPr="00E27257">
        <w:rPr>
          <w:rFonts w:cstheme="minorHAnsi"/>
          <w:color w:val="008B8B"/>
          <w:sz w:val="19"/>
          <w:szCs w:val="19"/>
        </w:rPr>
        <w:t>$_POST</w:t>
      </w: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p>
    <w:p w:rsidR="001C3C5D" w:rsidRPr="00E27257" w:rsidRDefault="001C3C5D" w:rsidP="005F5B19">
      <w:pPr>
        <w:autoSpaceDE w:val="0"/>
        <w:autoSpaceDN w:val="0"/>
        <w:adjustRightInd w:val="0"/>
        <w:spacing w:after="0" w:line="240" w:lineRule="auto"/>
        <w:ind w:firstLine="720"/>
        <w:rPr>
          <w:rFonts w:cstheme="minorHAnsi"/>
          <w:color w:val="000000"/>
          <w:sz w:val="19"/>
          <w:szCs w:val="19"/>
        </w:rPr>
      </w:pPr>
      <w:r w:rsidRPr="00E27257">
        <w:rPr>
          <w:rFonts w:cstheme="minorHAnsi"/>
          <w:color w:val="008000"/>
          <w:sz w:val="19"/>
          <w:szCs w:val="19"/>
        </w:rPr>
        <w:t>// can use either update_post_meta or add_post_meta</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005F5B19" w:rsidRPr="00E27257">
        <w:rPr>
          <w:rFonts w:cstheme="minorHAnsi"/>
          <w:color w:val="000000"/>
          <w:sz w:val="19"/>
          <w:szCs w:val="19"/>
        </w:rPr>
        <w:tab/>
      </w:r>
      <w:r w:rsidRPr="00E27257">
        <w:rPr>
          <w:rFonts w:cstheme="minorHAnsi"/>
          <w:color w:val="000000"/>
          <w:sz w:val="19"/>
          <w:szCs w:val="19"/>
        </w:rPr>
        <w:t>update_post_meta(</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$fieldname</w:t>
      </w:r>
      <w:r w:rsidRPr="00E27257">
        <w:rPr>
          <w:rFonts w:cstheme="minorHAnsi"/>
          <w:color w:val="000000"/>
          <w:sz w:val="19"/>
          <w:szCs w:val="19"/>
        </w:rPr>
        <w:t>, sanitize_text_field(</w:t>
      </w:r>
      <w:r w:rsidRPr="00E27257">
        <w:rPr>
          <w:rFonts w:cstheme="minorHAnsi"/>
          <w:color w:val="008B8B"/>
          <w:sz w:val="19"/>
          <w:szCs w:val="19"/>
        </w:rPr>
        <w:t>$_POST</w:t>
      </w:r>
      <w:r w:rsidRPr="00E27257">
        <w:rPr>
          <w:rFonts w:cstheme="minorHAnsi"/>
          <w:color w:val="000000"/>
          <w:sz w:val="19"/>
          <w:szCs w:val="19"/>
        </w:rPr>
        <w:t>[</w:t>
      </w:r>
      <w:r w:rsidRPr="00E27257">
        <w:rPr>
          <w:rFonts w:cstheme="minorHAnsi"/>
          <w:color w:val="008B8B"/>
          <w:sz w:val="19"/>
          <w:szCs w:val="19"/>
        </w:rPr>
        <w:t>$fieldname</w:t>
      </w:r>
      <w:r w:rsidRPr="00E27257">
        <w:rPr>
          <w:rFonts w:cstheme="minorHAnsi"/>
          <w:color w:val="000000"/>
          <w:sz w:val="19"/>
          <w:szCs w:val="19"/>
        </w:rPr>
        <w:t xml:space="preserve">]) ); </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 xml:space="preserve">            </w:t>
      </w:r>
      <w:r w:rsidR="005F5B19" w:rsidRPr="00E27257">
        <w:rPr>
          <w:rFonts w:cstheme="minorHAnsi"/>
          <w:color w:val="000000"/>
          <w:sz w:val="19"/>
          <w:szCs w:val="19"/>
        </w:rPr>
        <w:tab/>
      </w:r>
      <w:r w:rsidRPr="00E27257">
        <w:rPr>
          <w:rFonts w:cstheme="minorHAnsi"/>
          <w:color w:val="008000"/>
          <w:sz w:val="19"/>
          <w:szCs w:val="19"/>
        </w:rPr>
        <w:t>//add_post_meta( $post_id, $fieldname, sanitize_text_field($_POST[$fieldname]));</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 xml:space="preserve">    }</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1C3C5D" w:rsidRPr="00E27257" w:rsidRDefault="001C3C5D" w:rsidP="001C3C5D">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add_action(</w:t>
      </w:r>
      <w:r w:rsidRPr="00E27257">
        <w:rPr>
          <w:rFonts w:cstheme="minorHAnsi"/>
          <w:color w:val="A31515"/>
          <w:sz w:val="19"/>
          <w:szCs w:val="19"/>
        </w:rPr>
        <w:t>'save_post'</w:t>
      </w:r>
      <w:r w:rsidRPr="00E27257">
        <w:rPr>
          <w:rFonts w:cstheme="minorHAnsi"/>
          <w:color w:val="000000"/>
          <w:sz w:val="19"/>
          <w:szCs w:val="19"/>
        </w:rPr>
        <w:t>,</w:t>
      </w:r>
      <w:r w:rsidRPr="00E27257">
        <w:rPr>
          <w:rFonts w:cstheme="minorHAnsi"/>
          <w:color w:val="A31515"/>
          <w:sz w:val="19"/>
          <w:szCs w:val="19"/>
        </w:rPr>
        <w:t>'ax_customposttype_save'</w:t>
      </w:r>
      <w:r w:rsidRPr="00E27257">
        <w:rPr>
          <w:rFonts w:cstheme="minorHAnsi"/>
          <w:color w:val="000000"/>
          <w:sz w:val="19"/>
          <w:szCs w:val="19"/>
        </w:rPr>
        <w:t>);</w:t>
      </w:r>
    </w:p>
    <w:p w:rsidR="00A705A4" w:rsidRPr="00E27257" w:rsidRDefault="00A705A4" w:rsidP="001C3C5D">
      <w:pPr>
        <w:autoSpaceDE w:val="0"/>
        <w:autoSpaceDN w:val="0"/>
        <w:adjustRightInd w:val="0"/>
        <w:spacing w:after="0" w:line="240" w:lineRule="auto"/>
        <w:rPr>
          <w:rFonts w:cstheme="minorHAnsi"/>
          <w:color w:val="000000"/>
          <w:sz w:val="19"/>
          <w:szCs w:val="19"/>
        </w:rPr>
      </w:pP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w:t>
      </w:r>
    </w:p>
    <w:p w:rsidR="001C3C5D" w:rsidRPr="00E27257" w:rsidRDefault="001C3C5D" w:rsidP="001C3C5D">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xml:space="preserve"> * @Create Field for Custom Post type with individual meta key</w:t>
      </w:r>
    </w:p>
    <w:p w:rsidR="001C3C5D" w:rsidRPr="00E27257" w:rsidRDefault="001C3C5D" w:rsidP="001C3C5D">
      <w:pPr>
        <w:spacing w:after="0"/>
        <w:rPr>
          <w:rFonts w:cstheme="minorHAnsi"/>
          <w:color w:val="008000"/>
          <w:sz w:val="19"/>
          <w:szCs w:val="19"/>
        </w:rPr>
      </w:pPr>
      <w:r w:rsidRPr="00E27257">
        <w:rPr>
          <w:rFonts w:cstheme="minorHAnsi"/>
          <w:color w:val="008000"/>
          <w:sz w:val="19"/>
          <w:szCs w:val="19"/>
        </w:rPr>
        <w:t xml:space="preserve"> * ============================================================ */</w:t>
      </w:r>
    </w:p>
    <w:p w:rsidR="005136EB" w:rsidRPr="00E27257" w:rsidRDefault="005136EB">
      <w:pPr>
        <w:rPr>
          <w:rFonts w:cstheme="minorHAnsi"/>
          <w:color w:val="008000"/>
          <w:sz w:val="19"/>
          <w:szCs w:val="19"/>
        </w:rPr>
      </w:pPr>
      <w:r w:rsidRPr="00E27257">
        <w:rPr>
          <w:rFonts w:cstheme="minorHAnsi"/>
          <w:color w:val="008000"/>
          <w:sz w:val="19"/>
          <w:szCs w:val="19"/>
        </w:rPr>
        <w:br w:type="page"/>
      </w:r>
    </w:p>
    <w:p w:rsidR="005136EB" w:rsidRPr="00E27257" w:rsidRDefault="005136EB" w:rsidP="005136EB">
      <w:pPr>
        <w:autoSpaceDE w:val="0"/>
        <w:autoSpaceDN w:val="0"/>
        <w:adjustRightInd w:val="0"/>
        <w:spacing w:after="0" w:line="240" w:lineRule="auto"/>
        <w:rPr>
          <w:rFonts w:eastAsia="Adobe Gothic Std B" w:cstheme="minorHAnsi"/>
          <w:b/>
          <w:color w:val="FF0000"/>
          <w:sz w:val="19"/>
          <w:szCs w:val="19"/>
          <w:u w:val="single"/>
        </w:rPr>
      </w:pPr>
      <w:r w:rsidRPr="00E27257">
        <w:rPr>
          <w:rFonts w:eastAsia="Adobe Gothic Std B" w:cstheme="minorHAnsi"/>
          <w:b/>
          <w:color w:val="FF0000"/>
          <w:sz w:val="19"/>
          <w:szCs w:val="19"/>
          <w:u w:val="single"/>
        </w:rPr>
        <w:lastRenderedPageBreak/>
        <w:t>/* Example code for tutorial post on custom meta boxes:</w:t>
      </w:r>
    </w:p>
    <w:p w:rsidR="005136EB" w:rsidRPr="00E27257" w:rsidRDefault="005136EB" w:rsidP="005136EB">
      <w:pPr>
        <w:autoSpaceDE w:val="0"/>
        <w:autoSpaceDN w:val="0"/>
        <w:adjustRightInd w:val="0"/>
        <w:spacing w:after="0" w:line="240" w:lineRule="auto"/>
        <w:rPr>
          <w:rFonts w:cstheme="minorHAnsi"/>
          <w:color w:val="A9A9A9"/>
          <w:sz w:val="19"/>
          <w:szCs w:val="19"/>
        </w:rPr>
      </w:pPr>
      <w:r w:rsidRPr="00E27257">
        <w:rPr>
          <w:rFonts w:cstheme="minorHAnsi"/>
          <w:color w:val="008000"/>
          <w:sz w:val="19"/>
          <w:szCs w:val="19"/>
        </w:rPr>
        <w:t xml:space="preserve"> </w:t>
      </w:r>
      <w:r w:rsidRPr="00E27257">
        <w:rPr>
          <w:rFonts w:cstheme="minorHAnsi"/>
          <w:color w:val="A9A9A9"/>
          <w:sz w:val="19"/>
          <w:szCs w:val="19"/>
        </w:rPr>
        <w:t>*</w:t>
      </w:r>
      <w:r w:rsidRPr="00E27257">
        <w:rPr>
          <w:rFonts w:cstheme="minorHAnsi"/>
          <w:color w:val="008000"/>
          <w:sz w:val="19"/>
          <w:szCs w:val="19"/>
        </w:rPr>
        <w:t xml:space="preserve"> https://wptheming.com/2010/08/custom-metabox-for-post-type/ </w:t>
      </w:r>
      <w:r w:rsidRPr="00E27257">
        <w:rPr>
          <w:rFonts w:cstheme="minorHAnsi"/>
          <w:color w:val="A9A9A9"/>
          <w:sz w:val="19"/>
          <w:szCs w:val="19"/>
        </w:rPr>
        <w:t>*/</w:t>
      </w:r>
    </w:p>
    <w:p w:rsidR="005136EB" w:rsidRPr="00E27257" w:rsidRDefault="005136EB" w:rsidP="005136EB">
      <w:pPr>
        <w:autoSpaceDE w:val="0"/>
        <w:autoSpaceDN w:val="0"/>
        <w:adjustRightInd w:val="0"/>
        <w:spacing w:after="0" w:line="240" w:lineRule="auto"/>
        <w:rPr>
          <w:rFonts w:cstheme="minorHAnsi"/>
          <w:b/>
          <w:color w:val="A9A9A9"/>
          <w:sz w:val="19"/>
          <w:szCs w:val="19"/>
        </w:rPr>
      </w:pPr>
      <w:r w:rsidRPr="00E27257">
        <w:rPr>
          <w:rFonts w:cstheme="minorHAnsi"/>
          <w:b/>
          <w:color w:val="A9A9A9"/>
          <w:sz w:val="19"/>
          <w:szCs w:val="19"/>
        </w:rPr>
        <w:t>/*</w:t>
      </w:r>
      <w:r w:rsidRPr="00E27257">
        <w:rPr>
          <w:rFonts w:cstheme="minorHAnsi"/>
          <w:b/>
          <w:color w:val="008000"/>
          <w:sz w:val="19"/>
          <w:szCs w:val="19"/>
        </w:rPr>
        <w:t xml:space="preserve"> Registers the event post type. </w:t>
      </w:r>
      <w:r w:rsidRPr="00E27257">
        <w:rPr>
          <w:rFonts w:cstheme="minorHAnsi"/>
          <w:b/>
          <w:color w:val="A9A9A9"/>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FF"/>
          <w:sz w:val="18"/>
          <w:szCs w:val="18"/>
        </w:rPr>
        <w:t>function</w:t>
      </w:r>
      <w:r w:rsidRPr="005F0EBC">
        <w:rPr>
          <w:rFonts w:cstheme="minorHAnsi"/>
          <w:color w:val="000000"/>
          <w:sz w:val="18"/>
          <w:szCs w:val="18"/>
        </w:rPr>
        <w:t xml:space="preserve"> wpt_event_post_type()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8B8B"/>
          <w:sz w:val="18"/>
          <w:szCs w:val="18"/>
        </w:rPr>
        <w:t>$labels</w:t>
      </w:r>
      <w:r w:rsidRPr="005F0EBC">
        <w:rPr>
          <w:rFonts w:cstheme="minorHAnsi"/>
          <w:color w:val="000000"/>
          <w:sz w:val="18"/>
          <w:szCs w:val="18"/>
        </w:rPr>
        <w:t xml:space="preserve"> = </w:t>
      </w:r>
      <w:r w:rsidRPr="005F0EBC">
        <w:rPr>
          <w:rFonts w:cstheme="minorHAnsi"/>
          <w:color w:val="0000FF"/>
          <w:sz w:val="18"/>
          <w:szCs w:val="18"/>
        </w:rPr>
        <w:t>array</w:t>
      </w:r>
      <w:r w:rsidRPr="005F0EBC">
        <w:rPr>
          <w:rFonts w:cstheme="minorHAnsi"/>
          <w:color w:val="000000"/>
          <w:sz w:val="18"/>
          <w:szCs w:val="18"/>
        </w:rPr>
        <w:t>(</w:t>
      </w:r>
      <w:r w:rsidRPr="005F0EBC">
        <w:rPr>
          <w:rFonts w:cstheme="minorHAnsi"/>
          <w:color w:val="A31515"/>
          <w:sz w:val="18"/>
          <w:szCs w:val="18"/>
        </w:rPr>
        <w:t>'name'</w:t>
      </w:r>
      <w:r w:rsidRPr="005F0EBC">
        <w:rPr>
          <w:rFonts w:cstheme="minorHAnsi"/>
          <w:color w:val="000000"/>
          <w:sz w:val="18"/>
          <w:szCs w:val="18"/>
        </w:rPr>
        <w:t xml:space="preserve">               =&gt; __( </w:t>
      </w:r>
      <w:r w:rsidRPr="005F0EBC">
        <w:rPr>
          <w:rFonts w:cstheme="minorHAnsi"/>
          <w:color w:val="A31515"/>
          <w:sz w:val="18"/>
          <w:szCs w:val="18"/>
        </w:rPr>
        <w:t>'Events'</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'singular_name'</w:t>
      </w:r>
      <w:r w:rsidRPr="005F0EBC">
        <w:rPr>
          <w:rFonts w:cstheme="minorHAnsi"/>
          <w:color w:val="000000"/>
          <w:sz w:val="18"/>
          <w:szCs w:val="18"/>
        </w:rPr>
        <w:t xml:space="preserve">      =&gt; __( </w:t>
      </w:r>
      <w:r w:rsidRPr="005F0EBC">
        <w:rPr>
          <w:rFonts w:cstheme="minorHAnsi"/>
          <w:color w:val="A31515"/>
          <w:sz w:val="18"/>
          <w:szCs w:val="18"/>
        </w:rPr>
        <w:t>'Event'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'add_new'</w:t>
      </w:r>
      <w:r w:rsidRPr="005F0EBC">
        <w:rPr>
          <w:rFonts w:cstheme="minorHAnsi"/>
          <w:color w:val="000000"/>
          <w:sz w:val="18"/>
          <w:szCs w:val="18"/>
        </w:rPr>
        <w:t xml:space="preserve">            =&gt; __( </w:t>
      </w:r>
      <w:r w:rsidRPr="005F0EBC">
        <w:rPr>
          <w:rFonts w:cstheme="minorHAnsi"/>
          <w:color w:val="A31515"/>
          <w:sz w:val="18"/>
          <w:szCs w:val="18"/>
        </w:rPr>
        <w:t>'Add New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'add_new_item'</w:t>
      </w:r>
      <w:r w:rsidRPr="005F0EBC">
        <w:rPr>
          <w:rFonts w:cstheme="minorHAnsi"/>
          <w:color w:val="000000"/>
          <w:sz w:val="18"/>
          <w:szCs w:val="18"/>
        </w:rPr>
        <w:t xml:space="preserve">       =&gt; __( </w:t>
      </w:r>
      <w:r w:rsidRPr="005F0EBC">
        <w:rPr>
          <w:rFonts w:cstheme="minorHAnsi"/>
          <w:color w:val="A31515"/>
          <w:sz w:val="18"/>
          <w:szCs w:val="18"/>
        </w:rPr>
        <w:t>'Add New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'edit_item'</w:t>
      </w:r>
      <w:r w:rsidRPr="005F0EBC">
        <w:rPr>
          <w:rFonts w:cstheme="minorHAnsi"/>
          <w:color w:val="000000"/>
          <w:sz w:val="18"/>
          <w:szCs w:val="18"/>
        </w:rPr>
        <w:t xml:space="preserve">          =&gt; __( </w:t>
      </w:r>
      <w:r w:rsidRPr="005F0EBC">
        <w:rPr>
          <w:rFonts w:cstheme="minorHAnsi"/>
          <w:color w:val="A31515"/>
          <w:sz w:val="18"/>
          <w:szCs w:val="18"/>
        </w:rPr>
        <w:t>'Edit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'new_item'</w:t>
      </w:r>
      <w:r w:rsidRPr="005F0EBC">
        <w:rPr>
          <w:rFonts w:cstheme="minorHAnsi"/>
          <w:color w:val="000000"/>
          <w:sz w:val="18"/>
          <w:szCs w:val="18"/>
        </w:rPr>
        <w:t xml:space="preserve">           =&gt; __( </w:t>
      </w:r>
      <w:r w:rsidRPr="005F0EBC">
        <w:rPr>
          <w:rFonts w:cstheme="minorHAnsi"/>
          <w:color w:val="A31515"/>
          <w:sz w:val="18"/>
          <w:szCs w:val="18"/>
        </w:rPr>
        <w:t>'Add New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'view_item'</w:t>
      </w:r>
      <w:r w:rsidRPr="005F0EBC">
        <w:rPr>
          <w:rFonts w:cstheme="minorHAnsi"/>
          <w:color w:val="000000"/>
          <w:sz w:val="18"/>
          <w:szCs w:val="18"/>
        </w:rPr>
        <w:t xml:space="preserve">          =&gt; __( </w:t>
      </w:r>
      <w:r w:rsidRPr="005F0EBC">
        <w:rPr>
          <w:rFonts w:cstheme="minorHAnsi"/>
          <w:color w:val="A31515"/>
          <w:sz w:val="18"/>
          <w:szCs w:val="18"/>
        </w:rPr>
        <w:t>'View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'search_items'</w:t>
      </w:r>
      <w:r w:rsidRPr="005F0EBC">
        <w:rPr>
          <w:rFonts w:cstheme="minorHAnsi"/>
          <w:color w:val="000000"/>
          <w:sz w:val="18"/>
          <w:szCs w:val="18"/>
        </w:rPr>
        <w:t xml:space="preserve">       =&gt; __( </w:t>
      </w:r>
      <w:r w:rsidRPr="005F0EBC">
        <w:rPr>
          <w:rFonts w:cstheme="minorHAnsi"/>
          <w:color w:val="A31515"/>
          <w:sz w:val="18"/>
          <w:szCs w:val="18"/>
        </w:rPr>
        <w:t>'Search Event'</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'not_found'</w:t>
      </w:r>
      <w:r w:rsidRPr="005F0EBC">
        <w:rPr>
          <w:rFonts w:cstheme="minorHAnsi"/>
          <w:color w:val="000000"/>
          <w:sz w:val="18"/>
          <w:szCs w:val="18"/>
        </w:rPr>
        <w:t xml:space="preserve">          =&gt; __( </w:t>
      </w:r>
      <w:r w:rsidRPr="005F0EBC">
        <w:rPr>
          <w:rFonts w:cstheme="minorHAnsi"/>
          <w:color w:val="A31515"/>
          <w:sz w:val="18"/>
          <w:szCs w:val="18"/>
        </w:rPr>
        <w:t>'No events found'</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'not_found_in_trash'</w:t>
      </w:r>
      <w:r w:rsidRPr="005F0EBC">
        <w:rPr>
          <w:rFonts w:cstheme="minorHAnsi"/>
          <w:color w:val="000000"/>
          <w:sz w:val="18"/>
          <w:szCs w:val="18"/>
        </w:rPr>
        <w:t xml:space="preserve"> =&gt; __( </w:t>
      </w:r>
      <w:r w:rsidRPr="005F0EBC">
        <w:rPr>
          <w:rFonts w:cstheme="minorHAnsi"/>
          <w:color w:val="A31515"/>
          <w:sz w:val="18"/>
          <w:szCs w:val="18"/>
        </w:rPr>
        <w:t>'No events found in trash'</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8B8B"/>
          <w:sz w:val="18"/>
          <w:szCs w:val="18"/>
        </w:rPr>
        <w:t>$supports</w:t>
      </w:r>
      <w:r w:rsidRPr="005F0EBC">
        <w:rPr>
          <w:rFonts w:cstheme="minorHAnsi"/>
          <w:color w:val="000000"/>
          <w:sz w:val="18"/>
          <w:szCs w:val="18"/>
        </w:rPr>
        <w:t xml:space="preserve"> = </w:t>
      </w:r>
      <w:r w:rsidRPr="005F0EBC">
        <w:rPr>
          <w:rFonts w:cstheme="minorHAnsi"/>
          <w:color w:val="0000FF"/>
          <w:sz w:val="18"/>
          <w:szCs w:val="18"/>
        </w:rPr>
        <w:t>array</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'title'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'editor'</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'thumbnail'</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'comments'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'revisions'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8B8B"/>
          <w:sz w:val="18"/>
          <w:szCs w:val="18"/>
        </w:rPr>
        <w:t>$args</w:t>
      </w:r>
      <w:r w:rsidRPr="005F0EBC">
        <w:rPr>
          <w:rFonts w:cstheme="minorHAnsi"/>
          <w:color w:val="000000"/>
          <w:sz w:val="18"/>
          <w:szCs w:val="18"/>
        </w:rPr>
        <w:t xml:space="preserve"> = </w:t>
      </w:r>
      <w:r w:rsidRPr="005F0EBC">
        <w:rPr>
          <w:rFonts w:cstheme="minorHAnsi"/>
          <w:color w:val="0000FF"/>
          <w:sz w:val="18"/>
          <w:szCs w:val="18"/>
        </w:rPr>
        <w:t>array</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'labels'</w:t>
      </w:r>
      <w:r w:rsidRPr="005F0EBC">
        <w:rPr>
          <w:rFonts w:cstheme="minorHAnsi"/>
          <w:color w:val="000000"/>
          <w:sz w:val="18"/>
          <w:szCs w:val="18"/>
        </w:rPr>
        <w:t xml:space="preserve">               =&gt; </w:t>
      </w:r>
      <w:r w:rsidRPr="005F0EBC">
        <w:rPr>
          <w:rFonts w:cstheme="minorHAnsi"/>
          <w:color w:val="008B8B"/>
          <w:sz w:val="18"/>
          <w:szCs w:val="18"/>
        </w:rPr>
        <w:t>$labels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'supports'</w:t>
      </w:r>
      <w:r w:rsidRPr="005F0EBC">
        <w:rPr>
          <w:rFonts w:cstheme="minorHAnsi"/>
          <w:color w:val="000000"/>
          <w:sz w:val="18"/>
          <w:szCs w:val="18"/>
        </w:rPr>
        <w:t xml:space="preserve">             =&gt; </w:t>
      </w:r>
      <w:r w:rsidRPr="005F0EBC">
        <w:rPr>
          <w:rFonts w:cstheme="minorHAnsi"/>
          <w:color w:val="008B8B"/>
          <w:sz w:val="18"/>
          <w:szCs w:val="18"/>
        </w:rPr>
        <w:t>$supports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'public'</w:t>
      </w:r>
      <w:r w:rsidRPr="005F0EBC">
        <w:rPr>
          <w:rFonts w:cstheme="minorHAnsi"/>
          <w:color w:val="000000"/>
          <w:sz w:val="18"/>
          <w:szCs w:val="18"/>
        </w:rPr>
        <w:t xml:space="preserve">               =&gt; </w:t>
      </w:r>
      <w:r w:rsidRPr="005F0EBC">
        <w:rPr>
          <w:rFonts w:cstheme="minorHAnsi"/>
          <w:color w:val="0000FF"/>
          <w:sz w:val="18"/>
          <w:szCs w:val="18"/>
        </w:rPr>
        <w:t>true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'capability_type'</w:t>
      </w:r>
      <w:r w:rsidRPr="005F0EBC">
        <w:rPr>
          <w:rFonts w:cstheme="minorHAnsi"/>
          <w:color w:val="000000"/>
          <w:sz w:val="18"/>
          <w:szCs w:val="18"/>
        </w:rPr>
        <w:t xml:space="preserve">      =&gt; </w:t>
      </w:r>
      <w:r w:rsidRPr="005F0EBC">
        <w:rPr>
          <w:rFonts w:cstheme="minorHAnsi"/>
          <w:color w:val="A31515"/>
          <w:sz w:val="18"/>
          <w:szCs w:val="18"/>
        </w:rPr>
        <w:t>'post'</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'rewrite'</w:t>
      </w:r>
      <w:r w:rsidRPr="005F0EBC">
        <w:rPr>
          <w:rFonts w:cstheme="minorHAnsi"/>
          <w:color w:val="000000"/>
          <w:sz w:val="18"/>
          <w:szCs w:val="18"/>
        </w:rPr>
        <w:t xml:space="preserve">              =&gt; </w:t>
      </w:r>
      <w:r w:rsidRPr="005F0EBC">
        <w:rPr>
          <w:rFonts w:cstheme="minorHAnsi"/>
          <w:color w:val="0000FF"/>
          <w:sz w:val="18"/>
          <w:szCs w:val="18"/>
        </w:rPr>
        <w:t>array</w:t>
      </w:r>
      <w:r w:rsidRPr="005F0EBC">
        <w:rPr>
          <w:rFonts w:cstheme="minorHAnsi"/>
          <w:color w:val="000000"/>
          <w:sz w:val="18"/>
          <w:szCs w:val="18"/>
        </w:rPr>
        <w:t xml:space="preserve">( </w:t>
      </w:r>
      <w:r w:rsidRPr="005F0EBC">
        <w:rPr>
          <w:rFonts w:cstheme="minorHAnsi"/>
          <w:color w:val="A31515"/>
          <w:sz w:val="18"/>
          <w:szCs w:val="18"/>
        </w:rPr>
        <w:t>'slug'</w:t>
      </w:r>
      <w:r w:rsidRPr="005F0EBC">
        <w:rPr>
          <w:rFonts w:cstheme="minorHAnsi"/>
          <w:color w:val="000000"/>
          <w:sz w:val="18"/>
          <w:szCs w:val="18"/>
        </w:rPr>
        <w:t xml:space="preserve"> =&gt; </w:t>
      </w:r>
      <w:r w:rsidRPr="005F0EBC">
        <w:rPr>
          <w:rFonts w:cstheme="minorHAnsi"/>
          <w:color w:val="A31515"/>
          <w:sz w:val="18"/>
          <w:szCs w:val="18"/>
        </w:rPr>
        <w:t>'events'</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'has_archive'</w:t>
      </w:r>
      <w:r w:rsidRPr="005F0EBC">
        <w:rPr>
          <w:rFonts w:cstheme="minorHAnsi"/>
          <w:color w:val="000000"/>
          <w:sz w:val="18"/>
          <w:szCs w:val="18"/>
        </w:rPr>
        <w:t xml:space="preserve">          =&gt; </w:t>
      </w:r>
      <w:r w:rsidRPr="005F0EBC">
        <w:rPr>
          <w:rFonts w:cstheme="minorHAnsi"/>
          <w:color w:val="0000FF"/>
          <w:sz w:val="18"/>
          <w:szCs w:val="18"/>
        </w:rPr>
        <w:t>true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'menu_position'</w:t>
      </w:r>
      <w:r w:rsidRPr="005F0EBC">
        <w:rPr>
          <w:rFonts w:cstheme="minorHAnsi"/>
          <w:color w:val="000000"/>
          <w:sz w:val="18"/>
          <w:szCs w:val="18"/>
        </w:rPr>
        <w:t xml:space="preserve">        =&gt; 30,</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'menu_icon'</w:t>
      </w:r>
      <w:r w:rsidRPr="005F0EBC">
        <w:rPr>
          <w:rFonts w:cstheme="minorHAnsi"/>
          <w:color w:val="000000"/>
          <w:sz w:val="18"/>
          <w:szCs w:val="18"/>
        </w:rPr>
        <w:t xml:space="preserve">            =&gt; </w:t>
      </w:r>
      <w:r w:rsidRPr="005F0EBC">
        <w:rPr>
          <w:rFonts w:cstheme="minorHAnsi"/>
          <w:color w:val="A31515"/>
          <w:sz w:val="18"/>
          <w:szCs w:val="18"/>
        </w:rPr>
        <w:t>'dashicons-calendar-alt'</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'register_meta_box_cb'</w:t>
      </w:r>
      <w:r w:rsidRPr="005F0EBC">
        <w:rPr>
          <w:rFonts w:cstheme="minorHAnsi"/>
          <w:color w:val="000000"/>
          <w:sz w:val="18"/>
          <w:szCs w:val="18"/>
        </w:rPr>
        <w:t xml:space="preserve"> =&gt; </w:t>
      </w:r>
      <w:r w:rsidRPr="005F0EBC">
        <w:rPr>
          <w:rFonts w:cstheme="minorHAnsi"/>
          <w:color w:val="A31515"/>
          <w:sz w:val="18"/>
          <w:szCs w:val="18"/>
        </w:rPr>
        <w:t>'wpt_add_event_metaboxes'</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 xml:space="preserve">register_post_type( </w:t>
      </w:r>
      <w:r w:rsidRPr="005F0EBC">
        <w:rPr>
          <w:rFonts w:cstheme="minorHAnsi"/>
          <w:color w:val="A31515"/>
          <w:sz w:val="18"/>
          <w:szCs w:val="18"/>
        </w:rPr>
        <w:t>'events'</w:t>
      </w:r>
      <w:r w:rsidRPr="005F0EBC">
        <w:rPr>
          <w:rFonts w:cstheme="minorHAnsi"/>
          <w:color w:val="000000"/>
          <w:sz w:val="18"/>
          <w:szCs w:val="18"/>
        </w:rPr>
        <w:t xml:space="preserve">, </w:t>
      </w:r>
      <w:r w:rsidRPr="005F0EBC">
        <w:rPr>
          <w:rFonts w:cstheme="minorHAnsi"/>
          <w:color w:val="008B8B"/>
          <w:sz w:val="18"/>
          <w:szCs w:val="18"/>
        </w:rPr>
        <w:t>$args</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 xml:space="preserve">add_action( </w:t>
      </w:r>
      <w:r w:rsidRPr="005F0EBC">
        <w:rPr>
          <w:rFonts w:cstheme="minorHAnsi"/>
          <w:color w:val="A31515"/>
          <w:sz w:val="18"/>
          <w:szCs w:val="18"/>
        </w:rPr>
        <w:t>'init'</w:t>
      </w:r>
      <w:r w:rsidRPr="005F0EBC">
        <w:rPr>
          <w:rFonts w:cstheme="minorHAnsi"/>
          <w:color w:val="000000"/>
          <w:sz w:val="18"/>
          <w:szCs w:val="18"/>
        </w:rPr>
        <w:t xml:space="preserve">, </w:t>
      </w:r>
      <w:r w:rsidRPr="005F0EBC">
        <w:rPr>
          <w:rFonts w:cstheme="minorHAnsi"/>
          <w:color w:val="A31515"/>
          <w:sz w:val="18"/>
          <w:szCs w:val="18"/>
        </w:rPr>
        <w:t>'wpt_event_post_type'</w:t>
      </w:r>
      <w:r w:rsidRPr="005F0EBC">
        <w:rPr>
          <w:rFonts w:cstheme="minorHAnsi"/>
          <w:color w:val="000000"/>
          <w:sz w:val="18"/>
          <w:szCs w:val="18"/>
        </w:rPr>
        <w:t xml:space="preserve"> );</w:t>
      </w:r>
    </w:p>
    <w:p w:rsidR="005136EB" w:rsidRPr="005F0EBC" w:rsidRDefault="005136EB" w:rsidP="005136EB">
      <w:pPr>
        <w:autoSpaceDE w:val="0"/>
        <w:autoSpaceDN w:val="0"/>
        <w:adjustRightInd w:val="0"/>
        <w:spacing w:after="0" w:line="240" w:lineRule="auto"/>
        <w:rPr>
          <w:rFonts w:cstheme="minorHAnsi"/>
          <w:color w:val="000000"/>
          <w:sz w:val="18"/>
          <w:szCs w:val="18"/>
        </w:rPr>
      </w:pP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A9A9A9"/>
          <w:sz w:val="18"/>
          <w:szCs w:val="18"/>
        </w:rPr>
        <w:t>/*</w:t>
      </w:r>
      <w:r w:rsidRPr="005F0EBC">
        <w:rPr>
          <w:rFonts w:cstheme="minorHAnsi"/>
          <w:color w:val="008000"/>
          <w:sz w:val="18"/>
          <w:szCs w:val="18"/>
        </w:rPr>
        <w:t xml:space="preserve"> Adds a metabox to the right side of the screen under the “Publish” box </w:t>
      </w:r>
      <w:r w:rsidRPr="005F0EBC">
        <w:rPr>
          <w:rFonts w:cstheme="minorHAnsi"/>
          <w:color w:val="A9A9A9"/>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FF"/>
          <w:sz w:val="18"/>
          <w:szCs w:val="18"/>
        </w:rPr>
        <w:t>function</w:t>
      </w:r>
      <w:r w:rsidRPr="005F0EBC">
        <w:rPr>
          <w:rFonts w:cstheme="minorHAnsi"/>
          <w:color w:val="000000"/>
          <w:sz w:val="18"/>
          <w:szCs w:val="18"/>
        </w:rPr>
        <w:t xml:space="preserve"> wpt_add_event_metaboxes()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add_meta_box(</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 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'side'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'default'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A9A9A9"/>
          <w:sz w:val="18"/>
          <w:szCs w:val="18"/>
        </w:rPr>
        <w:t>/*</w:t>
      </w:r>
      <w:r w:rsidRPr="005F0EBC">
        <w:rPr>
          <w:rFonts w:cstheme="minorHAnsi"/>
          <w:color w:val="008000"/>
          <w:sz w:val="18"/>
          <w:szCs w:val="18"/>
        </w:rPr>
        <w:t xml:space="preserve"> If you wanted to have two sets of metaboxes. </w:t>
      </w:r>
      <w:r w:rsidRPr="005F0EBC">
        <w:rPr>
          <w:rFonts w:cstheme="minorHAnsi"/>
          <w:color w:val="A9A9A9"/>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FF"/>
          <w:sz w:val="18"/>
          <w:szCs w:val="18"/>
        </w:rPr>
        <w:t>function</w:t>
      </w:r>
      <w:r w:rsidRPr="005F0EBC">
        <w:rPr>
          <w:rFonts w:cstheme="minorHAnsi"/>
          <w:color w:val="000000"/>
          <w:sz w:val="18"/>
          <w:szCs w:val="18"/>
        </w:rPr>
        <w:t xml:space="preserve"> add_events_metaboxes_v2() {</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add_meta_box(</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'wpt_events_date'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 Date'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'wpt_events_date'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'side'</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'default'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add_meta_box(</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 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'wpt_events_location'</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'events'</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'normal'</w:t>
      </w: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r>
      <w:r w:rsidRPr="005F0EBC">
        <w:rPr>
          <w:rFonts w:cstheme="minorHAnsi"/>
          <w:color w:val="000000"/>
          <w:sz w:val="18"/>
          <w:szCs w:val="18"/>
        </w:rPr>
        <w:tab/>
      </w:r>
      <w:r w:rsidRPr="005F0EBC">
        <w:rPr>
          <w:rFonts w:cstheme="minorHAnsi"/>
          <w:color w:val="A31515"/>
          <w:sz w:val="18"/>
          <w:szCs w:val="18"/>
        </w:rPr>
        <w:t>'high'</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ab/>
        <w:t>);</w:t>
      </w:r>
    </w:p>
    <w:p w:rsidR="005136EB" w:rsidRPr="005F0EBC" w:rsidRDefault="005136EB" w:rsidP="005136EB">
      <w:pPr>
        <w:autoSpaceDE w:val="0"/>
        <w:autoSpaceDN w:val="0"/>
        <w:adjustRightInd w:val="0"/>
        <w:spacing w:after="0" w:line="240" w:lineRule="auto"/>
        <w:rPr>
          <w:rFonts w:cstheme="minorHAnsi"/>
          <w:color w:val="000000"/>
          <w:sz w:val="18"/>
          <w:szCs w:val="18"/>
        </w:rPr>
      </w:pPr>
      <w:r w:rsidRPr="005F0EBC">
        <w:rPr>
          <w:rFonts w:cstheme="minorHAnsi"/>
          <w:color w:val="000000"/>
          <w:sz w:val="18"/>
          <w:szCs w:val="18"/>
        </w:rPr>
        <w:t>}</w:t>
      </w:r>
    </w:p>
    <w:p w:rsidR="005136EB" w:rsidRPr="005F0EBC" w:rsidRDefault="005136EB" w:rsidP="005136EB">
      <w:pPr>
        <w:autoSpaceDE w:val="0"/>
        <w:autoSpaceDN w:val="0"/>
        <w:adjustRightInd w:val="0"/>
        <w:spacing w:after="0" w:line="240" w:lineRule="auto"/>
        <w:rPr>
          <w:rFonts w:cstheme="minorHAnsi"/>
          <w:b/>
          <w:color w:val="A9A9A9"/>
          <w:sz w:val="19"/>
          <w:szCs w:val="19"/>
        </w:rPr>
      </w:pPr>
      <w:r w:rsidRPr="005F0EBC">
        <w:rPr>
          <w:rFonts w:cstheme="minorHAnsi"/>
          <w:b/>
          <w:color w:val="A9A9A9"/>
          <w:sz w:val="19"/>
          <w:szCs w:val="19"/>
        </w:rPr>
        <w:lastRenderedPageBreak/>
        <w:t>/*</w:t>
      </w:r>
      <w:r w:rsidRPr="005F0EBC">
        <w:rPr>
          <w:rFonts w:cstheme="minorHAnsi"/>
          <w:b/>
          <w:color w:val="008000"/>
          <w:sz w:val="19"/>
          <w:szCs w:val="19"/>
        </w:rPr>
        <w:t xml:space="preserve"> Output the HTML for the metabox.</w:t>
      </w:r>
      <w:r w:rsidR="005F0EBC" w:rsidRPr="005F0EBC">
        <w:rPr>
          <w:rFonts w:cstheme="minorHAnsi"/>
          <w:b/>
          <w:color w:val="008000"/>
          <w:sz w:val="19"/>
          <w:szCs w:val="19"/>
        </w:rPr>
        <w:t xml:space="preserve"> </w:t>
      </w:r>
      <w:r w:rsidRPr="005F0EBC">
        <w:rPr>
          <w:rFonts w:cstheme="minorHAnsi"/>
          <w:b/>
          <w:color w:val="008000"/>
          <w:sz w:val="19"/>
          <w:szCs w:val="19"/>
        </w:rPr>
        <w:t xml:space="preserve"> </w:t>
      </w:r>
      <w:r w:rsidRPr="005F0EBC">
        <w:rPr>
          <w:rFonts w:cstheme="minorHAnsi"/>
          <w:b/>
          <w:color w:val="A9A9A9"/>
          <w:sz w:val="19"/>
          <w:szCs w:val="19"/>
        </w:rPr>
        <w:t>*/</w:t>
      </w:r>
    </w:p>
    <w:p w:rsidR="005F0EBC" w:rsidRPr="00E27257" w:rsidRDefault="005F0EBC"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wpt_events_location()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global</w:t>
      </w:r>
      <w:r w:rsidRPr="00E27257">
        <w:rPr>
          <w:rFonts w:cstheme="minorHAnsi"/>
          <w:color w:val="000000"/>
          <w:sz w:val="19"/>
          <w:szCs w:val="19"/>
        </w:rPr>
        <w:t xml:space="preserve"> </w:t>
      </w:r>
      <w:r w:rsidRPr="00E27257">
        <w:rPr>
          <w:rFonts w:cstheme="minorHAnsi"/>
          <w:color w:val="008B8B"/>
          <w:sz w:val="19"/>
          <w:szCs w:val="19"/>
        </w:rPr>
        <w:t>$post</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Nonce field to validate form request came from current site</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t xml:space="preserve">wp_nonce_field( basename( </w:t>
      </w:r>
      <w:r w:rsidRPr="00E27257">
        <w:rPr>
          <w:rFonts w:cstheme="minorHAnsi"/>
          <w:color w:val="0000FF"/>
          <w:sz w:val="19"/>
          <w:szCs w:val="19"/>
        </w:rPr>
        <w:t>__FILE__</w:t>
      </w:r>
      <w:r w:rsidRPr="00E27257">
        <w:rPr>
          <w:rFonts w:cstheme="minorHAnsi"/>
          <w:color w:val="000000"/>
          <w:sz w:val="19"/>
          <w:szCs w:val="19"/>
        </w:rPr>
        <w:t xml:space="preserve"> ), </w:t>
      </w:r>
      <w:r w:rsidRPr="00E27257">
        <w:rPr>
          <w:rFonts w:cstheme="minorHAnsi"/>
          <w:color w:val="A31515"/>
          <w:sz w:val="19"/>
          <w:szCs w:val="19"/>
        </w:rPr>
        <w:t>'event_fields'</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Get the location data if it's already been entered</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8B8B"/>
          <w:sz w:val="19"/>
          <w:szCs w:val="19"/>
        </w:rPr>
        <w:t>$location</w:t>
      </w:r>
      <w:r w:rsidRPr="00E27257">
        <w:rPr>
          <w:rFonts w:cstheme="minorHAnsi"/>
          <w:color w:val="000000"/>
          <w:sz w:val="19"/>
          <w:szCs w:val="19"/>
        </w:rPr>
        <w:t xml:space="preserve"> = get_post_meta( </w:t>
      </w:r>
      <w:r w:rsidRPr="00E27257">
        <w:rPr>
          <w:rFonts w:cstheme="minorHAnsi"/>
          <w:color w:val="008B8B"/>
          <w:sz w:val="19"/>
          <w:szCs w:val="19"/>
        </w:rPr>
        <w:t>$post</w:t>
      </w:r>
      <w:r w:rsidRPr="00E27257">
        <w:rPr>
          <w:rFonts w:cstheme="minorHAnsi"/>
          <w:color w:val="000000"/>
          <w:sz w:val="19"/>
          <w:szCs w:val="19"/>
        </w:rPr>
        <w:t xml:space="preserve">-&gt;ID, </w:t>
      </w:r>
      <w:r w:rsidRPr="00E27257">
        <w:rPr>
          <w:rFonts w:cstheme="minorHAnsi"/>
          <w:color w:val="A31515"/>
          <w:sz w:val="19"/>
          <w:szCs w:val="19"/>
        </w:rPr>
        <w:t>'evlocation'</w:t>
      </w:r>
      <w:r w:rsidRPr="00E27257">
        <w:rPr>
          <w:rFonts w:cstheme="minorHAnsi"/>
          <w:color w:val="000000"/>
          <w:sz w:val="19"/>
          <w:szCs w:val="19"/>
        </w:rPr>
        <w:t xml:space="preserve">, </w:t>
      </w:r>
      <w:r w:rsidRPr="00E27257">
        <w:rPr>
          <w:rFonts w:cstheme="minorHAnsi"/>
          <w:color w:val="0000FF"/>
          <w:sz w:val="19"/>
          <w:szCs w:val="19"/>
        </w:rPr>
        <w:t>true</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8B8B"/>
          <w:sz w:val="19"/>
          <w:szCs w:val="19"/>
        </w:rPr>
        <w:t>$test</w:t>
      </w:r>
      <w:r w:rsidRPr="00E27257">
        <w:rPr>
          <w:rFonts w:cstheme="minorHAnsi"/>
          <w:color w:val="000000"/>
          <w:sz w:val="19"/>
          <w:szCs w:val="19"/>
        </w:rPr>
        <w:t xml:space="preserve"> = get_post_meta( </w:t>
      </w:r>
      <w:r w:rsidRPr="00E27257">
        <w:rPr>
          <w:rFonts w:cstheme="minorHAnsi"/>
          <w:color w:val="008B8B"/>
          <w:sz w:val="19"/>
          <w:szCs w:val="19"/>
        </w:rPr>
        <w:t>$post</w:t>
      </w:r>
      <w:r w:rsidRPr="00E27257">
        <w:rPr>
          <w:rFonts w:cstheme="minorHAnsi"/>
          <w:color w:val="000000"/>
          <w:sz w:val="19"/>
          <w:szCs w:val="19"/>
        </w:rPr>
        <w:t xml:space="preserve">-&gt;ID, </w:t>
      </w:r>
      <w:r w:rsidRPr="00E27257">
        <w:rPr>
          <w:rFonts w:cstheme="minorHAnsi"/>
          <w:color w:val="A31515"/>
          <w:sz w:val="19"/>
          <w:szCs w:val="19"/>
        </w:rPr>
        <w:t>'evtest'</w:t>
      </w:r>
      <w:r w:rsidRPr="00E27257">
        <w:rPr>
          <w:rFonts w:cstheme="minorHAnsi"/>
          <w:color w:val="000000"/>
          <w:sz w:val="19"/>
          <w:szCs w:val="19"/>
        </w:rPr>
        <w:t xml:space="preserve">, </w:t>
      </w:r>
      <w:r w:rsidRPr="00E27257">
        <w:rPr>
          <w:rFonts w:cstheme="minorHAnsi"/>
          <w:color w:val="0000FF"/>
          <w:sz w:val="19"/>
          <w:szCs w:val="19"/>
        </w:rPr>
        <w:t>true</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Output the field</w:t>
      </w:r>
    </w:p>
    <w:p w:rsidR="005136EB" w:rsidRPr="00E27257" w:rsidRDefault="005136EB" w:rsidP="005136EB">
      <w:pPr>
        <w:autoSpaceDE w:val="0"/>
        <w:autoSpaceDN w:val="0"/>
        <w:adjustRightInd w:val="0"/>
        <w:spacing w:after="0" w:line="240" w:lineRule="auto"/>
        <w:rPr>
          <w:rFonts w:cstheme="minorHAnsi"/>
          <w:color w:val="A31515"/>
          <w:sz w:val="19"/>
          <w:szCs w:val="19"/>
        </w:rPr>
      </w:pPr>
      <w:r w:rsidRPr="00E27257">
        <w:rPr>
          <w:rFonts w:cstheme="minorHAnsi"/>
          <w:color w:val="000000"/>
          <w:sz w:val="19"/>
          <w:szCs w:val="19"/>
        </w:rPr>
        <w:tab/>
      </w:r>
      <w:r w:rsidRPr="00E27257">
        <w:rPr>
          <w:rFonts w:cstheme="minorHAnsi"/>
          <w:color w:val="0000FF"/>
          <w:sz w:val="19"/>
          <w:szCs w:val="19"/>
        </w:rPr>
        <w:t>echo</w:t>
      </w:r>
      <w:r w:rsidRPr="00E27257">
        <w:rPr>
          <w:rFonts w:cstheme="minorHAnsi"/>
          <w:color w:val="000000"/>
          <w:sz w:val="19"/>
          <w:szCs w:val="19"/>
        </w:rPr>
        <w:t xml:space="preserve"> </w:t>
      </w:r>
      <w:r w:rsidRPr="00E27257">
        <w:rPr>
          <w:rFonts w:cstheme="minorHAnsi"/>
          <w:color w:val="A31515"/>
          <w:sz w:val="19"/>
          <w:szCs w:val="19"/>
        </w:rPr>
        <w:t>'&lt;input type="text" name="evlocation" value="'</w:t>
      </w:r>
      <w:r w:rsidRPr="00E27257">
        <w:rPr>
          <w:rFonts w:cstheme="minorHAnsi"/>
          <w:color w:val="000000"/>
          <w:sz w:val="19"/>
          <w:szCs w:val="19"/>
        </w:rPr>
        <w:t xml:space="preserve"> . esc_textarea( </w:t>
      </w:r>
      <w:r w:rsidRPr="00E27257">
        <w:rPr>
          <w:rFonts w:cstheme="minorHAnsi"/>
          <w:color w:val="008B8B"/>
          <w:sz w:val="19"/>
          <w:szCs w:val="19"/>
        </w:rPr>
        <w:t>$location</w:t>
      </w:r>
      <w:r w:rsidRPr="00E27257">
        <w:rPr>
          <w:rFonts w:cstheme="minorHAnsi"/>
          <w:color w:val="000000"/>
          <w:sz w:val="19"/>
          <w:szCs w:val="19"/>
        </w:rPr>
        <w:t xml:space="preserve"> )  . </w:t>
      </w:r>
      <w:r w:rsidRPr="00E27257">
        <w:rPr>
          <w:rFonts w:cstheme="minorHAnsi"/>
          <w:color w:val="A31515"/>
          <w:sz w:val="19"/>
          <w:szCs w:val="19"/>
        </w:rPr>
        <w:t>'" class="widefat"&gt;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A31515"/>
          <w:sz w:val="19"/>
          <w:szCs w:val="19"/>
        </w:rPr>
        <w:t xml:space="preserve">          &lt;input type="text" name="evtest" value="'</w:t>
      </w:r>
      <w:r w:rsidRPr="00E27257">
        <w:rPr>
          <w:rFonts w:cstheme="minorHAnsi"/>
          <w:color w:val="000000"/>
          <w:sz w:val="19"/>
          <w:szCs w:val="19"/>
        </w:rPr>
        <w:t xml:space="preserve"> . esc_textarea( </w:t>
      </w:r>
      <w:r w:rsidRPr="00E27257">
        <w:rPr>
          <w:rFonts w:cstheme="minorHAnsi"/>
          <w:color w:val="008B8B"/>
          <w:sz w:val="19"/>
          <w:szCs w:val="19"/>
        </w:rPr>
        <w:t>$test</w:t>
      </w:r>
      <w:r w:rsidRPr="00E27257">
        <w:rPr>
          <w:rFonts w:cstheme="minorHAnsi"/>
          <w:color w:val="000000"/>
          <w:sz w:val="19"/>
          <w:szCs w:val="19"/>
        </w:rPr>
        <w:t xml:space="preserve"> )  . </w:t>
      </w:r>
      <w:r w:rsidRPr="00E27257">
        <w:rPr>
          <w:rFonts w:cstheme="minorHAnsi"/>
          <w:color w:val="A31515"/>
          <w:sz w:val="19"/>
          <w:szCs w:val="19"/>
        </w:rPr>
        <w:t>'" class="widefat1"&gt;  '</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A9A9A9"/>
          <w:sz w:val="19"/>
          <w:szCs w:val="19"/>
        </w:rPr>
        <w:t>/**</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8000"/>
          <w:sz w:val="19"/>
          <w:szCs w:val="19"/>
        </w:rPr>
        <w:t xml:space="preserve"> </w:t>
      </w:r>
      <w:r w:rsidRPr="00E27257">
        <w:rPr>
          <w:rFonts w:cstheme="minorHAnsi"/>
          <w:color w:val="A9A9A9"/>
          <w:sz w:val="19"/>
          <w:szCs w:val="19"/>
        </w:rPr>
        <w:t>*</w:t>
      </w:r>
      <w:r w:rsidRPr="00E27257">
        <w:rPr>
          <w:rFonts w:cstheme="minorHAnsi"/>
          <w:color w:val="008000"/>
          <w:sz w:val="19"/>
          <w:szCs w:val="19"/>
        </w:rPr>
        <w:t xml:space="preserve"> Save the metabox data</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8000"/>
          <w:sz w:val="19"/>
          <w:szCs w:val="19"/>
        </w:rPr>
        <w:t xml:space="preserve"> </w:t>
      </w:r>
      <w:r w:rsidRPr="00E27257">
        <w:rPr>
          <w:rFonts w:cstheme="minorHAnsi"/>
          <w:color w:val="A9A9A9"/>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FF"/>
          <w:sz w:val="19"/>
          <w:szCs w:val="19"/>
        </w:rPr>
        <w:t>function</w:t>
      </w:r>
      <w:r w:rsidRPr="00E27257">
        <w:rPr>
          <w:rFonts w:cstheme="minorHAnsi"/>
          <w:color w:val="000000"/>
          <w:sz w:val="19"/>
          <w:szCs w:val="19"/>
        </w:rPr>
        <w:t xml:space="preserve"> wpt_save_events_meta( </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$post</w:t>
      </w:r>
      <w:r w:rsidRPr="00E27257">
        <w:rPr>
          <w:rFonts w:cstheme="minorHAnsi"/>
          <w:color w:val="000000"/>
          <w:sz w:val="19"/>
          <w:szCs w:val="19"/>
        </w:rPr>
        <w:t xml:space="preserve"> )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Return if the user doesn't have edit permissions.</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 current_user_can( </w:t>
      </w:r>
      <w:r w:rsidRPr="00E27257">
        <w:rPr>
          <w:rFonts w:cstheme="minorHAnsi"/>
          <w:color w:val="A31515"/>
          <w:sz w:val="19"/>
          <w:szCs w:val="19"/>
        </w:rPr>
        <w:t>'edit_post'</w:t>
      </w:r>
      <w:r w:rsidRPr="00E27257">
        <w:rPr>
          <w:rFonts w:cstheme="minorHAnsi"/>
          <w:color w:val="000000"/>
          <w:sz w:val="19"/>
          <w:szCs w:val="19"/>
        </w:rPr>
        <w:t xml:space="preserve">, </w:t>
      </w:r>
      <w:r w:rsidRPr="00E27257">
        <w:rPr>
          <w:rFonts w:cstheme="minorHAnsi"/>
          <w:color w:val="008B8B"/>
          <w:sz w:val="19"/>
          <w:szCs w:val="19"/>
        </w:rPr>
        <w:t>$post_id</w:t>
      </w:r>
      <w:r w:rsidRPr="00E27257">
        <w:rPr>
          <w:rFonts w:cstheme="minorHAnsi"/>
          <w:color w:val="000000"/>
          <w:sz w:val="19"/>
          <w:szCs w:val="19"/>
        </w:rPr>
        <w:t xml:space="preserve"> ) )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return</w:t>
      </w:r>
      <w:r w:rsidRPr="00E27257">
        <w:rPr>
          <w:rFonts w:cstheme="minorHAnsi"/>
          <w:color w:val="000000"/>
          <w:sz w:val="19"/>
          <w:szCs w:val="19"/>
        </w:rPr>
        <w:t xml:space="preserve"> </w:t>
      </w:r>
      <w:r w:rsidRPr="00E27257">
        <w:rPr>
          <w:rFonts w:cstheme="minorHAnsi"/>
          <w:color w:val="008B8B"/>
          <w:sz w:val="19"/>
          <w:szCs w:val="19"/>
        </w:rPr>
        <w:t>$post_id</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Verify this came from the our screen and with proper authorization,</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because save_post can be triggered at other times.</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 </w:t>
      </w:r>
      <w:r w:rsidRPr="00E27257">
        <w:rPr>
          <w:rFonts w:cstheme="minorHAnsi"/>
          <w:color w:val="0000FF"/>
          <w:sz w:val="19"/>
          <w:szCs w:val="19"/>
        </w:rPr>
        <w:t>isset</w:t>
      </w:r>
      <w:r w:rsidRPr="00E27257">
        <w:rPr>
          <w:rFonts w:cstheme="minorHAnsi"/>
          <w:color w:val="000000"/>
          <w:sz w:val="19"/>
          <w:szCs w:val="19"/>
        </w:rPr>
        <w:t xml:space="preserve">( </w:t>
      </w:r>
      <w:r w:rsidRPr="00E27257">
        <w:rPr>
          <w:rFonts w:cstheme="minorHAnsi"/>
          <w:color w:val="008B8B"/>
          <w:sz w:val="19"/>
          <w:szCs w:val="19"/>
        </w:rPr>
        <w:t>$_POST</w:t>
      </w:r>
      <w:r w:rsidRPr="00E27257">
        <w:rPr>
          <w:rFonts w:cstheme="minorHAnsi"/>
          <w:color w:val="000000"/>
          <w:sz w:val="19"/>
          <w:szCs w:val="19"/>
        </w:rPr>
        <w:t>[</w:t>
      </w:r>
      <w:r w:rsidRPr="00E27257">
        <w:rPr>
          <w:rFonts w:cstheme="minorHAnsi"/>
          <w:color w:val="A31515"/>
          <w:sz w:val="19"/>
          <w:szCs w:val="19"/>
        </w:rPr>
        <w:t>'evlocation'</w:t>
      </w:r>
      <w:r w:rsidRPr="00E27257">
        <w:rPr>
          <w:rFonts w:cstheme="minorHAnsi"/>
          <w:color w:val="000000"/>
          <w:sz w:val="19"/>
          <w:szCs w:val="19"/>
        </w:rPr>
        <w:t xml:space="preserve">] ) || ! wp_verify_nonce( </w:t>
      </w:r>
      <w:r w:rsidRPr="00E27257">
        <w:rPr>
          <w:rFonts w:cstheme="minorHAnsi"/>
          <w:color w:val="008B8B"/>
          <w:sz w:val="19"/>
          <w:szCs w:val="19"/>
        </w:rPr>
        <w:t>$_POST</w:t>
      </w:r>
      <w:r w:rsidRPr="00E27257">
        <w:rPr>
          <w:rFonts w:cstheme="minorHAnsi"/>
          <w:color w:val="000000"/>
          <w:sz w:val="19"/>
          <w:szCs w:val="19"/>
        </w:rPr>
        <w:t>[</w:t>
      </w:r>
      <w:r w:rsidRPr="00E27257">
        <w:rPr>
          <w:rFonts w:cstheme="minorHAnsi"/>
          <w:color w:val="A31515"/>
          <w:sz w:val="19"/>
          <w:szCs w:val="19"/>
        </w:rPr>
        <w:t>'event_fields'</w:t>
      </w:r>
      <w:r w:rsidRPr="00E27257">
        <w:rPr>
          <w:rFonts w:cstheme="minorHAnsi"/>
          <w:color w:val="000000"/>
          <w:sz w:val="19"/>
          <w:szCs w:val="19"/>
        </w:rPr>
        <w:t>], basename(</w:t>
      </w:r>
      <w:r w:rsidRPr="00E27257">
        <w:rPr>
          <w:rFonts w:cstheme="minorHAnsi"/>
          <w:color w:val="0000FF"/>
          <w:sz w:val="19"/>
          <w:szCs w:val="19"/>
        </w:rPr>
        <w:t>__FILE__</w:t>
      </w:r>
      <w:r w:rsidRPr="00E27257">
        <w:rPr>
          <w:rFonts w:cstheme="minorHAnsi"/>
          <w:color w:val="000000"/>
          <w:sz w:val="19"/>
          <w:szCs w:val="19"/>
        </w:rPr>
        <w:t>) ) )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return</w:t>
      </w:r>
      <w:r w:rsidRPr="00E27257">
        <w:rPr>
          <w:rFonts w:cstheme="minorHAnsi"/>
          <w:color w:val="000000"/>
          <w:sz w:val="19"/>
          <w:szCs w:val="19"/>
        </w:rPr>
        <w:t xml:space="preserve"> </w:t>
      </w:r>
      <w:r w:rsidRPr="00E27257">
        <w:rPr>
          <w:rFonts w:cstheme="minorHAnsi"/>
          <w:color w:val="008B8B"/>
          <w:sz w:val="19"/>
          <w:szCs w:val="19"/>
        </w:rPr>
        <w:t>$post_id</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 </w:t>
      </w:r>
      <w:r w:rsidRPr="00E27257">
        <w:rPr>
          <w:rFonts w:cstheme="minorHAnsi"/>
          <w:color w:val="0000FF"/>
          <w:sz w:val="19"/>
          <w:szCs w:val="19"/>
        </w:rPr>
        <w:t>isset</w:t>
      </w:r>
      <w:r w:rsidRPr="00E27257">
        <w:rPr>
          <w:rFonts w:cstheme="minorHAnsi"/>
          <w:color w:val="000000"/>
          <w:sz w:val="19"/>
          <w:szCs w:val="19"/>
        </w:rPr>
        <w:t xml:space="preserve">( </w:t>
      </w:r>
      <w:r w:rsidRPr="00E27257">
        <w:rPr>
          <w:rFonts w:cstheme="minorHAnsi"/>
          <w:color w:val="008B8B"/>
          <w:sz w:val="19"/>
          <w:szCs w:val="19"/>
        </w:rPr>
        <w:t>$_POST</w:t>
      </w:r>
      <w:r w:rsidRPr="00E27257">
        <w:rPr>
          <w:rFonts w:cstheme="minorHAnsi"/>
          <w:color w:val="000000"/>
          <w:sz w:val="19"/>
          <w:szCs w:val="19"/>
        </w:rPr>
        <w:t>[</w:t>
      </w:r>
      <w:r w:rsidRPr="00E27257">
        <w:rPr>
          <w:rFonts w:cstheme="minorHAnsi"/>
          <w:color w:val="A31515"/>
          <w:sz w:val="19"/>
          <w:szCs w:val="19"/>
        </w:rPr>
        <w:t>'evtest'</w:t>
      </w:r>
      <w:r w:rsidRPr="00E27257">
        <w:rPr>
          <w:rFonts w:cstheme="minorHAnsi"/>
          <w:color w:val="000000"/>
          <w:sz w:val="19"/>
          <w:szCs w:val="19"/>
        </w:rPr>
        <w:t xml:space="preserve">] ) || ! wp_verify_nonce( </w:t>
      </w:r>
      <w:r w:rsidRPr="00E27257">
        <w:rPr>
          <w:rFonts w:cstheme="minorHAnsi"/>
          <w:color w:val="008B8B"/>
          <w:sz w:val="19"/>
          <w:szCs w:val="19"/>
        </w:rPr>
        <w:t>$_POST</w:t>
      </w:r>
      <w:r w:rsidRPr="00E27257">
        <w:rPr>
          <w:rFonts w:cstheme="minorHAnsi"/>
          <w:color w:val="000000"/>
          <w:sz w:val="19"/>
          <w:szCs w:val="19"/>
        </w:rPr>
        <w:t>[</w:t>
      </w:r>
      <w:r w:rsidRPr="00E27257">
        <w:rPr>
          <w:rFonts w:cstheme="minorHAnsi"/>
          <w:color w:val="A31515"/>
          <w:sz w:val="19"/>
          <w:szCs w:val="19"/>
        </w:rPr>
        <w:t>'event_fields'</w:t>
      </w:r>
      <w:r w:rsidRPr="00E27257">
        <w:rPr>
          <w:rFonts w:cstheme="minorHAnsi"/>
          <w:color w:val="000000"/>
          <w:sz w:val="19"/>
          <w:szCs w:val="19"/>
        </w:rPr>
        <w:t>], basename(</w:t>
      </w:r>
      <w:r w:rsidRPr="00E27257">
        <w:rPr>
          <w:rFonts w:cstheme="minorHAnsi"/>
          <w:color w:val="0000FF"/>
          <w:sz w:val="19"/>
          <w:szCs w:val="19"/>
        </w:rPr>
        <w:t>__FILE__</w:t>
      </w:r>
      <w:r w:rsidRPr="00E27257">
        <w:rPr>
          <w:rFonts w:cstheme="minorHAnsi"/>
          <w:color w:val="000000"/>
          <w:sz w:val="19"/>
          <w:szCs w:val="19"/>
        </w:rPr>
        <w:t>) ) )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return</w:t>
      </w:r>
      <w:r w:rsidRPr="00E27257">
        <w:rPr>
          <w:rFonts w:cstheme="minorHAnsi"/>
          <w:color w:val="000000"/>
          <w:sz w:val="19"/>
          <w:szCs w:val="19"/>
        </w:rPr>
        <w:t xml:space="preserve"> </w:t>
      </w:r>
      <w:r w:rsidRPr="00E27257">
        <w:rPr>
          <w:rFonts w:cstheme="minorHAnsi"/>
          <w:color w:val="008B8B"/>
          <w:sz w:val="19"/>
          <w:szCs w:val="19"/>
        </w:rPr>
        <w:t>$post_id</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Now that we're authenticated, time to save the data.</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This sanitizes the data from the field and saves it into an array $events_meta.</w:t>
      </w: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eastAsia="Adobe Gothic Std B" w:cstheme="minorHAnsi"/>
          <w:b/>
          <w:color w:val="FF0000"/>
          <w:sz w:val="19"/>
          <w:szCs w:val="19"/>
          <w:u w:val="single"/>
        </w:rPr>
      </w:pPr>
      <w:r w:rsidRPr="00E27257">
        <w:rPr>
          <w:rFonts w:cstheme="minorHAnsi"/>
          <w:color w:val="000000"/>
          <w:sz w:val="19"/>
          <w:szCs w:val="19"/>
        </w:rPr>
        <w:tab/>
      </w:r>
      <w:r w:rsidRPr="00E27257">
        <w:rPr>
          <w:rFonts w:cstheme="minorHAnsi"/>
          <w:b/>
          <w:color w:val="008B8B"/>
          <w:sz w:val="19"/>
          <w:szCs w:val="19"/>
        </w:rPr>
        <w:t>$events_meta</w:t>
      </w:r>
      <w:r w:rsidRPr="00E27257">
        <w:rPr>
          <w:rFonts w:cstheme="minorHAnsi"/>
          <w:b/>
          <w:color w:val="000000"/>
          <w:sz w:val="19"/>
          <w:szCs w:val="19"/>
        </w:rPr>
        <w:t>[</w:t>
      </w:r>
      <w:r w:rsidRPr="00E27257">
        <w:rPr>
          <w:rFonts w:cstheme="minorHAnsi"/>
          <w:b/>
          <w:color w:val="A31515"/>
          <w:sz w:val="19"/>
          <w:szCs w:val="19"/>
        </w:rPr>
        <w:t>'evlocation'</w:t>
      </w:r>
      <w:r w:rsidRPr="00E27257">
        <w:rPr>
          <w:rFonts w:cstheme="minorHAnsi"/>
          <w:b/>
          <w:color w:val="000000"/>
          <w:sz w:val="19"/>
          <w:szCs w:val="19"/>
        </w:rPr>
        <w:t xml:space="preserve">] = esc_textarea( </w:t>
      </w:r>
      <w:r w:rsidRPr="00E27257">
        <w:rPr>
          <w:rFonts w:cstheme="minorHAnsi"/>
          <w:b/>
          <w:color w:val="008B8B"/>
          <w:sz w:val="19"/>
          <w:szCs w:val="19"/>
        </w:rPr>
        <w:t>$_POST</w:t>
      </w:r>
      <w:r w:rsidRPr="00E27257">
        <w:rPr>
          <w:rFonts w:cstheme="minorHAnsi"/>
          <w:b/>
          <w:color w:val="000000"/>
          <w:sz w:val="19"/>
          <w:szCs w:val="19"/>
        </w:rPr>
        <w:t>[</w:t>
      </w:r>
      <w:r w:rsidRPr="00E27257">
        <w:rPr>
          <w:rFonts w:cstheme="minorHAnsi"/>
          <w:b/>
          <w:color w:val="A31515"/>
          <w:sz w:val="19"/>
          <w:szCs w:val="19"/>
        </w:rPr>
        <w:t>'evlocation'</w:t>
      </w:r>
      <w:r w:rsidRPr="00E27257">
        <w:rPr>
          <w:rFonts w:cstheme="minorHAnsi"/>
          <w:b/>
          <w:color w:val="000000"/>
          <w:sz w:val="19"/>
          <w:szCs w:val="19"/>
        </w:rPr>
        <w:t>] );</w:t>
      </w:r>
      <w:r w:rsidR="009F4D71" w:rsidRPr="00E27257">
        <w:rPr>
          <w:rFonts w:cstheme="minorHAnsi"/>
          <w:b/>
          <w:color w:val="000000"/>
          <w:sz w:val="19"/>
          <w:szCs w:val="19"/>
        </w:rPr>
        <w:t xml:space="preserve">  </w:t>
      </w:r>
      <w:r w:rsidR="00335DF7" w:rsidRPr="00E27257">
        <w:rPr>
          <w:rFonts w:eastAsia="Adobe Gothic Std B" w:cstheme="minorHAnsi"/>
          <w:b/>
          <w:color w:val="FF0000"/>
          <w:sz w:val="19"/>
          <w:szCs w:val="19"/>
          <w:u w:val="single"/>
        </w:rPr>
        <w:t>or</w:t>
      </w:r>
    </w:p>
    <w:p w:rsidR="00922E39" w:rsidRPr="00E27257" w:rsidRDefault="00922E39" w:rsidP="005136EB">
      <w:pPr>
        <w:autoSpaceDE w:val="0"/>
        <w:autoSpaceDN w:val="0"/>
        <w:adjustRightInd w:val="0"/>
        <w:spacing w:after="0" w:line="240" w:lineRule="auto"/>
        <w:rPr>
          <w:rFonts w:cstheme="minorHAnsi"/>
          <w:b/>
          <w:color w:val="000000"/>
          <w:sz w:val="19"/>
          <w:szCs w:val="19"/>
        </w:rPr>
      </w:pPr>
    </w:p>
    <w:p w:rsidR="005136EB" w:rsidRPr="00E27257" w:rsidRDefault="005136EB" w:rsidP="005136EB">
      <w:pPr>
        <w:autoSpaceDE w:val="0"/>
        <w:autoSpaceDN w:val="0"/>
        <w:adjustRightInd w:val="0"/>
        <w:spacing w:after="0" w:line="240" w:lineRule="auto"/>
        <w:rPr>
          <w:rFonts w:cstheme="minorHAnsi"/>
          <w:b/>
          <w:color w:val="000000"/>
          <w:sz w:val="19"/>
          <w:szCs w:val="19"/>
        </w:rPr>
      </w:pPr>
      <w:r w:rsidRPr="00E27257">
        <w:rPr>
          <w:rFonts w:cstheme="minorHAnsi"/>
          <w:b/>
          <w:color w:val="000000"/>
          <w:sz w:val="19"/>
          <w:szCs w:val="19"/>
        </w:rPr>
        <w:t xml:space="preserve">    </w:t>
      </w:r>
      <w:r w:rsidR="009F4D71" w:rsidRPr="00E27257">
        <w:rPr>
          <w:rFonts w:cstheme="minorHAnsi"/>
          <w:b/>
          <w:color w:val="000000"/>
          <w:sz w:val="19"/>
          <w:szCs w:val="19"/>
        </w:rPr>
        <w:tab/>
      </w:r>
      <w:r w:rsidRPr="00E27257">
        <w:rPr>
          <w:rFonts w:cstheme="minorHAnsi"/>
          <w:b/>
          <w:color w:val="008B8B"/>
          <w:sz w:val="19"/>
          <w:szCs w:val="19"/>
        </w:rPr>
        <w:t>$events_meta</w:t>
      </w:r>
      <w:r w:rsidRPr="00E27257">
        <w:rPr>
          <w:rFonts w:cstheme="minorHAnsi"/>
          <w:b/>
          <w:color w:val="000000"/>
          <w:sz w:val="19"/>
          <w:szCs w:val="19"/>
        </w:rPr>
        <w:t>=</w:t>
      </w:r>
      <w:r w:rsidRPr="00E27257">
        <w:rPr>
          <w:rFonts w:cstheme="minorHAnsi"/>
          <w:b/>
          <w:color w:val="0000FF"/>
          <w:sz w:val="19"/>
          <w:szCs w:val="19"/>
        </w:rPr>
        <w:t>array</w:t>
      </w:r>
      <w:r w:rsidRPr="00E27257">
        <w:rPr>
          <w:rFonts w:cstheme="minorHAnsi"/>
          <w:b/>
          <w:color w:val="000000"/>
          <w:sz w:val="19"/>
          <w:szCs w:val="19"/>
        </w:rPr>
        <w:t>(</w:t>
      </w:r>
      <w:r w:rsidRPr="00E27257">
        <w:rPr>
          <w:rFonts w:cstheme="minorHAnsi"/>
          <w:b/>
          <w:color w:val="A31515"/>
          <w:sz w:val="19"/>
          <w:szCs w:val="19"/>
        </w:rPr>
        <w:t>'evlocation'</w:t>
      </w:r>
      <w:r w:rsidRPr="00E27257">
        <w:rPr>
          <w:rFonts w:cstheme="minorHAnsi"/>
          <w:b/>
          <w:color w:val="000000"/>
          <w:sz w:val="19"/>
          <w:szCs w:val="19"/>
        </w:rPr>
        <w:t xml:space="preserve"> =&gt; </w:t>
      </w:r>
      <w:r w:rsidRPr="00E27257">
        <w:rPr>
          <w:rFonts w:cstheme="minorHAnsi"/>
          <w:b/>
          <w:color w:val="008B8B"/>
          <w:sz w:val="19"/>
          <w:szCs w:val="19"/>
        </w:rPr>
        <w:t>$_POST</w:t>
      </w:r>
      <w:r w:rsidRPr="00E27257">
        <w:rPr>
          <w:rFonts w:cstheme="minorHAnsi"/>
          <w:b/>
          <w:color w:val="000000"/>
          <w:sz w:val="19"/>
          <w:szCs w:val="19"/>
        </w:rPr>
        <w:t>[</w:t>
      </w:r>
      <w:r w:rsidRPr="00E27257">
        <w:rPr>
          <w:rFonts w:cstheme="minorHAnsi"/>
          <w:b/>
          <w:color w:val="A31515"/>
          <w:sz w:val="19"/>
          <w:szCs w:val="19"/>
        </w:rPr>
        <w:t>'evlocation'</w:t>
      </w:r>
      <w:r w:rsidRPr="00E27257">
        <w:rPr>
          <w:rFonts w:cstheme="minorHAnsi"/>
          <w:b/>
          <w:color w:val="000000"/>
          <w:sz w:val="19"/>
          <w:szCs w:val="19"/>
        </w:rPr>
        <w:t>],</w:t>
      </w:r>
    </w:p>
    <w:p w:rsidR="005136EB" w:rsidRPr="00E27257" w:rsidRDefault="005136EB" w:rsidP="005136EB">
      <w:pPr>
        <w:autoSpaceDE w:val="0"/>
        <w:autoSpaceDN w:val="0"/>
        <w:adjustRightInd w:val="0"/>
        <w:spacing w:after="0" w:line="240" w:lineRule="auto"/>
        <w:rPr>
          <w:rFonts w:cstheme="minorHAnsi"/>
          <w:b/>
          <w:color w:val="000000"/>
          <w:sz w:val="19"/>
          <w:szCs w:val="19"/>
        </w:rPr>
      </w:pPr>
      <w:r w:rsidRPr="00E27257">
        <w:rPr>
          <w:rFonts w:cstheme="minorHAnsi"/>
          <w:b/>
          <w:color w:val="000000"/>
          <w:sz w:val="19"/>
          <w:szCs w:val="19"/>
        </w:rPr>
        <w:t xml:space="preserve">                       </w:t>
      </w:r>
      <w:r w:rsidRPr="00E27257">
        <w:rPr>
          <w:rFonts w:cstheme="minorHAnsi"/>
          <w:b/>
          <w:color w:val="A31515"/>
          <w:sz w:val="19"/>
          <w:szCs w:val="19"/>
        </w:rPr>
        <w:t>'evtest'</w:t>
      </w:r>
      <w:r w:rsidRPr="00E27257">
        <w:rPr>
          <w:rFonts w:cstheme="minorHAnsi"/>
          <w:b/>
          <w:color w:val="000000"/>
          <w:sz w:val="19"/>
          <w:szCs w:val="19"/>
        </w:rPr>
        <w:t xml:space="preserve"> =&gt; </w:t>
      </w:r>
      <w:r w:rsidRPr="00E27257">
        <w:rPr>
          <w:rFonts w:cstheme="minorHAnsi"/>
          <w:b/>
          <w:color w:val="008B8B"/>
          <w:sz w:val="19"/>
          <w:szCs w:val="19"/>
        </w:rPr>
        <w:t>$_POST</w:t>
      </w:r>
      <w:r w:rsidRPr="00E27257">
        <w:rPr>
          <w:rFonts w:cstheme="minorHAnsi"/>
          <w:b/>
          <w:color w:val="000000"/>
          <w:sz w:val="19"/>
          <w:szCs w:val="19"/>
        </w:rPr>
        <w:t>[</w:t>
      </w:r>
      <w:r w:rsidRPr="00E27257">
        <w:rPr>
          <w:rFonts w:cstheme="minorHAnsi"/>
          <w:b/>
          <w:color w:val="A31515"/>
          <w:sz w:val="19"/>
          <w:szCs w:val="19"/>
        </w:rPr>
        <w:t>'evtest'</w:t>
      </w:r>
      <w:r w:rsidRPr="00E27257">
        <w:rPr>
          <w:rFonts w:cstheme="minorHAnsi"/>
          <w:b/>
          <w:color w:val="000000"/>
          <w:sz w:val="19"/>
          <w:szCs w:val="19"/>
        </w:rPr>
        <w:t>],     );</w:t>
      </w:r>
    </w:p>
    <w:p w:rsidR="005136EB" w:rsidRPr="00E27257" w:rsidRDefault="005136EB" w:rsidP="005136EB">
      <w:pPr>
        <w:autoSpaceDE w:val="0"/>
        <w:autoSpaceDN w:val="0"/>
        <w:adjustRightInd w:val="0"/>
        <w:spacing w:after="0" w:line="240" w:lineRule="auto"/>
        <w:rPr>
          <w:rFonts w:cstheme="minorHAnsi"/>
          <w:color w:val="000000"/>
          <w:sz w:val="19"/>
          <w:szCs w:val="19"/>
        </w:rPr>
      </w:pP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Cycle through the $events_meta array.</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8000"/>
          <w:sz w:val="19"/>
          <w:szCs w:val="19"/>
        </w:rPr>
        <w:t>// Note, in this example we just have one item, but this is helpful if you have multiple.</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foreach</w:t>
      </w:r>
      <w:r w:rsidRPr="00E27257">
        <w:rPr>
          <w:rFonts w:cstheme="minorHAnsi"/>
          <w:color w:val="000000"/>
          <w:sz w:val="19"/>
          <w:szCs w:val="19"/>
        </w:rPr>
        <w:t xml:space="preserve"> ( </w:t>
      </w:r>
      <w:r w:rsidRPr="00E27257">
        <w:rPr>
          <w:rFonts w:cstheme="minorHAnsi"/>
          <w:color w:val="008B8B"/>
          <w:sz w:val="19"/>
          <w:szCs w:val="19"/>
        </w:rPr>
        <w:t>$events_meta</w:t>
      </w:r>
      <w:r w:rsidRPr="00E27257">
        <w:rPr>
          <w:rFonts w:cstheme="minorHAnsi"/>
          <w:color w:val="000000"/>
          <w:sz w:val="19"/>
          <w:szCs w:val="19"/>
        </w:rPr>
        <w:t xml:space="preserve"> </w:t>
      </w:r>
      <w:r w:rsidRPr="00E27257">
        <w:rPr>
          <w:rFonts w:cstheme="minorHAnsi"/>
          <w:color w:val="0000FF"/>
          <w:sz w:val="19"/>
          <w:szCs w:val="19"/>
        </w:rPr>
        <w:t>as</w:t>
      </w:r>
      <w:r w:rsidRPr="00E27257">
        <w:rPr>
          <w:rFonts w:cstheme="minorHAnsi"/>
          <w:color w:val="000000"/>
          <w:sz w:val="19"/>
          <w:szCs w:val="19"/>
        </w:rPr>
        <w:t xml:space="preserve"> </w:t>
      </w:r>
      <w:r w:rsidRPr="00E27257">
        <w:rPr>
          <w:rFonts w:cstheme="minorHAnsi"/>
          <w:color w:val="008B8B"/>
          <w:sz w:val="19"/>
          <w:szCs w:val="19"/>
        </w:rPr>
        <w:t>$key</w:t>
      </w:r>
      <w:r w:rsidRPr="00E27257">
        <w:rPr>
          <w:rFonts w:cstheme="minorHAnsi"/>
          <w:color w:val="000000"/>
          <w:sz w:val="19"/>
          <w:szCs w:val="19"/>
        </w:rPr>
        <w:t xml:space="preserve"> =&gt; </w:t>
      </w:r>
      <w:r w:rsidRPr="00E27257">
        <w:rPr>
          <w:rFonts w:cstheme="minorHAnsi"/>
          <w:color w:val="008B8B"/>
          <w:sz w:val="19"/>
          <w:szCs w:val="19"/>
        </w:rPr>
        <w:t>$value</w:t>
      </w:r>
      <w:r w:rsidRPr="00E27257">
        <w:rPr>
          <w:rFonts w:cstheme="minorHAnsi"/>
          <w:color w:val="000000"/>
          <w:sz w:val="19"/>
          <w:szCs w:val="19"/>
        </w:rPr>
        <w:t xml:space="preserve"> )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8000"/>
          <w:sz w:val="19"/>
          <w:szCs w:val="19"/>
        </w:rPr>
        <w:t>// Don't store custom data twice</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w:t>
      </w:r>
      <w:r w:rsidRPr="00E27257">
        <w:rPr>
          <w:rFonts w:cstheme="minorHAnsi"/>
          <w:color w:val="A31515"/>
          <w:sz w:val="19"/>
          <w:szCs w:val="19"/>
        </w:rPr>
        <w:t>'revision'</w:t>
      </w:r>
      <w:r w:rsidRPr="00E27257">
        <w:rPr>
          <w:rFonts w:cstheme="minorHAnsi"/>
          <w:color w:val="000000"/>
          <w:sz w:val="19"/>
          <w:szCs w:val="19"/>
        </w:rPr>
        <w:t xml:space="preserve"> === </w:t>
      </w:r>
      <w:r w:rsidRPr="00E27257">
        <w:rPr>
          <w:rFonts w:cstheme="minorHAnsi"/>
          <w:color w:val="008B8B"/>
          <w:sz w:val="19"/>
          <w:szCs w:val="19"/>
        </w:rPr>
        <w:t>$post</w:t>
      </w:r>
      <w:r w:rsidRPr="00E27257">
        <w:rPr>
          <w:rFonts w:cstheme="minorHAnsi"/>
          <w:color w:val="000000"/>
          <w:sz w:val="19"/>
          <w:szCs w:val="19"/>
        </w:rPr>
        <w:t>-&gt;post_type )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return</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get_post_meta( </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$key</w:t>
      </w:r>
      <w:r w:rsidRPr="00E27257">
        <w:rPr>
          <w:rFonts w:cstheme="minorHAnsi"/>
          <w:color w:val="000000"/>
          <w:sz w:val="19"/>
          <w:szCs w:val="19"/>
        </w:rPr>
        <w:t xml:space="preserve">, </w:t>
      </w:r>
      <w:r w:rsidRPr="00E27257">
        <w:rPr>
          <w:rFonts w:cstheme="minorHAnsi"/>
          <w:color w:val="0000FF"/>
          <w:sz w:val="19"/>
          <w:szCs w:val="19"/>
        </w:rPr>
        <w:t>false</w:t>
      </w:r>
      <w:r w:rsidRPr="00E27257">
        <w:rPr>
          <w:rFonts w:cstheme="minorHAnsi"/>
          <w:color w:val="000000"/>
          <w:sz w:val="19"/>
          <w:szCs w:val="19"/>
        </w:rPr>
        <w:t xml:space="preserve"> ) )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8000"/>
          <w:sz w:val="19"/>
          <w:szCs w:val="19"/>
        </w:rPr>
        <w:t>// If the custom field already has a value, update it.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t xml:space="preserve">update_post_meta( </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$key</w:t>
      </w:r>
      <w:r w:rsidRPr="00E27257">
        <w:rPr>
          <w:rFonts w:cstheme="minorHAnsi"/>
          <w:color w:val="000000"/>
          <w:sz w:val="19"/>
          <w:szCs w:val="19"/>
        </w:rPr>
        <w:t xml:space="preserve">, </w:t>
      </w:r>
      <w:r w:rsidRPr="00E27257">
        <w:rPr>
          <w:rFonts w:cstheme="minorHAnsi"/>
          <w:color w:val="008B8B"/>
          <w:sz w:val="19"/>
          <w:szCs w:val="19"/>
        </w:rPr>
        <w:t>$value</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t xml:space="preserve">} </w:t>
      </w:r>
      <w:r w:rsidRPr="00E27257">
        <w:rPr>
          <w:rFonts w:cstheme="minorHAnsi"/>
          <w:color w:val="0000FF"/>
          <w:sz w:val="19"/>
          <w:szCs w:val="19"/>
        </w:rPr>
        <w:t>else</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8000"/>
          <w:sz w:val="19"/>
          <w:szCs w:val="19"/>
        </w:rPr>
        <w:t>// If the custom field doesn't have a value, add it.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t xml:space="preserve">add_post_meta( </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$key</w:t>
      </w:r>
      <w:r w:rsidRPr="00E27257">
        <w:rPr>
          <w:rFonts w:cstheme="minorHAnsi"/>
          <w:color w:val="000000"/>
          <w:sz w:val="19"/>
          <w:szCs w:val="19"/>
        </w:rPr>
        <w:t xml:space="preserve">, </w:t>
      </w:r>
      <w:r w:rsidRPr="00E27257">
        <w:rPr>
          <w:rFonts w:cstheme="minorHAnsi"/>
          <w:color w:val="008B8B"/>
          <w:sz w:val="19"/>
          <w:szCs w:val="19"/>
        </w:rPr>
        <w:t>$value</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FF"/>
          <w:sz w:val="19"/>
          <w:szCs w:val="19"/>
        </w:rPr>
        <w:t>if</w:t>
      </w:r>
      <w:r w:rsidRPr="00E27257">
        <w:rPr>
          <w:rFonts w:cstheme="minorHAnsi"/>
          <w:color w:val="000000"/>
          <w:sz w:val="19"/>
          <w:szCs w:val="19"/>
        </w:rPr>
        <w:t xml:space="preserve"> ( ! </w:t>
      </w:r>
      <w:r w:rsidRPr="00E27257">
        <w:rPr>
          <w:rFonts w:cstheme="minorHAnsi"/>
          <w:color w:val="008B8B"/>
          <w:sz w:val="19"/>
          <w:szCs w:val="19"/>
        </w:rPr>
        <w:t>$value</w:t>
      </w:r>
      <w:r w:rsidRPr="00E27257">
        <w:rPr>
          <w:rFonts w:cstheme="minorHAnsi"/>
          <w:color w:val="000000"/>
          <w:sz w:val="19"/>
          <w:szCs w:val="19"/>
        </w:rPr>
        <w:t xml:space="preserve"> ) {</w:t>
      </w:r>
    </w:p>
    <w:p w:rsidR="005136EB" w:rsidRPr="00E27257" w:rsidRDefault="005136EB" w:rsidP="005136EB">
      <w:pPr>
        <w:autoSpaceDE w:val="0"/>
        <w:autoSpaceDN w:val="0"/>
        <w:adjustRightInd w:val="0"/>
        <w:spacing w:after="0" w:line="240" w:lineRule="auto"/>
        <w:rPr>
          <w:rFonts w:cstheme="minorHAnsi"/>
          <w:color w:val="008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8000"/>
          <w:sz w:val="19"/>
          <w:szCs w:val="19"/>
        </w:rPr>
        <w:t>// Delete the meta key if there's no value</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r>
      <w:r w:rsidRPr="00E27257">
        <w:rPr>
          <w:rFonts w:cstheme="minorHAnsi"/>
          <w:color w:val="000000"/>
          <w:sz w:val="19"/>
          <w:szCs w:val="19"/>
        </w:rPr>
        <w:tab/>
        <w:t xml:space="preserve">delete_post_meta( </w:t>
      </w:r>
      <w:r w:rsidRPr="00E27257">
        <w:rPr>
          <w:rFonts w:cstheme="minorHAnsi"/>
          <w:color w:val="008B8B"/>
          <w:sz w:val="19"/>
          <w:szCs w:val="19"/>
        </w:rPr>
        <w:t>$post_id</w:t>
      </w:r>
      <w:r w:rsidRPr="00E27257">
        <w:rPr>
          <w:rFonts w:cstheme="minorHAnsi"/>
          <w:color w:val="000000"/>
          <w:sz w:val="19"/>
          <w:szCs w:val="19"/>
        </w:rPr>
        <w:t xml:space="preserve">, </w:t>
      </w:r>
      <w:r w:rsidRPr="00E27257">
        <w:rPr>
          <w:rFonts w:cstheme="minorHAnsi"/>
          <w:color w:val="008B8B"/>
          <w:sz w:val="19"/>
          <w:szCs w:val="19"/>
        </w:rPr>
        <w:t>$key</w:t>
      </w:r>
      <w:r w:rsidRPr="00E27257">
        <w:rPr>
          <w:rFonts w:cstheme="minorHAnsi"/>
          <w:color w:val="000000"/>
          <w:sz w:val="19"/>
          <w:szCs w:val="19"/>
        </w:rPr>
        <w:t xml:space="preserve"> );</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00"/>
          <w:sz w:val="19"/>
          <w:szCs w:val="19"/>
        </w:rPr>
        <w:tab/>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ab/>
      </w:r>
      <w:r w:rsidRPr="00E27257">
        <w:rPr>
          <w:rFonts w:cstheme="minorHAnsi"/>
          <w:color w:val="0000FF"/>
          <w:sz w:val="19"/>
          <w:szCs w:val="19"/>
        </w:rPr>
        <w:t>endforeach</w:t>
      </w:r>
      <w:r w:rsidRPr="00E27257">
        <w:rPr>
          <w:rFonts w:cstheme="minorHAnsi"/>
          <w:color w:val="000000"/>
          <w:sz w:val="19"/>
          <w:szCs w:val="19"/>
        </w:rPr>
        <w:t>;</w:t>
      </w:r>
    </w:p>
    <w:p w:rsidR="005136EB" w:rsidRPr="00E27257" w:rsidRDefault="005136EB" w:rsidP="005136EB">
      <w:pPr>
        <w:autoSpaceDE w:val="0"/>
        <w:autoSpaceDN w:val="0"/>
        <w:adjustRightInd w:val="0"/>
        <w:spacing w:after="0" w:line="240" w:lineRule="auto"/>
        <w:rPr>
          <w:rFonts w:cstheme="minorHAnsi"/>
          <w:color w:val="000000"/>
          <w:sz w:val="19"/>
          <w:szCs w:val="19"/>
        </w:rPr>
      </w:pPr>
      <w:r w:rsidRPr="00E27257">
        <w:rPr>
          <w:rFonts w:cstheme="minorHAnsi"/>
          <w:color w:val="000000"/>
          <w:sz w:val="19"/>
          <w:szCs w:val="19"/>
        </w:rPr>
        <w:t>}</w:t>
      </w:r>
    </w:p>
    <w:p w:rsidR="001C3C5D" w:rsidRPr="00E27257" w:rsidRDefault="005136EB" w:rsidP="005136EB">
      <w:pPr>
        <w:rPr>
          <w:rFonts w:cstheme="minorHAnsi"/>
          <w:color w:val="008000"/>
          <w:sz w:val="19"/>
          <w:szCs w:val="19"/>
        </w:rPr>
      </w:pPr>
      <w:r w:rsidRPr="00E27257">
        <w:rPr>
          <w:rFonts w:cstheme="minorHAnsi"/>
          <w:color w:val="000000"/>
          <w:sz w:val="19"/>
          <w:szCs w:val="19"/>
        </w:rPr>
        <w:t xml:space="preserve">add_action( </w:t>
      </w:r>
      <w:r w:rsidRPr="00E27257">
        <w:rPr>
          <w:rFonts w:cstheme="minorHAnsi"/>
          <w:color w:val="A31515"/>
          <w:sz w:val="19"/>
          <w:szCs w:val="19"/>
        </w:rPr>
        <w:t>'save_post'</w:t>
      </w:r>
      <w:r w:rsidRPr="00E27257">
        <w:rPr>
          <w:rFonts w:cstheme="minorHAnsi"/>
          <w:color w:val="000000"/>
          <w:sz w:val="19"/>
          <w:szCs w:val="19"/>
        </w:rPr>
        <w:t xml:space="preserve">, </w:t>
      </w:r>
      <w:r w:rsidRPr="00E27257">
        <w:rPr>
          <w:rFonts w:cstheme="minorHAnsi"/>
          <w:color w:val="A31515"/>
          <w:sz w:val="19"/>
          <w:szCs w:val="19"/>
        </w:rPr>
        <w:t>'wpt_save_events_meta'</w:t>
      </w:r>
      <w:r w:rsidRPr="00E27257">
        <w:rPr>
          <w:rFonts w:cstheme="minorHAnsi"/>
          <w:color w:val="000000"/>
          <w:sz w:val="19"/>
          <w:szCs w:val="19"/>
        </w:rPr>
        <w:t>, 1, 2 );</w:t>
      </w:r>
      <w:r w:rsidRPr="00E27257">
        <w:rPr>
          <w:rFonts w:cstheme="minorHAnsi"/>
          <w:color w:val="008000"/>
          <w:sz w:val="19"/>
          <w:szCs w:val="19"/>
        </w:rPr>
        <w:t xml:space="preserve"> </w:t>
      </w:r>
      <w:r w:rsidR="001C3C5D" w:rsidRPr="00E27257">
        <w:rPr>
          <w:rFonts w:cstheme="minorHAnsi"/>
          <w:color w:val="008000"/>
          <w:sz w:val="19"/>
          <w:szCs w:val="19"/>
        </w:rPr>
        <w:br w:type="page"/>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lastRenderedPageBreak/>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 Register Custom Post Type*/</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FF"/>
          <w:sz w:val="19"/>
          <w:szCs w:val="19"/>
        </w:rPr>
        <w:t>function</w:t>
      </w:r>
      <w:r w:rsidRPr="00C23D46">
        <w:rPr>
          <w:rFonts w:cstheme="minorHAnsi"/>
          <w:color w:val="000000"/>
          <w:sz w:val="19"/>
          <w:szCs w:val="19"/>
        </w:rPr>
        <w:t xml:space="preserve"> custom_post_type_testimonials()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8B8B"/>
          <w:sz w:val="19"/>
          <w:szCs w:val="19"/>
        </w:rPr>
        <w:t>$labels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'name'</w:t>
      </w:r>
      <w:r w:rsidRPr="00C23D46">
        <w:rPr>
          <w:rFonts w:cstheme="minorHAnsi"/>
          <w:color w:val="000000"/>
          <w:sz w:val="19"/>
          <w:szCs w:val="19"/>
        </w:rPr>
        <w:t xml:space="preserve">                  =&gt; _x(</w:t>
      </w:r>
      <w:r w:rsidRPr="00C23D46">
        <w:rPr>
          <w:rFonts w:cstheme="minorHAnsi"/>
          <w:color w:val="A31515"/>
          <w:sz w:val="19"/>
          <w:szCs w:val="19"/>
        </w:rPr>
        <w:t>'Testimonials'</w:t>
      </w:r>
      <w:r w:rsidRPr="00C23D46">
        <w:rPr>
          <w:rFonts w:cstheme="minorHAnsi"/>
          <w:color w:val="000000"/>
          <w:sz w:val="19"/>
          <w:szCs w:val="19"/>
        </w:rPr>
        <w:t xml:space="preserve">, </w:t>
      </w:r>
      <w:r w:rsidRPr="00C23D46">
        <w:rPr>
          <w:rFonts w:cstheme="minorHAnsi"/>
          <w:color w:val="A31515"/>
          <w:sz w:val="19"/>
          <w:szCs w:val="19"/>
        </w:rPr>
        <w:t>'Post Type General Name'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'singular_name'</w:t>
      </w:r>
      <w:r w:rsidRPr="00C23D46">
        <w:rPr>
          <w:rFonts w:cstheme="minorHAnsi"/>
          <w:color w:val="000000"/>
          <w:sz w:val="19"/>
          <w:szCs w:val="19"/>
        </w:rPr>
        <w:t xml:space="preserve">         =&gt; _x(</w:t>
      </w:r>
      <w:r w:rsidRPr="00C23D46">
        <w:rPr>
          <w:rFonts w:cstheme="minorHAnsi"/>
          <w:color w:val="A31515"/>
          <w:sz w:val="19"/>
          <w:szCs w:val="19"/>
        </w:rPr>
        <w:t>'Testimonial'</w:t>
      </w:r>
      <w:r w:rsidRPr="00C23D46">
        <w:rPr>
          <w:rFonts w:cstheme="minorHAnsi"/>
          <w:color w:val="000000"/>
          <w:sz w:val="19"/>
          <w:szCs w:val="19"/>
        </w:rPr>
        <w:t xml:space="preserve">, </w:t>
      </w:r>
      <w:r w:rsidRPr="00C23D46">
        <w:rPr>
          <w:rFonts w:cstheme="minorHAnsi"/>
          <w:color w:val="A31515"/>
          <w:sz w:val="19"/>
          <w:szCs w:val="19"/>
        </w:rPr>
        <w:t>'Post Type Singular Name'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'menu_name'</w:t>
      </w:r>
      <w:r w:rsidRPr="00C23D46">
        <w:rPr>
          <w:rFonts w:cstheme="minorHAnsi"/>
          <w:color w:val="000000"/>
          <w:sz w:val="19"/>
          <w:szCs w:val="19"/>
        </w:rPr>
        <w:t xml:space="preserve">             =&gt; __( </w:t>
      </w:r>
      <w:r w:rsidRPr="00C23D46">
        <w:rPr>
          <w:rFonts w:cstheme="minorHAnsi"/>
          <w:color w:val="A31515"/>
          <w:sz w:val="19"/>
          <w:szCs w:val="19"/>
        </w:rPr>
        <w:t>'Testimonials'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'name_admin_bar'</w:t>
      </w:r>
      <w:r w:rsidRPr="00C23D46">
        <w:rPr>
          <w:rFonts w:cstheme="minorHAnsi"/>
          <w:color w:val="000000"/>
          <w:sz w:val="19"/>
          <w:szCs w:val="19"/>
        </w:rPr>
        <w:t xml:space="preserve">        =&gt; __( </w:t>
      </w:r>
      <w:r w:rsidRPr="00C23D46">
        <w:rPr>
          <w:rFonts w:cstheme="minorHAnsi"/>
          <w:color w:val="A31515"/>
          <w:sz w:val="19"/>
          <w:szCs w:val="19"/>
        </w:rPr>
        <w:t>'Testimonials'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'archives'</w:t>
      </w:r>
      <w:r w:rsidRPr="00C23D46">
        <w:rPr>
          <w:rFonts w:cstheme="minorHAnsi"/>
          <w:color w:val="000000"/>
          <w:sz w:val="19"/>
          <w:szCs w:val="19"/>
        </w:rPr>
        <w:t xml:space="preserve">              =&gt; __( </w:t>
      </w:r>
      <w:r w:rsidRPr="00C23D46">
        <w:rPr>
          <w:rFonts w:cstheme="minorHAnsi"/>
          <w:color w:val="A31515"/>
          <w:sz w:val="19"/>
          <w:szCs w:val="19"/>
        </w:rPr>
        <w:t>'Item Archives'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'parent_item_colon'</w:t>
      </w:r>
      <w:r w:rsidRPr="00C23D46">
        <w:rPr>
          <w:rFonts w:cstheme="minorHAnsi"/>
          <w:color w:val="000000"/>
          <w:sz w:val="19"/>
          <w:szCs w:val="19"/>
        </w:rPr>
        <w:t xml:space="preserve">     =&gt; __( </w:t>
      </w:r>
      <w:r w:rsidRPr="00C23D46">
        <w:rPr>
          <w:rFonts w:cstheme="minorHAnsi"/>
          <w:color w:val="A31515"/>
          <w:sz w:val="19"/>
          <w:szCs w:val="19"/>
        </w:rPr>
        <w:t>'Parent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'all_items'</w:t>
      </w:r>
      <w:r w:rsidRPr="00C23D46">
        <w:rPr>
          <w:rFonts w:cstheme="minorHAnsi"/>
          <w:color w:val="000000"/>
          <w:sz w:val="19"/>
          <w:szCs w:val="19"/>
        </w:rPr>
        <w:t xml:space="preserve">             =&gt; __( </w:t>
      </w:r>
      <w:r w:rsidRPr="00C23D46">
        <w:rPr>
          <w:rFonts w:cstheme="minorHAnsi"/>
          <w:color w:val="A31515"/>
          <w:sz w:val="19"/>
          <w:szCs w:val="19"/>
        </w:rPr>
        <w:t>'All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'add_new_item'</w:t>
      </w:r>
      <w:r w:rsidRPr="00C23D46">
        <w:rPr>
          <w:rFonts w:cstheme="minorHAnsi"/>
          <w:color w:val="000000"/>
          <w:sz w:val="19"/>
          <w:szCs w:val="19"/>
        </w:rPr>
        <w:t xml:space="preserve">          =&gt; __( </w:t>
      </w:r>
      <w:r w:rsidRPr="00C23D46">
        <w:rPr>
          <w:rFonts w:cstheme="minorHAnsi"/>
          <w:color w:val="A31515"/>
          <w:sz w:val="19"/>
          <w:szCs w:val="19"/>
        </w:rPr>
        <w:t>'Add New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'add_new'</w:t>
      </w:r>
      <w:r w:rsidRPr="00C23D46">
        <w:rPr>
          <w:rFonts w:cstheme="minorHAnsi"/>
          <w:color w:val="000000"/>
          <w:sz w:val="19"/>
          <w:szCs w:val="19"/>
        </w:rPr>
        <w:t xml:space="preserve">               =&gt; __( </w:t>
      </w:r>
      <w:r w:rsidRPr="00C23D46">
        <w:rPr>
          <w:rFonts w:cstheme="minorHAnsi"/>
          <w:color w:val="A31515"/>
          <w:sz w:val="19"/>
          <w:szCs w:val="19"/>
        </w:rPr>
        <w:t>'Add New'</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'new_item'</w:t>
      </w:r>
      <w:r w:rsidRPr="00C23D46">
        <w:rPr>
          <w:rFonts w:cstheme="minorHAnsi"/>
          <w:color w:val="000000"/>
          <w:sz w:val="19"/>
          <w:szCs w:val="19"/>
        </w:rPr>
        <w:t xml:space="preserve">              =&gt; __( </w:t>
      </w:r>
      <w:r w:rsidRPr="00C23D46">
        <w:rPr>
          <w:rFonts w:cstheme="minorHAnsi"/>
          <w:color w:val="A31515"/>
          <w:sz w:val="19"/>
          <w:szCs w:val="19"/>
        </w:rPr>
        <w:t>'New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'edit_item'</w:t>
      </w:r>
      <w:r w:rsidRPr="00C23D46">
        <w:rPr>
          <w:rFonts w:cstheme="minorHAnsi"/>
          <w:color w:val="000000"/>
          <w:sz w:val="19"/>
          <w:szCs w:val="19"/>
        </w:rPr>
        <w:t xml:space="preserve">             =&gt; __( </w:t>
      </w:r>
      <w:r w:rsidRPr="00C23D46">
        <w:rPr>
          <w:rFonts w:cstheme="minorHAnsi"/>
          <w:color w:val="A31515"/>
          <w:sz w:val="19"/>
          <w:szCs w:val="19"/>
        </w:rPr>
        <w:t>'Edit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'update_item'</w:t>
      </w:r>
      <w:r w:rsidRPr="00C23D46">
        <w:rPr>
          <w:rFonts w:cstheme="minorHAnsi"/>
          <w:color w:val="000000"/>
          <w:sz w:val="19"/>
          <w:szCs w:val="19"/>
        </w:rPr>
        <w:t xml:space="preserve">           =&gt; __( </w:t>
      </w:r>
      <w:r w:rsidRPr="00C23D46">
        <w:rPr>
          <w:rFonts w:cstheme="minorHAnsi"/>
          <w:color w:val="A31515"/>
          <w:sz w:val="19"/>
          <w:szCs w:val="19"/>
        </w:rPr>
        <w:t>'Update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'view_item'</w:t>
      </w:r>
      <w:r w:rsidRPr="00C23D46">
        <w:rPr>
          <w:rFonts w:cstheme="minorHAnsi"/>
          <w:color w:val="000000"/>
          <w:sz w:val="19"/>
          <w:szCs w:val="19"/>
        </w:rPr>
        <w:t xml:space="preserve">             =&gt; __( </w:t>
      </w:r>
      <w:r w:rsidRPr="00C23D46">
        <w:rPr>
          <w:rFonts w:cstheme="minorHAnsi"/>
          <w:color w:val="A31515"/>
          <w:sz w:val="19"/>
          <w:szCs w:val="19"/>
        </w:rPr>
        <w:t>'View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'search_items'</w:t>
      </w:r>
      <w:r w:rsidRPr="00C23D46">
        <w:rPr>
          <w:rFonts w:cstheme="minorHAnsi"/>
          <w:color w:val="000000"/>
          <w:sz w:val="19"/>
          <w:szCs w:val="19"/>
        </w:rPr>
        <w:t xml:space="preserve">          =&gt; __( </w:t>
      </w:r>
      <w:r w:rsidRPr="00C23D46">
        <w:rPr>
          <w:rFonts w:cstheme="minorHAnsi"/>
          <w:color w:val="A31515"/>
          <w:sz w:val="19"/>
          <w:szCs w:val="19"/>
        </w:rPr>
        <w:t>'Search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'not_found'</w:t>
      </w:r>
      <w:r w:rsidRPr="00C23D46">
        <w:rPr>
          <w:rFonts w:cstheme="minorHAnsi"/>
          <w:color w:val="000000"/>
          <w:sz w:val="19"/>
          <w:szCs w:val="19"/>
        </w:rPr>
        <w:t xml:space="preserve">             =&gt; __( </w:t>
      </w:r>
      <w:r w:rsidRPr="00C23D46">
        <w:rPr>
          <w:rFonts w:cstheme="minorHAnsi"/>
          <w:color w:val="A31515"/>
          <w:sz w:val="19"/>
          <w:szCs w:val="19"/>
        </w:rPr>
        <w:t>'Not found'</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'not_found_in_trash'</w:t>
      </w:r>
      <w:r w:rsidRPr="00C23D46">
        <w:rPr>
          <w:rFonts w:cstheme="minorHAnsi"/>
          <w:color w:val="000000"/>
          <w:sz w:val="19"/>
          <w:szCs w:val="19"/>
        </w:rPr>
        <w:t xml:space="preserve">    =&gt; __( </w:t>
      </w:r>
      <w:r w:rsidRPr="00C23D46">
        <w:rPr>
          <w:rFonts w:cstheme="minorHAnsi"/>
          <w:color w:val="A31515"/>
          <w:sz w:val="19"/>
          <w:szCs w:val="19"/>
        </w:rPr>
        <w:t>'Not found in Trash'</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'featured_image'</w:t>
      </w:r>
      <w:r w:rsidRPr="00C23D46">
        <w:rPr>
          <w:rFonts w:cstheme="minorHAnsi"/>
          <w:color w:val="000000"/>
          <w:sz w:val="19"/>
          <w:szCs w:val="19"/>
        </w:rPr>
        <w:t xml:space="preserve">        =&gt; __( </w:t>
      </w:r>
      <w:r w:rsidRPr="00C23D46">
        <w:rPr>
          <w:rFonts w:cstheme="minorHAnsi"/>
          <w:color w:val="A31515"/>
          <w:sz w:val="19"/>
          <w:szCs w:val="19"/>
        </w:rPr>
        <w:t>'Featured Image'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'set_featured_image'</w:t>
      </w:r>
      <w:r w:rsidRPr="00C23D46">
        <w:rPr>
          <w:rFonts w:cstheme="minorHAnsi"/>
          <w:color w:val="000000"/>
          <w:sz w:val="19"/>
          <w:szCs w:val="19"/>
        </w:rPr>
        <w:t xml:space="preserve">    =&gt; __( </w:t>
      </w:r>
      <w:r w:rsidRPr="00C23D46">
        <w:rPr>
          <w:rFonts w:cstheme="minorHAnsi"/>
          <w:color w:val="A31515"/>
          <w:sz w:val="19"/>
          <w:szCs w:val="19"/>
        </w:rPr>
        <w:t>'Set featured image'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'remove_featured_image'</w:t>
      </w:r>
      <w:r w:rsidRPr="00C23D46">
        <w:rPr>
          <w:rFonts w:cstheme="minorHAnsi"/>
          <w:color w:val="000000"/>
          <w:sz w:val="19"/>
          <w:szCs w:val="19"/>
        </w:rPr>
        <w:t xml:space="preserve"> =&gt; __( </w:t>
      </w:r>
      <w:r w:rsidRPr="00C23D46">
        <w:rPr>
          <w:rFonts w:cstheme="minorHAnsi"/>
          <w:color w:val="A31515"/>
          <w:sz w:val="19"/>
          <w:szCs w:val="19"/>
        </w:rPr>
        <w:t>'Remove featured image'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'use_featured_image'</w:t>
      </w:r>
      <w:r w:rsidRPr="00C23D46">
        <w:rPr>
          <w:rFonts w:cstheme="minorHAnsi"/>
          <w:color w:val="000000"/>
          <w:sz w:val="19"/>
          <w:szCs w:val="19"/>
        </w:rPr>
        <w:t xml:space="preserve">    =&gt; __( </w:t>
      </w:r>
      <w:r w:rsidRPr="00C23D46">
        <w:rPr>
          <w:rFonts w:cstheme="minorHAnsi"/>
          <w:color w:val="A31515"/>
          <w:sz w:val="19"/>
          <w:szCs w:val="19"/>
        </w:rPr>
        <w:t>'Use as featured image'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'insert_into_item'</w:t>
      </w:r>
      <w:r w:rsidRPr="00C23D46">
        <w:rPr>
          <w:rFonts w:cstheme="minorHAnsi"/>
          <w:color w:val="000000"/>
          <w:sz w:val="19"/>
          <w:szCs w:val="19"/>
        </w:rPr>
        <w:t xml:space="preserve">      =&gt; __( </w:t>
      </w:r>
      <w:r w:rsidRPr="00C23D46">
        <w:rPr>
          <w:rFonts w:cstheme="minorHAnsi"/>
          <w:color w:val="A31515"/>
          <w:sz w:val="19"/>
          <w:szCs w:val="19"/>
        </w:rPr>
        <w:t>'Insert into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'uploaded_to_this_item'</w:t>
      </w:r>
      <w:r w:rsidRPr="00C23D46">
        <w:rPr>
          <w:rFonts w:cstheme="minorHAnsi"/>
          <w:color w:val="000000"/>
          <w:sz w:val="19"/>
          <w:szCs w:val="19"/>
        </w:rPr>
        <w:t xml:space="preserve"> =&gt; __( </w:t>
      </w:r>
      <w:r w:rsidRPr="00C23D46">
        <w:rPr>
          <w:rFonts w:cstheme="minorHAnsi"/>
          <w:color w:val="A31515"/>
          <w:sz w:val="19"/>
          <w:szCs w:val="19"/>
        </w:rPr>
        <w:t>'Uploaded to this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'items_list'</w:t>
      </w:r>
      <w:r w:rsidRPr="00C23D46">
        <w:rPr>
          <w:rFonts w:cstheme="minorHAnsi"/>
          <w:color w:val="000000"/>
          <w:sz w:val="19"/>
          <w:szCs w:val="19"/>
        </w:rPr>
        <w:t xml:space="preserve">            =&gt; __( </w:t>
      </w:r>
      <w:r w:rsidRPr="00C23D46">
        <w:rPr>
          <w:rFonts w:cstheme="minorHAnsi"/>
          <w:color w:val="A31515"/>
          <w:sz w:val="19"/>
          <w:szCs w:val="19"/>
        </w:rPr>
        <w:t>'Items list'</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'items_list_navigation'</w:t>
      </w:r>
      <w:r w:rsidRPr="00C23D46">
        <w:rPr>
          <w:rFonts w:cstheme="minorHAnsi"/>
          <w:color w:val="000000"/>
          <w:sz w:val="19"/>
          <w:szCs w:val="19"/>
        </w:rPr>
        <w:t xml:space="preserve"> =&gt; __( </w:t>
      </w:r>
      <w:r w:rsidRPr="00C23D46">
        <w:rPr>
          <w:rFonts w:cstheme="minorHAnsi"/>
          <w:color w:val="A31515"/>
          <w:sz w:val="19"/>
          <w:szCs w:val="19"/>
        </w:rPr>
        <w:t>'Items list navigation'</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'filter_items_list'</w:t>
      </w:r>
      <w:r w:rsidRPr="00C23D46">
        <w:rPr>
          <w:rFonts w:cstheme="minorHAnsi"/>
          <w:color w:val="000000"/>
          <w:sz w:val="19"/>
          <w:szCs w:val="19"/>
        </w:rPr>
        <w:t xml:space="preserve">     =&gt; __( </w:t>
      </w:r>
      <w:r w:rsidRPr="00C23D46">
        <w:rPr>
          <w:rFonts w:cstheme="minorHAnsi"/>
          <w:color w:val="A31515"/>
          <w:sz w:val="19"/>
          <w:szCs w:val="19"/>
        </w:rPr>
        <w:t>'Filter items list'</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8B8B"/>
          <w:sz w:val="19"/>
          <w:szCs w:val="19"/>
        </w:rPr>
        <w:t>$args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'label'</w:t>
      </w:r>
      <w:r w:rsidRPr="00C23D46">
        <w:rPr>
          <w:rFonts w:cstheme="minorHAnsi"/>
          <w:color w:val="000000"/>
          <w:sz w:val="19"/>
          <w:szCs w:val="19"/>
        </w:rPr>
        <w:t xml:space="preserve">                 =&gt; __( </w:t>
      </w:r>
      <w:r w:rsidRPr="00C23D46">
        <w:rPr>
          <w:rFonts w:cstheme="minorHAnsi"/>
          <w:color w:val="A31515"/>
          <w:sz w:val="19"/>
          <w:szCs w:val="19"/>
        </w:rPr>
        <w:t>'Testimonials'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'labels'</w:t>
      </w:r>
      <w:r w:rsidRPr="00C23D46">
        <w:rPr>
          <w:rFonts w:cstheme="minorHAnsi"/>
          <w:color w:val="000000"/>
          <w:sz w:val="19"/>
          <w:szCs w:val="19"/>
        </w:rPr>
        <w:t xml:space="preserve">                =&gt; </w:t>
      </w:r>
      <w:r w:rsidRPr="00C23D46">
        <w:rPr>
          <w:rFonts w:cstheme="minorHAnsi"/>
          <w:color w:val="008B8B"/>
          <w:sz w:val="19"/>
          <w:szCs w:val="19"/>
        </w:rPr>
        <w:t>$labels</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'supports'</w:t>
      </w:r>
      <w:r w:rsidRPr="00C23D46">
        <w:rPr>
          <w:rFonts w:cstheme="minorHAnsi"/>
          <w:color w:val="000000"/>
          <w:sz w:val="19"/>
          <w:szCs w:val="19"/>
        </w:rPr>
        <w:t xml:space="preserve">              =&gt; </w:t>
      </w:r>
      <w:r w:rsidRPr="00C23D46">
        <w:rPr>
          <w:rFonts w:cstheme="minorHAnsi"/>
          <w:color w:val="0000FF"/>
          <w:sz w:val="19"/>
          <w:szCs w:val="19"/>
        </w:rPr>
        <w:t>array</w:t>
      </w:r>
      <w:r w:rsidRPr="00C23D46">
        <w:rPr>
          <w:rFonts w:cstheme="minorHAnsi"/>
          <w:color w:val="000000"/>
          <w:sz w:val="19"/>
          <w:szCs w:val="19"/>
        </w:rPr>
        <w:t xml:space="preserve">( </w:t>
      </w:r>
      <w:r w:rsidRPr="00C23D46">
        <w:rPr>
          <w:rFonts w:cstheme="minorHAnsi"/>
          <w:color w:val="A31515"/>
          <w:sz w:val="19"/>
          <w:szCs w:val="19"/>
        </w:rPr>
        <w:t>'title'</w:t>
      </w:r>
      <w:r w:rsidRPr="00C23D46">
        <w:rPr>
          <w:rFonts w:cstheme="minorHAnsi"/>
          <w:color w:val="000000"/>
          <w:sz w:val="19"/>
          <w:szCs w:val="19"/>
        </w:rPr>
        <w:t xml:space="preserve">, </w:t>
      </w:r>
      <w:r w:rsidRPr="00C23D46">
        <w:rPr>
          <w:rFonts w:cstheme="minorHAnsi"/>
          <w:color w:val="A31515"/>
          <w:sz w:val="19"/>
          <w:szCs w:val="19"/>
        </w:rPr>
        <w:t>'editor'</w:t>
      </w:r>
      <w:r w:rsidRPr="00C23D46">
        <w:rPr>
          <w:rFonts w:cstheme="minorHAnsi"/>
          <w:color w:val="000000"/>
          <w:sz w:val="19"/>
          <w:szCs w:val="19"/>
        </w:rPr>
        <w:t xml:space="preserve">, </w:t>
      </w:r>
      <w:r w:rsidRPr="00C23D46">
        <w:rPr>
          <w:rFonts w:cstheme="minorHAnsi"/>
          <w:color w:val="A31515"/>
          <w:sz w:val="19"/>
          <w:szCs w:val="19"/>
        </w:rPr>
        <w:t>'excerpt'</w:t>
      </w:r>
      <w:r w:rsidRPr="00C23D46">
        <w:rPr>
          <w:rFonts w:cstheme="minorHAnsi"/>
          <w:color w:val="000000"/>
          <w:sz w:val="19"/>
          <w:szCs w:val="19"/>
        </w:rPr>
        <w:t xml:space="preserve">, </w:t>
      </w:r>
      <w:r w:rsidRPr="00C23D46">
        <w:rPr>
          <w:rFonts w:cstheme="minorHAnsi"/>
          <w:color w:val="A31515"/>
          <w:sz w:val="19"/>
          <w:szCs w:val="19"/>
        </w:rPr>
        <w:t>'thumbnail'</w:t>
      </w:r>
      <w:r w:rsidRPr="00C23D46">
        <w:rPr>
          <w:rFonts w:cstheme="minorHAnsi"/>
          <w:color w:val="000000"/>
          <w:sz w:val="19"/>
          <w:szCs w:val="19"/>
        </w:rPr>
        <w:t xml:space="preserve">, </w:t>
      </w:r>
      <w:r w:rsidRPr="00C23D46">
        <w:rPr>
          <w:rFonts w:cstheme="minorHAnsi"/>
          <w:color w:val="A31515"/>
          <w:sz w:val="19"/>
          <w:szCs w:val="19"/>
        </w:rPr>
        <w:t>'custom-fields'</w:t>
      </w:r>
      <w:r w:rsidRPr="00C23D46">
        <w:rPr>
          <w:rFonts w:cstheme="minorHAnsi"/>
          <w:color w:val="000000"/>
          <w:sz w:val="19"/>
          <w:szCs w:val="19"/>
        </w:rPr>
        <w:t xml:space="preserve">, </w:t>
      </w:r>
      <w:r w:rsidRPr="00C23D46">
        <w:rPr>
          <w:rFonts w:cstheme="minorHAnsi"/>
          <w:color w:val="A31515"/>
          <w:sz w:val="19"/>
          <w:szCs w:val="19"/>
        </w:rPr>
        <w:t>'revisions'</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'hierarchical'</w:t>
      </w:r>
      <w:r w:rsidRPr="00C23D46">
        <w:rPr>
          <w:rFonts w:cstheme="minorHAnsi"/>
          <w:color w:val="000000"/>
          <w:sz w:val="19"/>
          <w:szCs w:val="19"/>
        </w:rPr>
        <w:t xml:space="preserve">          =&gt; </w:t>
      </w:r>
      <w:r w:rsidRPr="00C23D46">
        <w:rPr>
          <w:rFonts w:cstheme="minorHAnsi"/>
          <w:color w:val="0000FF"/>
          <w:sz w:val="19"/>
          <w:szCs w:val="19"/>
        </w:rPr>
        <w:t>false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'public'</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'show_ui'</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'show_in_menu'</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'menu_position'</w:t>
      </w:r>
      <w:r w:rsidRPr="00C23D46">
        <w:rPr>
          <w:rFonts w:cstheme="minorHAnsi"/>
          <w:color w:val="000000"/>
          <w:sz w:val="19"/>
          <w:szCs w:val="19"/>
        </w:rPr>
        <w:t xml:space="preserve">         =&gt; 5,</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'show_in_admin_bar'</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'show_in_nav_menus'</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'can_export'</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'has_archive'</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'exclude_from_search'</w:t>
      </w:r>
      <w:r w:rsidRPr="00C23D46">
        <w:rPr>
          <w:rFonts w:cstheme="minorHAnsi"/>
          <w:color w:val="000000"/>
          <w:sz w:val="19"/>
          <w:szCs w:val="19"/>
        </w:rPr>
        <w:t xml:space="preserve">   =&gt; </w:t>
      </w:r>
      <w:r w:rsidRPr="00C23D46">
        <w:rPr>
          <w:rFonts w:cstheme="minorHAnsi"/>
          <w:color w:val="0000FF"/>
          <w:sz w:val="19"/>
          <w:szCs w:val="19"/>
        </w:rPr>
        <w:t>false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'publicly_queryable'</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'capability_type'</w:t>
      </w:r>
      <w:r w:rsidRPr="00C23D46">
        <w:rPr>
          <w:rFonts w:cstheme="minorHAnsi"/>
          <w:color w:val="000000"/>
          <w:sz w:val="19"/>
          <w:szCs w:val="19"/>
        </w:rPr>
        <w:t xml:space="preserve">       =&gt; </w:t>
      </w:r>
      <w:r w:rsidRPr="00C23D46">
        <w:rPr>
          <w:rFonts w:cstheme="minorHAnsi"/>
          <w:color w:val="A31515"/>
          <w:sz w:val="19"/>
          <w:szCs w:val="19"/>
        </w:rPr>
        <w:t>'post'</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'query_var'</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'rewrite'</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'taxonomies'</w:t>
      </w:r>
      <w:r w:rsidRPr="00C23D46">
        <w:rPr>
          <w:rFonts w:cstheme="minorHAnsi"/>
          <w:color w:val="000000"/>
          <w:sz w:val="19"/>
          <w:szCs w:val="19"/>
        </w:rPr>
        <w:t xml:space="preserve">            =&gt;  </w:t>
      </w:r>
      <w:r w:rsidRPr="00C23D46">
        <w:rPr>
          <w:rFonts w:cstheme="minorHAnsi"/>
          <w:color w:val="0000FF"/>
          <w:sz w:val="19"/>
          <w:szCs w:val="19"/>
        </w:rPr>
        <w:t>array</w:t>
      </w:r>
      <w:r w:rsidRPr="00C23D46">
        <w:rPr>
          <w:rFonts w:cstheme="minorHAnsi"/>
          <w:color w:val="000000"/>
          <w:sz w:val="19"/>
          <w:szCs w:val="19"/>
        </w:rPr>
        <w:t>(</w:t>
      </w:r>
      <w:r w:rsidRPr="00C23D46">
        <w:rPr>
          <w:rFonts w:cstheme="minorHAnsi"/>
          <w:color w:val="A31515"/>
          <w:sz w:val="19"/>
          <w:szCs w:val="19"/>
        </w:rPr>
        <w:t>'category'</w:t>
      </w:r>
      <w:r w:rsidRPr="00C23D46">
        <w:rPr>
          <w:rFonts w:cstheme="minorHAnsi"/>
          <w:color w:val="000000"/>
          <w:sz w:val="19"/>
          <w:szCs w:val="19"/>
        </w:rPr>
        <w:t>,</w:t>
      </w:r>
      <w:r w:rsidRPr="00C23D46">
        <w:rPr>
          <w:rFonts w:cstheme="minorHAnsi"/>
          <w:color w:val="A31515"/>
          <w:sz w:val="19"/>
          <w:szCs w:val="19"/>
        </w:rPr>
        <w:t>'post_tag'</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 xml:space="preserve">register_post_type( </w:t>
      </w:r>
      <w:r w:rsidRPr="00C23D46">
        <w:rPr>
          <w:rFonts w:cstheme="minorHAnsi"/>
          <w:color w:val="A31515"/>
          <w:sz w:val="19"/>
          <w:szCs w:val="19"/>
        </w:rPr>
        <w:t>'testimonials'</w:t>
      </w:r>
      <w:r w:rsidRPr="00C23D46">
        <w:rPr>
          <w:rFonts w:cstheme="minorHAnsi"/>
          <w:color w:val="000000"/>
          <w:sz w:val="19"/>
          <w:szCs w:val="19"/>
        </w:rPr>
        <w:t xml:space="preserve">, </w:t>
      </w:r>
      <w:r w:rsidRPr="00C23D46">
        <w:rPr>
          <w:rFonts w:cstheme="minorHAnsi"/>
          <w:color w:val="008B8B"/>
          <w:sz w:val="19"/>
          <w:szCs w:val="19"/>
        </w:rPr>
        <w:t>$args</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add_action( </w:t>
      </w:r>
      <w:r w:rsidRPr="00C23D46">
        <w:rPr>
          <w:rFonts w:cstheme="minorHAnsi"/>
          <w:color w:val="A31515"/>
          <w:sz w:val="19"/>
          <w:szCs w:val="19"/>
        </w:rPr>
        <w:t>'init'</w:t>
      </w:r>
      <w:r w:rsidRPr="00C23D46">
        <w:rPr>
          <w:rFonts w:cstheme="minorHAnsi"/>
          <w:color w:val="000000"/>
          <w:sz w:val="19"/>
          <w:szCs w:val="19"/>
        </w:rPr>
        <w:t xml:space="preserve">, </w:t>
      </w:r>
      <w:r w:rsidRPr="00C23D46">
        <w:rPr>
          <w:rFonts w:cstheme="minorHAnsi"/>
          <w:color w:val="A31515"/>
          <w:sz w:val="19"/>
          <w:szCs w:val="19"/>
        </w:rPr>
        <w:t>'custom_post_type_testimonials'</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/*@Register Custom Post Type*/</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pPr>
        <w:rPr>
          <w:rFonts w:cstheme="minorHAnsi"/>
          <w:color w:val="008000"/>
          <w:sz w:val="19"/>
          <w:szCs w:val="19"/>
        </w:rPr>
      </w:pPr>
      <w:r w:rsidRPr="00C23D46">
        <w:rPr>
          <w:rFonts w:cstheme="minorHAnsi"/>
          <w:color w:val="008000"/>
          <w:sz w:val="19"/>
          <w:szCs w:val="19"/>
        </w:rPr>
        <w:br w:type="page"/>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lastRenderedPageBreak/>
        <w:t>/*=================================================</w:t>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 #Register Custom Taxonomy</w:t>
      </w:r>
    </w:p>
    <w:p w:rsid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w:t>
      </w:r>
    </w:p>
    <w:p w:rsidR="00C92962" w:rsidRPr="00C23D46" w:rsidRDefault="00C92962"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FF"/>
          <w:sz w:val="19"/>
          <w:szCs w:val="19"/>
        </w:rPr>
        <w:t>function</w:t>
      </w:r>
      <w:r w:rsidRPr="00C23D46">
        <w:rPr>
          <w:rFonts w:cstheme="minorHAnsi"/>
          <w:color w:val="000000"/>
          <w:sz w:val="19"/>
          <w:szCs w:val="19"/>
        </w:rPr>
        <w:t xml:space="preserve"> custom_taxonomy_course_service() {</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8B8B"/>
          <w:sz w:val="19"/>
          <w:szCs w:val="19"/>
        </w:rPr>
        <w:t>$labels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r w:rsidRPr="00C23D46">
        <w:rPr>
          <w:rFonts w:cstheme="minorHAnsi"/>
          <w:color w:val="000000"/>
          <w:sz w:val="19"/>
          <w:szCs w:val="19"/>
        </w:rPr>
        <w:tab/>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'name'</w:t>
      </w:r>
      <w:r w:rsidRPr="00C23D46">
        <w:rPr>
          <w:rFonts w:cstheme="minorHAnsi"/>
          <w:color w:val="000000"/>
          <w:sz w:val="19"/>
          <w:szCs w:val="19"/>
        </w:rPr>
        <w:t xml:space="preserve">                       =&gt; _x(</w:t>
      </w:r>
      <w:r w:rsidRPr="00C23D46">
        <w:rPr>
          <w:rFonts w:cstheme="minorHAnsi"/>
          <w:color w:val="A31515"/>
          <w:sz w:val="19"/>
          <w:szCs w:val="19"/>
        </w:rPr>
        <w:t>'Courses'</w:t>
      </w:r>
      <w:r w:rsidRPr="00C23D46">
        <w:rPr>
          <w:rFonts w:cstheme="minorHAnsi"/>
          <w:color w:val="000000"/>
          <w:sz w:val="19"/>
          <w:szCs w:val="19"/>
        </w:rPr>
        <w:t>,</w:t>
      </w:r>
      <w:r w:rsidRPr="00C23D46">
        <w:rPr>
          <w:rFonts w:cstheme="minorHAnsi"/>
          <w:color w:val="A31515"/>
          <w:sz w:val="19"/>
          <w:szCs w:val="19"/>
        </w:rPr>
        <w:t>'TaxonomyGeneralName'</w:t>
      </w:r>
      <w:r w:rsidRPr="00C23D46">
        <w:rPr>
          <w:rFonts w:cstheme="minorHAnsi"/>
          <w:color w:val="000000"/>
          <w:sz w:val="19"/>
          <w:szCs w:val="19"/>
        </w:rPr>
        <w:t>,</w:t>
      </w:r>
      <w:r w:rsidRPr="00C23D46">
        <w:rPr>
          <w:rFonts w:cstheme="minorHAnsi"/>
          <w:color w:val="A31515"/>
          <w:sz w:val="19"/>
          <w:szCs w:val="19"/>
        </w:rPr>
        <w:t>'text_domain'</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'singular_name'</w:t>
      </w:r>
      <w:r w:rsidRPr="00C23D46">
        <w:rPr>
          <w:rFonts w:cstheme="minorHAnsi"/>
          <w:color w:val="000000"/>
          <w:sz w:val="19"/>
          <w:szCs w:val="19"/>
        </w:rPr>
        <w:t xml:space="preserve">              =&gt; _x(</w:t>
      </w:r>
      <w:r w:rsidRPr="00C23D46">
        <w:rPr>
          <w:rFonts w:cstheme="minorHAnsi"/>
          <w:color w:val="A31515"/>
          <w:sz w:val="19"/>
          <w:szCs w:val="19"/>
        </w:rPr>
        <w:t>'Course'</w:t>
      </w:r>
      <w:r w:rsidRPr="00C23D46">
        <w:rPr>
          <w:rFonts w:cstheme="minorHAnsi"/>
          <w:color w:val="000000"/>
          <w:sz w:val="19"/>
          <w:szCs w:val="19"/>
        </w:rPr>
        <w:t>,</w:t>
      </w:r>
      <w:r w:rsidRPr="00C23D46">
        <w:rPr>
          <w:rFonts w:cstheme="minorHAnsi"/>
          <w:color w:val="A31515"/>
          <w:sz w:val="19"/>
          <w:szCs w:val="19"/>
        </w:rPr>
        <w:t>'TaxonomySingularName'</w:t>
      </w:r>
      <w:r w:rsidRPr="00C23D46">
        <w:rPr>
          <w:rFonts w:cstheme="minorHAnsi"/>
          <w:color w:val="000000"/>
          <w:sz w:val="19"/>
          <w:szCs w:val="19"/>
        </w:rPr>
        <w:t>,</w:t>
      </w:r>
      <w:r w:rsidRPr="00C23D46">
        <w:rPr>
          <w:rFonts w:cstheme="minorHAnsi"/>
          <w:color w:val="A31515"/>
          <w:sz w:val="19"/>
          <w:szCs w:val="19"/>
        </w:rPr>
        <w:t>'text_domain'</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'menu_name'</w:t>
      </w:r>
      <w:r w:rsidRPr="00C23D46">
        <w:rPr>
          <w:rFonts w:cstheme="minorHAnsi"/>
          <w:color w:val="000000"/>
          <w:sz w:val="19"/>
          <w:szCs w:val="19"/>
        </w:rPr>
        <w:t xml:space="preserve">                  =&gt; __( </w:t>
      </w:r>
      <w:r w:rsidRPr="00C23D46">
        <w:rPr>
          <w:rFonts w:cstheme="minorHAnsi"/>
          <w:color w:val="A31515"/>
          <w:sz w:val="19"/>
          <w:szCs w:val="19"/>
        </w:rPr>
        <w:t>'Courses'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'all_items'</w:t>
      </w:r>
      <w:r w:rsidRPr="00C23D46">
        <w:rPr>
          <w:rFonts w:cstheme="minorHAnsi"/>
          <w:color w:val="000000"/>
          <w:sz w:val="19"/>
          <w:szCs w:val="19"/>
        </w:rPr>
        <w:t xml:space="preserve">                  =&gt; __( </w:t>
      </w:r>
      <w:r w:rsidRPr="00C23D46">
        <w:rPr>
          <w:rFonts w:cstheme="minorHAnsi"/>
          <w:color w:val="A31515"/>
          <w:sz w:val="19"/>
          <w:szCs w:val="19"/>
        </w:rPr>
        <w:t>'All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'parent_item'</w:t>
      </w:r>
      <w:r w:rsidRPr="00C23D46">
        <w:rPr>
          <w:rFonts w:cstheme="minorHAnsi"/>
          <w:color w:val="000000"/>
          <w:sz w:val="19"/>
          <w:szCs w:val="19"/>
        </w:rPr>
        <w:t xml:space="preserve">                =&gt; __( </w:t>
      </w:r>
      <w:r w:rsidRPr="00C23D46">
        <w:rPr>
          <w:rFonts w:cstheme="minorHAnsi"/>
          <w:color w:val="A31515"/>
          <w:sz w:val="19"/>
          <w:szCs w:val="19"/>
        </w:rPr>
        <w:t>'Parent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'parent_item_colon'</w:t>
      </w:r>
      <w:r w:rsidRPr="00C23D46">
        <w:rPr>
          <w:rFonts w:cstheme="minorHAnsi"/>
          <w:color w:val="000000"/>
          <w:sz w:val="19"/>
          <w:szCs w:val="19"/>
        </w:rPr>
        <w:t xml:space="preserve">          =&gt; __( </w:t>
      </w:r>
      <w:r w:rsidRPr="00C23D46">
        <w:rPr>
          <w:rFonts w:cstheme="minorHAnsi"/>
          <w:color w:val="A31515"/>
          <w:sz w:val="19"/>
          <w:szCs w:val="19"/>
        </w:rPr>
        <w:t>'Parent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'new_item_name'</w:t>
      </w:r>
      <w:r w:rsidRPr="00C23D46">
        <w:rPr>
          <w:rFonts w:cstheme="minorHAnsi"/>
          <w:color w:val="000000"/>
          <w:sz w:val="19"/>
          <w:szCs w:val="19"/>
        </w:rPr>
        <w:t xml:space="preserve">              =&gt; __( </w:t>
      </w:r>
      <w:r w:rsidRPr="00C23D46">
        <w:rPr>
          <w:rFonts w:cstheme="minorHAnsi"/>
          <w:color w:val="A31515"/>
          <w:sz w:val="19"/>
          <w:szCs w:val="19"/>
        </w:rPr>
        <w:t>'New Item Name'</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'add_new_item'</w:t>
      </w:r>
      <w:r w:rsidRPr="00C23D46">
        <w:rPr>
          <w:rFonts w:cstheme="minorHAnsi"/>
          <w:color w:val="000000"/>
          <w:sz w:val="19"/>
          <w:szCs w:val="19"/>
        </w:rPr>
        <w:t xml:space="preserve">               =&gt; __( </w:t>
      </w:r>
      <w:r w:rsidRPr="00C23D46">
        <w:rPr>
          <w:rFonts w:cstheme="minorHAnsi"/>
          <w:color w:val="A31515"/>
          <w:sz w:val="19"/>
          <w:szCs w:val="19"/>
        </w:rPr>
        <w:t>'Add New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'edit_item'</w:t>
      </w:r>
      <w:r w:rsidRPr="00C23D46">
        <w:rPr>
          <w:rFonts w:cstheme="minorHAnsi"/>
          <w:color w:val="000000"/>
          <w:sz w:val="19"/>
          <w:szCs w:val="19"/>
        </w:rPr>
        <w:t xml:space="preserve">                  =&gt; __( </w:t>
      </w:r>
      <w:r w:rsidRPr="00C23D46">
        <w:rPr>
          <w:rFonts w:cstheme="minorHAnsi"/>
          <w:color w:val="A31515"/>
          <w:sz w:val="19"/>
          <w:szCs w:val="19"/>
        </w:rPr>
        <w:t>'Edit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'update_item'</w:t>
      </w:r>
      <w:r w:rsidRPr="00C23D46">
        <w:rPr>
          <w:rFonts w:cstheme="minorHAnsi"/>
          <w:color w:val="000000"/>
          <w:sz w:val="19"/>
          <w:szCs w:val="19"/>
        </w:rPr>
        <w:t xml:space="preserve">                =&gt; __( </w:t>
      </w:r>
      <w:r w:rsidRPr="00C23D46">
        <w:rPr>
          <w:rFonts w:cstheme="minorHAnsi"/>
          <w:color w:val="A31515"/>
          <w:sz w:val="19"/>
          <w:szCs w:val="19"/>
        </w:rPr>
        <w:t>'Update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'view_item'</w:t>
      </w:r>
      <w:r w:rsidRPr="00C23D46">
        <w:rPr>
          <w:rFonts w:cstheme="minorHAnsi"/>
          <w:color w:val="000000"/>
          <w:sz w:val="19"/>
          <w:szCs w:val="19"/>
        </w:rPr>
        <w:t xml:space="preserve">                  =&gt; __( </w:t>
      </w:r>
      <w:r w:rsidRPr="00C23D46">
        <w:rPr>
          <w:rFonts w:cstheme="minorHAnsi"/>
          <w:color w:val="A31515"/>
          <w:sz w:val="19"/>
          <w:szCs w:val="19"/>
        </w:rPr>
        <w:t>'View Item'</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'separate_items_with_commas'</w:t>
      </w:r>
      <w:r w:rsidRPr="00C23D46">
        <w:rPr>
          <w:rFonts w:cstheme="minorHAnsi"/>
          <w:color w:val="000000"/>
          <w:sz w:val="19"/>
          <w:szCs w:val="19"/>
        </w:rPr>
        <w:t xml:space="preserve"> =&gt; __( </w:t>
      </w:r>
      <w:r w:rsidRPr="00C23D46">
        <w:rPr>
          <w:rFonts w:cstheme="minorHAnsi"/>
          <w:color w:val="A31515"/>
          <w:sz w:val="19"/>
          <w:szCs w:val="19"/>
        </w:rPr>
        <w:t>'Separate items with commas'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'add_or_remove_items'</w:t>
      </w:r>
      <w:r w:rsidRPr="00C23D46">
        <w:rPr>
          <w:rFonts w:cstheme="minorHAnsi"/>
          <w:color w:val="000000"/>
          <w:sz w:val="19"/>
          <w:szCs w:val="19"/>
        </w:rPr>
        <w:t xml:space="preserve">        =&gt; __( </w:t>
      </w:r>
      <w:r w:rsidRPr="00C23D46">
        <w:rPr>
          <w:rFonts w:cstheme="minorHAnsi"/>
          <w:color w:val="A31515"/>
          <w:sz w:val="19"/>
          <w:szCs w:val="19"/>
        </w:rPr>
        <w:t>'Add or remove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'choose_from_most_used'</w:t>
      </w:r>
      <w:r w:rsidRPr="00C23D46">
        <w:rPr>
          <w:rFonts w:cstheme="minorHAnsi"/>
          <w:color w:val="000000"/>
          <w:sz w:val="19"/>
          <w:szCs w:val="19"/>
        </w:rPr>
        <w:t xml:space="preserve">      =&gt; __( </w:t>
      </w:r>
      <w:r w:rsidRPr="00C23D46">
        <w:rPr>
          <w:rFonts w:cstheme="minorHAnsi"/>
          <w:color w:val="A31515"/>
          <w:sz w:val="19"/>
          <w:szCs w:val="19"/>
        </w:rPr>
        <w:t>'Choose from the most used'</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'popular_items'</w:t>
      </w:r>
      <w:r w:rsidRPr="00C23D46">
        <w:rPr>
          <w:rFonts w:cstheme="minorHAnsi"/>
          <w:color w:val="000000"/>
          <w:sz w:val="19"/>
          <w:szCs w:val="19"/>
        </w:rPr>
        <w:t xml:space="preserve">              =&gt; __( </w:t>
      </w:r>
      <w:r w:rsidRPr="00C23D46">
        <w:rPr>
          <w:rFonts w:cstheme="minorHAnsi"/>
          <w:color w:val="A31515"/>
          <w:sz w:val="19"/>
          <w:szCs w:val="19"/>
        </w:rPr>
        <w:t>'Popular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'search_items'</w:t>
      </w:r>
      <w:r w:rsidRPr="00C23D46">
        <w:rPr>
          <w:rFonts w:cstheme="minorHAnsi"/>
          <w:color w:val="000000"/>
          <w:sz w:val="19"/>
          <w:szCs w:val="19"/>
        </w:rPr>
        <w:t xml:space="preserve">               =&gt; __( </w:t>
      </w:r>
      <w:r w:rsidRPr="00C23D46">
        <w:rPr>
          <w:rFonts w:cstheme="minorHAnsi"/>
          <w:color w:val="A31515"/>
          <w:sz w:val="19"/>
          <w:szCs w:val="19"/>
        </w:rPr>
        <w:t>'Search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'not_found'</w:t>
      </w:r>
      <w:r w:rsidRPr="00C23D46">
        <w:rPr>
          <w:rFonts w:cstheme="minorHAnsi"/>
          <w:color w:val="000000"/>
          <w:sz w:val="19"/>
          <w:szCs w:val="19"/>
        </w:rPr>
        <w:t xml:space="preserve">                  =&gt; __( </w:t>
      </w:r>
      <w:r w:rsidRPr="00C23D46">
        <w:rPr>
          <w:rFonts w:cstheme="minorHAnsi"/>
          <w:color w:val="A31515"/>
          <w:sz w:val="19"/>
          <w:szCs w:val="19"/>
        </w:rPr>
        <w:t>'Not Found'</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'no_terms'</w:t>
      </w:r>
      <w:r w:rsidRPr="00C23D46">
        <w:rPr>
          <w:rFonts w:cstheme="minorHAnsi"/>
          <w:color w:val="000000"/>
          <w:sz w:val="19"/>
          <w:szCs w:val="19"/>
        </w:rPr>
        <w:t xml:space="preserve">                   =&gt; __( </w:t>
      </w:r>
      <w:r w:rsidRPr="00C23D46">
        <w:rPr>
          <w:rFonts w:cstheme="minorHAnsi"/>
          <w:color w:val="A31515"/>
          <w:sz w:val="19"/>
          <w:szCs w:val="19"/>
        </w:rPr>
        <w:t>'No items'</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'items_list'</w:t>
      </w:r>
      <w:r w:rsidRPr="00C23D46">
        <w:rPr>
          <w:rFonts w:cstheme="minorHAnsi"/>
          <w:color w:val="000000"/>
          <w:sz w:val="19"/>
          <w:szCs w:val="19"/>
        </w:rPr>
        <w:t xml:space="preserve">                 =&gt; __( </w:t>
      </w:r>
      <w:r w:rsidRPr="00C23D46">
        <w:rPr>
          <w:rFonts w:cstheme="minorHAnsi"/>
          <w:color w:val="A31515"/>
          <w:sz w:val="19"/>
          <w:szCs w:val="19"/>
        </w:rPr>
        <w:t>'Items list'</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'items_list_navigation'</w:t>
      </w:r>
      <w:r w:rsidRPr="00C23D46">
        <w:rPr>
          <w:rFonts w:cstheme="minorHAnsi"/>
          <w:color w:val="000000"/>
          <w:sz w:val="19"/>
          <w:szCs w:val="19"/>
        </w:rPr>
        <w:t xml:space="preserve">      =&gt; __( </w:t>
      </w:r>
      <w:r w:rsidRPr="00C23D46">
        <w:rPr>
          <w:rFonts w:cstheme="minorHAnsi"/>
          <w:color w:val="A31515"/>
          <w:sz w:val="19"/>
          <w:szCs w:val="19"/>
        </w:rPr>
        <w:t>'Items list navigation'</w:t>
      </w:r>
      <w:r w:rsidRPr="00C23D46">
        <w:rPr>
          <w:rFonts w:cstheme="minorHAnsi"/>
          <w:color w:val="000000"/>
          <w:sz w:val="19"/>
          <w:szCs w:val="19"/>
        </w:rPr>
        <w:t xml:space="preserve">, </w:t>
      </w:r>
      <w:r w:rsidRPr="00C23D46">
        <w:rPr>
          <w:rFonts w:cstheme="minorHAnsi"/>
          <w:color w:val="A31515"/>
          <w:sz w:val="19"/>
          <w:szCs w:val="19"/>
        </w:rPr>
        <w:t>'text_domain'</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8B8B"/>
          <w:sz w:val="19"/>
          <w:szCs w:val="19"/>
        </w:rPr>
        <w:t>$args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'labels'</w:t>
      </w:r>
      <w:r w:rsidRPr="00C23D46">
        <w:rPr>
          <w:rFonts w:cstheme="minorHAnsi"/>
          <w:color w:val="000000"/>
          <w:sz w:val="19"/>
          <w:szCs w:val="19"/>
        </w:rPr>
        <w:t xml:space="preserve">                     =&gt; </w:t>
      </w:r>
      <w:r w:rsidRPr="00C23D46">
        <w:rPr>
          <w:rFonts w:cstheme="minorHAnsi"/>
          <w:color w:val="008B8B"/>
          <w:sz w:val="19"/>
          <w:szCs w:val="19"/>
        </w:rPr>
        <w:t>$labels</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'hierarchical'</w:t>
      </w:r>
      <w:r w:rsidRPr="00C23D46">
        <w:rPr>
          <w:rFonts w:cstheme="minorHAnsi"/>
          <w:color w:val="000000"/>
          <w:sz w:val="19"/>
          <w:szCs w:val="19"/>
        </w:rPr>
        <w:t xml:space="preserve">               =&gt; </w:t>
      </w:r>
      <w:r w:rsidRPr="00C23D46">
        <w:rPr>
          <w:rFonts w:cstheme="minorHAnsi"/>
          <w:color w:val="0000FF"/>
          <w:sz w:val="19"/>
          <w:szCs w:val="19"/>
        </w:rPr>
        <w:t>false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'public'</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'show_ui'</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'show_admin_column'</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'show_in_nav_menus'</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r>
      <w:r w:rsidRPr="00C23D46">
        <w:rPr>
          <w:rFonts w:cstheme="minorHAnsi"/>
          <w:color w:val="000000"/>
          <w:sz w:val="19"/>
          <w:szCs w:val="19"/>
        </w:rPr>
        <w:tab/>
      </w:r>
      <w:r w:rsidRPr="00C23D46">
        <w:rPr>
          <w:rFonts w:cstheme="minorHAnsi"/>
          <w:color w:val="A31515"/>
          <w:sz w:val="19"/>
          <w:szCs w:val="19"/>
        </w:rPr>
        <w:t>'show_tagcloud'</w:t>
      </w:r>
      <w:r w:rsidRPr="00C23D46">
        <w:rPr>
          <w:rFonts w:cstheme="minorHAnsi"/>
          <w:color w:val="000000"/>
          <w:sz w:val="19"/>
          <w:szCs w:val="19"/>
        </w:rPr>
        <w:t xml:space="preserve">              =&gt; </w:t>
      </w:r>
      <w:r w:rsidRPr="00C23D46">
        <w:rPr>
          <w:rFonts w:cstheme="minorHAnsi"/>
          <w:color w:val="0000FF"/>
          <w:sz w:val="19"/>
          <w:szCs w:val="19"/>
        </w:rPr>
        <w:t>true</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ab/>
        <w:t xml:space="preserve">register_taxonomy( </w:t>
      </w:r>
      <w:r w:rsidRPr="00C23D46">
        <w:rPr>
          <w:rFonts w:cstheme="minorHAnsi"/>
          <w:color w:val="A31515"/>
          <w:sz w:val="19"/>
          <w:szCs w:val="19"/>
        </w:rPr>
        <w:t>'course_service'</w:t>
      </w:r>
      <w:r w:rsidRPr="00C23D46">
        <w:rPr>
          <w:rFonts w:cstheme="minorHAnsi"/>
          <w:color w:val="000000"/>
          <w:sz w:val="19"/>
          <w:szCs w:val="19"/>
        </w:rPr>
        <w:t xml:space="preserve">, </w:t>
      </w:r>
      <w:r w:rsidRPr="00C23D46">
        <w:rPr>
          <w:rFonts w:cstheme="minorHAnsi"/>
          <w:color w:val="0000FF"/>
          <w:sz w:val="19"/>
          <w:szCs w:val="19"/>
        </w:rPr>
        <w:t>array</w:t>
      </w:r>
      <w:r w:rsidRPr="00C23D46">
        <w:rPr>
          <w:rFonts w:cstheme="minorHAnsi"/>
          <w:color w:val="000000"/>
          <w:sz w:val="19"/>
          <w:szCs w:val="19"/>
        </w:rPr>
        <w:t xml:space="preserve">( </w:t>
      </w:r>
      <w:r w:rsidRPr="00C23D46">
        <w:rPr>
          <w:rFonts w:cstheme="minorHAnsi"/>
          <w:color w:val="A31515"/>
          <w:sz w:val="19"/>
          <w:szCs w:val="19"/>
        </w:rPr>
        <w:t>'courses'</w:t>
      </w:r>
      <w:r w:rsidRPr="00C23D46">
        <w:rPr>
          <w:rFonts w:cstheme="minorHAnsi"/>
          <w:color w:val="000000"/>
          <w:sz w:val="19"/>
          <w:szCs w:val="19"/>
        </w:rPr>
        <w:t xml:space="preserve"> ), </w:t>
      </w:r>
      <w:r w:rsidRPr="00C23D46">
        <w:rPr>
          <w:rFonts w:cstheme="minorHAnsi"/>
          <w:color w:val="008B8B"/>
          <w:sz w:val="19"/>
          <w:szCs w:val="19"/>
        </w:rPr>
        <w:t>$args</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add_action( </w:t>
      </w:r>
      <w:r w:rsidRPr="00C23D46">
        <w:rPr>
          <w:rFonts w:cstheme="minorHAnsi"/>
          <w:color w:val="A31515"/>
          <w:sz w:val="19"/>
          <w:szCs w:val="19"/>
        </w:rPr>
        <w:t>'init'</w:t>
      </w:r>
      <w:r w:rsidRPr="00C23D46">
        <w:rPr>
          <w:rFonts w:cstheme="minorHAnsi"/>
          <w:color w:val="000000"/>
          <w:sz w:val="19"/>
          <w:szCs w:val="19"/>
        </w:rPr>
        <w:t xml:space="preserve">, </w:t>
      </w:r>
      <w:r w:rsidRPr="00C23D46">
        <w:rPr>
          <w:rFonts w:cstheme="minorHAnsi"/>
          <w:color w:val="A31515"/>
          <w:sz w:val="19"/>
          <w:szCs w:val="19"/>
        </w:rPr>
        <w:t>'custom_taxonomy_course_service'</w:t>
      </w:r>
      <w:r w:rsidRPr="00C23D46">
        <w:rPr>
          <w:rFonts w:cstheme="minorHAnsi"/>
          <w:color w:val="000000"/>
          <w:sz w:val="19"/>
          <w:szCs w:val="19"/>
        </w:rPr>
        <w:t>, 0 );</w:t>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 #Register Custom Taxonomy</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p>
    <w:p w:rsidR="00C23D46" w:rsidRPr="00C23D46" w:rsidRDefault="00C23D46">
      <w:pPr>
        <w:rPr>
          <w:rFonts w:cstheme="minorHAnsi"/>
          <w:color w:val="008000"/>
          <w:sz w:val="19"/>
          <w:szCs w:val="19"/>
        </w:rPr>
      </w:pPr>
      <w:r w:rsidRPr="00C23D46">
        <w:rPr>
          <w:rFonts w:cstheme="minorHAnsi"/>
          <w:color w:val="008000"/>
          <w:sz w:val="19"/>
          <w:szCs w:val="19"/>
        </w:rPr>
        <w:br w:type="page"/>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lastRenderedPageBreak/>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/*#Register Custom Sidebars*/</w:t>
      </w:r>
    </w:p>
    <w:p w:rsid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w:t>
      </w:r>
    </w:p>
    <w:p w:rsidR="00C92962" w:rsidRPr="00C23D46" w:rsidRDefault="00C92962" w:rsidP="00C23D46">
      <w:pPr>
        <w:autoSpaceDE w:val="0"/>
        <w:autoSpaceDN w:val="0"/>
        <w:adjustRightInd w:val="0"/>
        <w:spacing w:after="0" w:line="240" w:lineRule="auto"/>
        <w:rPr>
          <w:rFonts w:cstheme="minorHAnsi"/>
          <w:color w:val="000000"/>
          <w:sz w:val="19"/>
          <w:szCs w:val="19"/>
        </w:rPr>
      </w:pP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FF"/>
          <w:sz w:val="19"/>
          <w:szCs w:val="19"/>
        </w:rPr>
        <w:t>function</w:t>
      </w:r>
      <w:r w:rsidRPr="00C23D46">
        <w:rPr>
          <w:rFonts w:cstheme="minorHAnsi"/>
          <w:color w:val="000000"/>
          <w:sz w:val="19"/>
          <w:szCs w:val="19"/>
        </w:rPr>
        <w:t xml:space="preserve"> sidebar_register()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008B8B"/>
          <w:sz w:val="19"/>
          <w:szCs w:val="19"/>
        </w:rPr>
        <w:t>$args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'name'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 =&gt; </w:t>
      </w:r>
      <w:r w:rsidR="00F76F08">
        <w:rPr>
          <w:rFonts w:cstheme="minorHAnsi"/>
          <w:color w:val="000000"/>
          <w:sz w:val="19"/>
          <w:szCs w:val="19"/>
        </w:rPr>
        <w:tab/>
      </w:r>
      <w:r w:rsidRPr="00C23D46">
        <w:rPr>
          <w:rFonts w:cstheme="minorHAnsi"/>
          <w:color w:val="000000"/>
          <w:sz w:val="19"/>
          <w:szCs w:val="19"/>
        </w:rPr>
        <w:t xml:space="preserve">__( </w:t>
      </w:r>
      <w:r w:rsidRPr="00C23D46">
        <w:rPr>
          <w:rFonts w:cstheme="minorHAnsi"/>
          <w:color w:val="A31515"/>
          <w:sz w:val="19"/>
          <w:szCs w:val="19"/>
        </w:rPr>
        <w:t>'Footer1'</w:t>
      </w:r>
      <w:r w:rsidRPr="00C23D46">
        <w:rPr>
          <w:rFonts w:cstheme="minorHAnsi"/>
          <w:color w:val="000000"/>
          <w:sz w:val="19"/>
          <w:szCs w:val="19"/>
        </w:rPr>
        <w:t xml:space="preserve">, </w:t>
      </w:r>
      <w:r w:rsidRPr="00C23D46">
        <w:rPr>
          <w:rFonts w:cstheme="minorHAnsi"/>
          <w:color w:val="A31515"/>
          <w:sz w:val="19"/>
          <w:szCs w:val="19"/>
        </w:rPr>
        <w:t>'bsimple'</w:t>
      </w:r>
      <w:r w:rsidRPr="00C23D46">
        <w:rPr>
          <w:rFonts w:cstheme="minorHAnsi"/>
          <w:color w:val="000000"/>
          <w:sz w:val="19"/>
          <w:szCs w:val="19"/>
        </w:rPr>
        <w:t xml:space="preserve"> ),</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'description'</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000000"/>
          <w:sz w:val="19"/>
          <w:szCs w:val="19"/>
        </w:rPr>
        <w:t xml:space="preserve">__( </w:t>
      </w:r>
      <w:r w:rsidRPr="00C23D46">
        <w:rPr>
          <w:rFonts w:cstheme="minorHAnsi"/>
          <w:color w:val="A31515"/>
          <w:sz w:val="19"/>
          <w:szCs w:val="19"/>
        </w:rPr>
        <w:t>'Footer1'</w:t>
      </w:r>
      <w:r w:rsidRPr="00C23D46">
        <w:rPr>
          <w:rFonts w:cstheme="minorHAnsi"/>
          <w:color w:val="000000"/>
          <w:sz w:val="19"/>
          <w:szCs w:val="19"/>
        </w:rPr>
        <w:t xml:space="preserve">, </w:t>
      </w:r>
      <w:r w:rsidRPr="00C23D46">
        <w:rPr>
          <w:rFonts w:cstheme="minorHAnsi"/>
          <w:color w:val="A31515"/>
          <w:sz w:val="19"/>
          <w:szCs w:val="19"/>
        </w:rPr>
        <w:t>'bsimple'</w:t>
      </w:r>
      <w:r w:rsidRPr="00C23D46">
        <w:rPr>
          <w:rFonts w:cstheme="minorHAnsi"/>
          <w:color w:val="000000"/>
          <w:sz w:val="19"/>
          <w:szCs w:val="19"/>
        </w:rPr>
        <w:t xml:space="preserve"> ),</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'id'</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 =&gt; </w:t>
      </w:r>
      <w:r w:rsidR="00F76F08">
        <w:rPr>
          <w:rFonts w:cstheme="minorHAnsi"/>
          <w:color w:val="000000"/>
          <w:sz w:val="19"/>
          <w:szCs w:val="19"/>
        </w:rPr>
        <w:tab/>
      </w:r>
      <w:r w:rsidRPr="00C23D46">
        <w:rPr>
          <w:rFonts w:cstheme="minorHAnsi"/>
          <w:color w:val="A31515"/>
          <w:sz w:val="19"/>
          <w:szCs w:val="19"/>
        </w:rPr>
        <w:t>'b_c_s'</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'class'</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'bottom_center_sidebar'</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'before_widget'</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'&lt;div id="bottom-center-sidebar"&gt;'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'after_widget'</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'&lt;/div&gt;'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'before_title'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'&lt;h2 class="widgettitle"&gt;'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'after_title'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'&lt;/h2&gt;'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register_sidebar(</w:t>
      </w:r>
      <w:r w:rsidRPr="00C23D46">
        <w:rPr>
          <w:rFonts w:cstheme="minorHAnsi"/>
          <w:color w:val="008B8B"/>
          <w:sz w:val="19"/>
          <w:szCs w:val="19"/>
        </w:rPr>
        <w:t>$args</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008B8B"/>
          <w:sz w:val="19"/>
          <w:szCs w:val="19"/>
        </w:rPr>
        <w:t>$args</w:t>
      </w:r>
      <w:r w:rsidRPr="00C23D46">
        <w:rPr>
          <w:rFonts w:cstheme="minorHAnsi"/>
          <w:color w:val="000000"/>
          <w:sz w:val="19"/>
          <w:szCs w:val="19"/>
        </w:rPr>
        <w:t xml:space="preserve"> = </w:t>
      </w:r>
      <w:r w:rsidRPr="00C23D46">
        <w:rPr>
          <w:rFonts w:cstheme="minorHAnsi"/>
          <w:color w:val="0000FF"/>
          <w:sz w:val="19"/>
          <w:szCs w:val="19"/>
        </w:rPr>
        <w:t>array</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'name'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000000"/>
          <w:sz w:val="19"/>
          <w:szCs w:val="19"/>
        </w:rPr>
        <w:t xml:space="preserve">__( </w:t>
      </w:r>
      <w:r w:rsidRPr="00C23D46">
        <w:rPr>
          <w:rFonts w:cstheme="minorHAnsi"/>
          <w:color w:val="A31515"/>
          <w:sz w:val="19"/>
          <w:szCs w:val="19"/>
        </w:rPr>
        <w:t>'Footer2'</w:t>
      </w:r>
      <w:r w:rsidRPr="00C23D46">
        <w:rPr>
          <w:rFonts w:cstheme="minorHAnsi"/>
          <w:color w:val="000000"/>
          <w:sz w:val="19"/>
          <w:szCs w:val="19"/>
        </w:rPr>
        <w:t xml:space="preserve">, </w:t>
      </w:r>
      <w:r w:rsidRPr="00C23D46">
        <w:rPr>
          <w:rFonts w:cstheme="minorHAnsi"/>
          <w:color w:val="A31515"/>
          <w:sz w:val="19"/>
          <w:szCs w:val="19"/>
        </w:rPr>
        <w:t>'bsimple'</w:t>
      </w:r>
      <w:r w:rsidRPr="00C23D46">
        <w:rPr>
          <w:rFonts w:cstheme="minorHAnsi"/>
          <w:color w:val="000000"/>
          <w:sz w:val="19"/>
          <w:szCs w:val="19"/>
        </w:rPr>
        <w:t xml:space="preserve"> ),</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'description'</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=&gt;</w:t>
      </w:r>
      <w:r w:rsidR="00F76F08">
        <w:rPr>
          <w:rFonts w:cstheme="minorHAnsi"/>
          <w:color w:val="000000"/>
          <w:sz w:val="19"/>
          <w:szCs w:val="19"/>
        </w:rPr>
        <w:tab/>
      </w:r>
      <w:r w:rsidRPr="00C23D46">
        <w:rPr>
          <w:rFonts w:cstheme="minorHAnsi"/>
          <w:color w:val="000000"/>
          <w:sz w:val="19"/>
          <w:szCs w:val="19"/>
        </w:rPr>
        <w:t xml:space="preserve"> __( </w:t>
      </w:r>
      <w:r w:rsidRPr="00C23D46">
        <w:rPr>
          <w:rFonts w:cstheme="minorHAnsi"/>
          <w:color w:val="A31515"/>
          <w:sz w:val="19"/>
          <w:szCs w:val="19"/>
        </w:rPr>
        <w:t>'Footer2'</w:t>
      </w:r>
      <w:r w:rsidRPr="00C23D46">
        <w:rPr>
          <w:rFonts w:cstheme="minorHAnsi"/>
          <w:color w:val="000000"/>
          <w:sz w:val="19"/>
          <w:szCs w:val="19"/>
        </w:rPr>
        <w:t xml:space="preserve">, </w:t>
      </w:r>
      <w:r w:rsidRPr="00C23D46">
        <w:rPr>
          <w:rFonts w:cstheme="minorHAnsi"/>
          <w:color w:val="A31515"/>
          <w:sz w:val="19"/>
          <w:szCs w:val="19"/>
        </w:rPr>
        <w:t>'bsimple'</w:t>
      </w:r>
      <w:r w:rsidRPr="00C23D46">
        <w:rPr>
          <w:rFonts w:cstheme="minorHAnsi"/>
          <w:color w:val="000000"/>
          <w:sz w:val="19"/>
          <w:szCs w:val="19"/>
        </w:rPr>
        <w:t xml:space="preserve"> ),</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'id'</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'b_c_s2'</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'class'</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'bottom_center_sidebar'</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'before_widget'</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'&lt;div id="bottom-center-sidebar"&gt;'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'after_widget'</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'&lt;/div&gt;'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'before_title'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'&lt;h2 class="widgettitle"&gt;'</w:t>
      </w:r>
      <w:r w:rsidRPr="00C23D46">
        <w:rPr>
          <w:rFonts w:cstheme="minorHAnsi"/>
          <w:color w:val="000000"/>
          <w:sz w:val="19"/>
          <w:szCs w:val="19"/>
        </w:rPr>
        <w:t>,</w:t>
      </w:r>
    </w:p>
    <w:p w:rsidR="00C23D46" w:rsidRPr="00C23D46" w:rsidRDefault="00C23D46" w:rsidP="00F76F08">
      <w:pPr>
        <w:tabs>
          <w:tab w:val="left" w:pos="2160"/>
          <w:tab w:val="left" w:pos="2610"/>
        </w:tabs>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r w:rsidRPr="00C23D46">
        <w:rPr>
          <w:rFonts w:cstheme="minorHAnsi"/>
          <w:color w:val="A31515"/>
          <w:sz w:val="19"/>
          <w:szCs w:val="19"/>
        </w:rPr>
        <w:t>'after_title'</w:t>
      </w:r>
      <w:r w:rsidRPr="00C23D46">
        <w:rPr>
          <w:rFonts w:cstheme="minorHAnsi"/>
          <w:color w:val="000000"/>
          <w:sz w:val="19"/>
          <w:szCs w:val="19"/>
        </w:rPr>
        <w:t xml:space="preserve">   </w:t>
      </w:r>
      <w:r w:rsidR="00F76F08">
        <w:rPr>
          <w:rFonts w:cstheme="minorHAnsi"/>
          <w:color w:val="000000"/>
          <w:sz w:val="19"/>
          <w:szCs w:val="19"/>
        </w:rPr>
        <w:tab/>
      </w:r>
      <w:r w:rsidRPr="00C23D46">
        <w:rPr>
          <w:rFonts w:cstheme="minorHAnsi"/>
          <w:color w:val="000000"/>
          <w:sz w:val="19"/>
          <w:szCs w:val="19"/>
        </w:rPr>
        <w:t xml:space="preserve">=&gt; </w:t>
      </w:r>
      <w:r w:rsidR="00F76F08">
        <w:rPr>
          <w:rFonts w:cstheme="minorHAnsi"/>
          <w:color w:val="000000"/>
          <w:sz w:val="19"/>
          <w:szCs w:val="19"/>
        </w:rPr>
        <w:tab/>
      </w:r>
      <w:r w:rsidRPr="00C23D46">
        <w:rPr>
          <w:rFonts w:cstheme="minorHAnsi"/>
          <w:color w:val="A31515"/>
          <w:sz w:val="19"/>
          <w:szCs w:val="19"/>
        </w:rPr>
        <w:t>'&lt;/h2&gt;'</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    register_sidebar(</w:t>
      </w:r>
      <w:r w:rsidRPr="00C23D46">
        <w:rPr>
          <w:rFonts w:cstheme="minorHAnsi"/>
          <w:color w:val="008B8B"/>
          <w:sz w:val="19"/>
          <w:szCs w:val="19"/>
        </w:rPr>
        <w:t>$args</w:t>
      </w: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0000"/>
          <w:sz w:val="19"/>
          <w:szCs w:val="19"/>
        </w:rPr>
        <w:t xml:space="preserve">add_action( </w:t>
      </w:r>
      <w:r w:rsidRPr="00C23D46">
        <w:rPr>
          <w:rFonts w:cstheme="minorHAnsi"/>
          <w:color w:val="A31515"/>
          <w:sz w:val="19"/>
          <w:szCs w:val="19"/>
        </w:rPr>
        <w:t>'widgets_init'</w:t>
      </w:r>
      <w:r w:rsidRPr="00C23D46">
        <w:rPr>
          <w:rFonts w:cstheme="minorHAnsi"/>
          <w:color w:val="000000"/>
          <w:sz w:val="19"/>
          <w:szCs w:val="19"/>
        </w:rPr>
        <w:t xml:space="preserve">, </w:t>
      </w:r>
      <w:r w:rsidRPr="00C23D46">
        <w:rPr>
          <w:rFonts w:cstheme="minorHAnsi"/>
          <w:color w:val="A31515"/>
          <w:sz w:val="19"/>
          <w:szCs w:val="19"/>
        </w:rPr>
        <w:t>'sidebar_register'</w:t>
      </w:r>
      <w:r w:rsidRPr="00C23D46">
        <w:rPr>
          <w:rFonts w:cstheme="minorHAnsi"/>
          <w:color w:val="000000"/>
          <w:sz w:val="19"/>
          <w:szCs w:val="19"/>
        </w:rPr>
        <w:t xml:space="preserve"> );</w:t>
      </w:r>
    </w:p>
    <w:p w:rsidR="00C23D46" w:rsidRPr="00C23D46" w:rsidRDefault="00C23D46" w:rsidP="00C23D46">
      <w:pPr>
        <w:autoSpaceDE w:val="0"/>
        <w:autoSpaceDN w:val="0"/>
        <w:adjustRightInd w:val="0"/>
        <w:spacing w:after="0" w:line="240" w:lineRule="auto"/>
        <w:rPr>
          <w:rFonts w:cstheme="minorHAnsi"/>
          <w:color w:val="008000"/>
          <w:sz w:val="19"/>
          <w:szCs w:val="19"/>
        </w:rPr>
      </w:pPr>
      <w:r w:rsidRPr="00C23D46">
        <w:rPr>
          <w:rFonts w:cstheme="minorHAnsi"/>
          <w:color w:val="008000"/>
          <w:sz w:val="19"/>
          <w:szCs w:val="19"/>
        </w:rPr>
        <w:t>/*=================================================</w:t>
      </w:r>
    </w:p>
    <w:p w:rsidR="00C23D46" w:rsidRPr="00C23D46" w:rsidRDefault="00C23D46" w:rsidP="00C23D46">
      <w:pPr>
        <w:autoSpaceDE w:val="0"/>
        <w:autoSpaceDN w:val="0"/>
        <w:adjustRightInd w:val="0"/>
        <w:spacing w:after="0" w:line="240" w:lineRule="auto"/>
        <w:rPr>
          <w:rFonts w:cstheme="minorHAnsi"/>
          <w:color w:val="000000"/>
          <w:sz w:val="19"/>
          <w:szCs w:val="19"/>
        </w:rPr>
      </w:pPr>
      <w:r w:rsidRPr="00C23D46">
        <w:rPr>
          <w:rFonts w:cstheme="minorHAnsi"/>
          <w:color w:val="008000"/>
          <w:sz w:val="19"/>
          <w:szCs w:val="19"/>
        </w:rPr>
        <w:t>/*@Register Custom Sidebars*/</w:t>
      </w:r>
    </w:p>
    <w:p w:rsidR="00362643" w:rsidRPr="00C23D46" w:rsidRDefault="00C23D46" w:rsidP="00C23D46">
      <w:pPr>
        <w:spacing w:after="0"/>
        <w:rPr>
          <w:rFonts w:cstheme="minorHAnsi"/>
          <w:sz w:val="19"/>
          <w:szCs w:val="19"/>
        </w:rPr>
      </w:pPr>
      <w:r w:rsidRPr="00C23D46">
        <w:rPr>
          <w:rFonts w:cstheme="minorHAnsi"/>
          <w:color w:val="008000"/>
          <w:sz w:val="19"/>
          <w:szCs w:val="19"/>
        </w:rPr>
        <w:t>/*=================================================*/</w:t>
      </w:r>
    </w:p>
    <w:p w:rsidR="00E15D2C" w:rsidRPr="00C23D46" w:rsidRDefault="00E15D2C" w:rsidP="001C3C5D">
      <w:pPr>
        <w:spacing w:after="0"/>
        <w:rPr>
          <w:rFonts w:cstheme="minorHAnsi"/>
          <w:sz w:val="19"/>
          <w:szCs w:val="19"/>
        </w:rPr>
      </w:pPr>
    </w:p>
    <w:p w:rsidR="00E15D2C" w:rsidRPr="00C23D46" w:rsidRDefault="00E15D2C" w:rsidP="00E15D2C">
      <w:pPr>
        <w:rPr>
          <w:rFonts w:cstheme="minorHAnsi"/>
          <w:sz w:val="19"/>
          <w:szCs w:val="19"/>
        </w:rPr>
      </w:pPr>
    </w:p>
    <w:tbl>
      <w:tblPr>
        <w:tblW w:w="5360" w:type="dxa"/>
        <w:tblCellSpacing w:w="15" w:type="dxa"/>
        <w:shd w:val="clear" w:color="auto" w:fill="FFFFFF"/>
        <w:tblCellMar>
          <w:top w:w="15" w:type="dxa"/>
          <w:left w:w="15" w:type="dxa"/>
          <w:bottom w:w="15" w:type="dxa"/>
          <w:right w:w="15" w:type="dxa"/>
        </w:tblCellMar>
        <w:tblLook w:val="04A0"/>
      </w:tblPr>
      <w:tblGrid>
        <w:gridCol w:w="3841"/>
        <w:gridCol w:w="1519"/>
      </w:tblGrid>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0" w:history="1">
              <w:r w:rsidR="00A30C2F" w:rsidRPr="00D20FE6">
                <w:rPr>
                  <w:rFonts w:eastAsia="Times New Roman" w:cstheme="minorHAnsi"/>
                  <w:color w:val="0000FF"/>
                  <w:sz w:val="20"/>
                  <w:szCs w:val="20"/>
                </w:rPr>
                <w:t>registered_post_type</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1" w:history="1">
              <w:r w:rsidR="00A30C2F" w:rsidRPr="00D20FE6">
                <w:rPr>
                  <w:rFonts w:eastAsia="Times New Roman" w:cstheme="minorHAnsi"/>
                  <w:color w:val="0000FF"/>
                  <w:sz w:val="20"/>
                  <w:szCs w:val="20"/>
                </w:rPr>
                <w:t>registered_taxonomy</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2" w:history="1">
              <w:r w:rsidR="00A30C2F" w:rsidRPr="00D20FE6">
                <w:rPr>
                  <w:rFonts w:eastAsia="Times New Roman" w:cstheme="minorHAnsi"/>
                  <w:color w:val="0000FF"/>
                  <w:sz w:val="20"/>
                  <w:szCs w:val="20"/>
                </w:rPr>
                <w:t>registered_taxonomy_for_object_type</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3" w:history="1">
              <w:r w:rsidR="00A30C2F" w:rsidRPr="00D20FE6">
                <w:rPr>
                  <w:rFonts w:eastAsia="Times New Roman" w:cstheme="minorHAnsi"/>
                  <w:color w:val="0000FF"/>
                  <w:sz w:val="20"/>
                  <w:szCs w:val="20"/>
                </w:rPr>
                <w:t>register_form</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4" w:history="1">
              <w:r w:rsidR="00A30C2F" w:rsidRPr="00D20FE6">
                <w:rPr>
                  <w:rFonts w:eastAsia="Times New Roman" w:cstheme="minorHAnsi"/>
                  <w:color w:val="0000FF"/>
                  <w:sz w:val="20"/>
                  <w:szCs w:val="20"/>
                </w:rPr>
                <w:t>register_meta_args</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5" w:history="1">
              <w:r w:rsidR="00A30C2F" w:rsidRPr="00D20FE6">
                <w:rPr>
                  <w:rFonts w:eastAsia="Times New Roman" w:cstheme="minorHAnsi"/>
                  <w:color w:val="0000FF"/>
                  <w:sz w:val="20"/>
                  <w:szCs w:val="20"/>
                </w:rPr>
                <w:t>register_new_user</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6" w:history="1">
              <w:r w:rsidR="00A30C2F" w:rsidRPr="00D20FE6">
                <w:rPr>
                  <w:rFonts w:eastAsia="Times New Roman" w:cstheme="minorHAnsi"/>
                  <w:color w:val="0000FF"/>
                  <w:sz w:val="20"/>
                  <w:szCs w:val="20"/>
                </w:rPr>
                <w:t>register_post</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7" w:history="1">
              <w:r w:rsidR="00A30C2F" w:rsidRPr="00D20FE6">
                <w:rPr>
                  <w:rFonts w:eastAsia="Times New Roman" w:cstheme="minorHAnsi"/>
                  <w:color w:val="0000FF"/>
                  <w:sz w:val="20"/>
                  <w:szCs w:val="20"/>
                </w:rPr>
                <w:t>register_post_type_args</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8" w:history="1">
              <w:r w:rsidR="00A30C2F" w:rsidRPr="00D20FE6">
                <w:rPr>
                  <w:rFonts w:eastAsia="Times New Roman" w:cstheme="minorHAnsi"/>
                  <w:color w:val="0000FF"/>
                  <w:sz w:val="20"/>
                  <w:szCs w:val="20"/>
                </w:rPr>
                <w:t>register_setting_args</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29" w:history="1">
              <w:r w:rsidR="00A30C2F" w:rsidRPr="00D20FE6">
                <w:rPr>
                  <w:rFonts w:eastAsia="Times New Roman" w:cstheme="minorHAnsi"/>
                  <w:color w:val="0000FF"/>
                  <w:sz w:val="20"/>
                  <w:szCs w:val="20"/>
                </w:rPr>
                <w:t>register_sidebar</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action</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30" w:history="1">
              <w:r w:rsidR="00A30C2F" w:rsidRPr="00D20FE6">
                <w:rPr>
                  <w:rFonts w:eastAsia="Times New Roman" w:cstheme="minorHAnsi"/>
                  <w:color w:val="0000FF"/>
                  <w:sz w:val="20"/>
                  <w:szCs w:val="20"/>
                </w:rPr>
                <w:t>register_taxonomy_args</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31" w:history="1">
              <w:r w:rsidR="00A30C2F" w:rsidRPr="00D20FE6">
                <w:rPr>
                  <w:rFonts w:eastAsia="Times New Roman" w:cstheme="minorHAnsi"/>
                  <w:color w:val="0000FF"/>
                  <w:sz w:val="20"/>
                  <w:szCs w:val="20"/>
                </w:rPr>
                <w:t>register_url</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FFFFFF"/>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32" w:history="1">
              <w:r w:rsidR="00A30C2F" w:rsidRPr="00D20FE6">
                <w:rPr>
                  <w:rFonts w:eastAsia="Times New Roman" w:cstheme="minorHAnsi"/>
                  <w:color w:val="0000FF"/>
                  <w:sz w:val="20"/>
                  <w:szCs w:val="20"/>
                </w:rPr>
                <w:t>registration_errors</w:t>
              </w:r>
            </w:hyperlink>
          </w:p>
        </w:tc>
        <w:tc>
          <w:tcPr>
            <w:tcW w:w="0" w:type="auto"/>
            <w:shd w:val="clear" w:color="auto" w:fill="FFFFFF"/>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r w:rsidR="00A30C2F" w:rsidRPr="00D20FE6" w:rsidTr="00571C6E">
        <w:trPr>
          <w:tblCellSpacing w:w="15" w:type="dxa"/>
        </w:trPr>
        <w:tc>
          <w:tcPr>
            <w:tcW w:w="3796" w:type="dxa"/>
            <w:shd w:val="clear" w:color="auto" w:fill="EEEEDD"/>
            <w:tcMar>
              <w:top w:w="48" w:type="dxa"/>
              <w:left w:w="240" w:type="dxa"/>
              <w:bottom w:w="48" w:type="dxa"/>
              <w:right w:w="240" w:type="dxa"/>
            </w:tcMar>
            <w:hideMark/>
          </w:tcPr>
          <w:p w:rsidR="00A30C2F" w:rsidRPr="00D20FE6" w:rsidRDefault="00012147" w:rsidP="00571C6E">
            <w:pPr>
              <w:spacing w:after="0" w:line="240" w:lineRule="auto"/>
              <w:rPr>
                <w:rFonts w:eastAsia="Times New Roman" w:cstheme="minorHAnsi"/>
                <w:color w:val="000000"/>
                <w:sz w:val="20"/>
                <w:szCs w:val="20"/>
              </w:rPr>
            </w:pPr>
            <w:hyperlink r:id="rId33" w:history="1">
              <w:r w:rsidR="00A30C2F" w:rsidRPr="00D20FE6">
                <w:rPr>
                  <w:rFonts w:eastAsia="Times New Roman" w:cstheme="minorHAnsi"/>
                  <w:color w:val="0000FF"/>
                  <w:sz w:val="20"/>
                  <w:szCs w:val="20"/>
                </w:rPr>
                <w:t>registration_redirect</w:t>
              </w:r>
            </w:hyperlink>
          </w:p>
        </w:tc>
        <w:tc>
          <w:tcPr>
            <w:tcW w:w="0" w:type="auto"/>
            <w:shd w:val="clear" w:color="auto" w:fill="EEEEDD"/>
            <w:tcMar>
              <w:top w:w="48" w:type="dxa"/>
              <w:left w:w="240" w:type="dxa"/>
              <w:bottom w:w="48" w:type="dxa"/>
              <w:right w:w="240" w:type="dxa"/>
            </w:tcMar>
            <w:hideMark/>
          </w:tcPr>
          <w:p w:rsidR="00A30C2F" w:rsidRPr="00D20FE6" w:rsidRDefault="00A30C2F" w:rsidP="00571C6E">
            <w:pPr>
              <w:spacing w:after="0" w:line="240" w:lineRule="auto"/>
              <w:rPr>
                <w:rFonts w:eastAsia="Times New Roman" w:cstheme="minorHAnsi"/>
                <w:color w:val="000000"/>
                <w:sz w:val="20"/>
                <w:szCs w:val="20"/>
              </w:rPr>
            </w:pPr>
            <w:r w:rsidRPr="00D20FE6">
              <w:rPr>
                <w:rFonts w:eastAsia="Times New Roman" w:cstheme="minorHAnsi"/>
                <w:color w:val="000000"/>
                <w:sz w:val="20"/>
                <w:szCs w:val="20"/>
              </w:rPr>
              <w:t>filter</w:t>
            </w:r>
          </w:p>
        </w:tc>
      </w:tr>
    </w:tbl>
    <w:p w:rsidR="00E15D2C" w:rsidRPr="00C23D46" w:rsidRDefault="00E15D2C" w:rsidP="00E15D2C">
      <w:pPr>
        <w:rPr>
          <w:rFonts w:cstheme="minorHAnsi"/>
          <w:sz w:val="19"/>
          <w:szCs w:val="19"/>
        </w:rPr>
      </w:pPr>
    </w:p>
    <w:p w:rsidR="00262DF1" w:rsidRDefault="00262DF1" w:rsidP="00D7769A">
      <w:pPr>
        <w:rPr>
          <w:rFonts w:cstheme="minorHAnsi"/>
          <w:sz w:val="19"/>
          <w:szCs w:val="19"/>
        </w:rPr>
      </w:pPr>
      <w:r>
        <w:rPr>
          <w:rFonts w:cstheme="minorHAnsi"/>
          <w:sz w:val="19"/>
          <w:szCs w:val="19"/>
        </w:rPr>
        <w:br w:type="page"/>
      </w:r>
    </w:p>
    <w:p w:rsidR="00262DF1" w:rsidRPr="00E23DDC" w:rsidRDefault="00012147" w:rsidP="00262DF1">
      <w:pPr>
        <w:autoSpaceDE w:val="0"/>
        <w:autoSpaceDN w:val="0"/>
        <w:adjustRightInd w:val="0"/>
        <w:spacing w:after="0" w:line="288" w:lineRule="auto"/>
        <w:contextualSpacing/>
        <w:rPr>
          <w:rFonts w:cstheme="minorHAnsi"/>
          <w:sz w:val="20"/>
          <w:szCs w:val="20"/>
        </w:rPr>
      </w:pPr>
      <w:hyperlink r:id="rId34" w:history="1">
        <w:r w:rsidR="00262DF1" w:rsidRPr="00E23DDC">
          <w:rPr>
            <w:rFonts w:cstheme="minorHAnsi"/>
            <w:sz w:val="20"/>
            <w:szCs w:val="20"/>
          </w:rPr>
          <w:t>https://gist.github.com/mahisalman/111eb23fef027b1b048b</w:t>
        </w:r>
      </w:hyperlink>
    </w:p>
    <w:p w:rsidR="00262DF1" w:rsidRPr="00E23DDC" w:rsidRDefault="00262DF1" w:rsidP="00262DF1">
      <w:pPr>
        <w:autoSpaceDE w:val="0"/>
        <w:autoSpaceDN w:val="0"/>
        <w:adjustRightInd w:val="0"/>
        <w:spacing w:after="0" w:line="288" w:lineRule="auto"/>
        <w:contextualSpacing/>
        <w:rPr>
          <w:rFonts w:cstheme="minorHAnsi"/>
          <w:b/>
          <w:color w:val="006400"/>
          <w:sz w:val="20"/>
          <w:szCs w:val="20"/>
        </w:rPr>
      </w:pPr>
    </w:p>
    <w:p w:rsidR="00262DF1" w:rsidRPr="00E10D69" w:rsidRDefault="00262DF1" w:rsidP="00262DF1">
      <w:pPr>
        <w:autoSpaceDE w:val="0"/>
        <w:autoSpaceDN w:val="0"/>
        <w:adjustRightInd w:val="0"/>
        <w:spacing w:after="0" w:line="288" w:lineRule="auto"/>
        <w:contextualSpacing/>
        <w:jc w:val="center"/>
        <w:rPr>
          <w:rFonts w:cstheme="minorHAnsi"/>
          <w:b/>
          <w:color w:val="006400"/>
          <w:sz w:val="18"/>
          <w:szCs w:val="20"/>
        </w:rPr>
      </w:pPr>
      <w:r w:rsidRPr="00E10D69">
        <w:rPr>
          <w:rFonts w:cstheme="minorHAnsi"/>
          <w:b/>
          <w:color w:val="006400"/>
          <w:sz w:val="18"/>
          <w:szCs w:val="20"/>
        </w:rPr>
        <w:t>&lt;!--    Wordpress Theme Development CheatSheet...--&gt;</w:t>
      </w:r>
    </w:p>
    <w:p w:rsidR="00262DF1" w:rsidRPr="00E10D69" w:rsidRDefault="00262DF1" w:rsidP="00262DF1">
      <w:pPr>
        <w:autoSpaceDE w:val="0"/>
        <w:autoSpaceDN w:val="0"/>
        <w:adjustRightInd w:val="0"/>
        <w:spacing w:after="0" w:line="288" w:lineRule="auto"/>
        <w:contextualSpacing/>
        <w:jc w:val="center"/>
        <w:rPr>
          <w:rFonts w:cstheme="minorHAnsi"/>
          <w:b/>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 ---- For Making Language Dynamic.--&gt;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language_attributes();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&lt;!--2. ---- For Making Character Ser Dynamic.--&gt;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bloginfo( </w:t>
      </w:r>
      <w:r w:rsidRPr="00E10D69">
        <w:rPr>
          <w:rFonts w:cstheme="minorHAnsi"/>
          <w:color w:val="A31515"/>
          <w:sz w:val="18"/>
          <w:szCs w:val="20"/>
        </w:rPr>
        <w:t>'charset'</w:t>
      </w:r>
      <w:r w:rsidRPr="00E10D69">
        <w:rPr>
          <w:rFonts w:cstheme="minorHAnsi"/>
          <w:color w:val="000000"/>
          <w:sz w:val="18"/>
          <w:szCs w:val="20"/>
        </w:rPr>
        <w:t xml:space="preserve"> );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&lt;!--3. ----- For Dynamic Title, set by user.--&gt;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title</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wp_title( </w:t>
      </w:r>
      <w:r w:rsidRPr="00E10D69">
        <w:rPr>
          <w:rFonts w:cstheme="minorHAnsi"/>
          <w:color w:val="A31515"/>
          <w:sz w:val="18"/>
          <w:szCs w:val="20"/>
        </w:rPr>
        <w:t>'|'</w:t>
      </w:r>
      <w:r w:rsidRPr="00E10D69">
        <w:rPr>
          <w:rFonts w:cstheme="minorHAnsi"/>
          <w:color w:val="000000"/>
          <w:sz w:val="18"/>
          <w:szCs w:val="20"/>
        </w:rPr>
        <w:t xml:space="preserve">, </w:t>
      </w:r>
      <w:r w:rsidRPr="00E10D69">
        <w:rPr>
          <w:rFonts w:cstheme="minorHAnsi"/>
          <w:color w:val="0000FF"/>
          <w:sz w:val="18"/>
          <w:szCs w:val="20"/>
        </w:rPr>
        <w:t>true</w:t>
      </w:r>
      <w:r w:rsidRPr="00E10D69">
        <w:rPr>
          <w:rFonts w:cstheme="minorHAnsi"/>
          <w:color w:val="000000"/>
          <w:sz w:val="18"/>
          <w:szCs w:val="20"/>
        </w:rPr>
        <w:t xml:space="preserve">, </w:t>
      </w:r>
      <w:r w:rsidRPr="00E10D69">
        <w:rPr>
          <w:rFonts w:cstheme="minorHAnsi"/>
          <w:color w:val="A31515"/>
          <w:sz w:val="18"/>
          <w:szCs w:val="20"/>
        </w:rPr>
        <w:t>'right'</w:t>
      </w:r>
      <w:r w:rsidRPr="00E10D69">
        <w:rPr>
          <w:rFonts w:cstheme="minorHAnsi"/>
          <w:color w:val="000000"/>
          <w:sz w:val="18"/>
          <w:szCs w:val="20"/>
        </w:rPr>
        <w:t xml:space="preserve"> );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title</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&lt;!--4.  ---- For Adding Functions.php file adn add css and js files.--&gt;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wp_head();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&lt;!-- 5.   ---- For Adding Functions.php file adn add css and js files.--&gt;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wp_Footer();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&lt;!--6.  ---- Function Structure.--&gt;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function</w:t>
      </w:r>
      <w:r w:rsidRPr="00E10D69">
        <w:rPr>
          <w:rFonts w:cstheme="minorHAnsi"/>
          <w:color w:val="000000"/>
          <w:sz w:val="18"/>
          <w:szCs w:val="20"/>
        </w:rPr>
        <w:t xml:space="preserve"> MY_FUNCTION_NAME (){}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add_ACTION(</w:t>
      </w:r>
      <w:r w:rsidRPr="00E10D69">
        <w:rPr>
          <w:rFonts w:cstheme="minorHAnsi"/>
          <w:color w:val="A31515"/>
          <w:sz w:val="18"/>
          <w:szCs w:val="20"/>
        </w:rPr>
        <w:t>''</w:t>
      </w:r>
      <w:r w:rsidRPr="00E10D69">
        <w:rPr>
          <w:rFonts w:cstheme="minorHAnsi"/>
          <w:color w:val="000000"/>
          <w:sz w:val="18"/>
          <w:szCs w:val="20"/>
        </w:rPr>
        <w:t>,</w:t>
      </w:r>
      <w:r w:rsidRPr="00E10D69">
        <w:rPr>
          <w:rFonts w:cstheme="minorHAnsi"/>
          <w:color w:val="A31515"/>
          <w:sz w:val="18"/>
          <w:szCs w:val="20"/>
        </w:rPr>
        <w:t>'MY_FUNCTION_NAME'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&lt;!--7.  ---- for making Style Sheet Dynamic.--&gt;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wp_register_style(</w:t>
      </w:r>
      <w:r w:rsidRPr="00E10D69">
        <w:rPr>
          <w:rFonts w:cstheme="minorHAnsi"/>
          <w:color w:val="A31515"/>
          <w:sz w:val="18"/>
          <w:szCs w:val="20"/>
        </w:rPr>
        <w:t>'bootstrap_min'</w:t>
      </w:r>
      <w:r w:rsidRPr="00E10D69">
        <w:rPr>
          <w:rFonts w:cstheme="minorHAnsi"/>
          <w:color w:val="000000"/>
          <w:sz w:val="18"/>
          <w:szCs w:val="20"/>
        </w:rPr>
        <w:t>,get_template_directory_uri().</w:t>
      </w:r>
      <w:r w:rsidRPr="00E10D69">
        <w:rPr>
          <w:rFonts w:cstheme="minorHAnsi"/>
          <w:color w:val="A31515"/>
          <w:sz w:val="18"/>
          <w:szCs w:val="20"/>
        </w:rPr>
        <w:t>'/css/bootstrap.min.css'</w:t>
      </w:r>
      <w:r w:rsidRPr="00E10D69">
        <w:rPr>
          <w:rFonts w:cstheme="minorHAnsi"/>
          <w:color w:val="000000"/>
          <w:sz w:val="18"/>
          <w:szCs w:val="20"/>
        </w:rPr>
        <w:t>,</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'3.1.1'</w:t>
      </w:r>
      <w:r w:rsidRPr="00E10D69">
        <w:rPr>
          <w:rFonts w:cstheme="minorHAnsi"/>
          <w:color w:val="000000"/>
          <w:sz w:val="18"/>
          <w:szCs w:val="20"/>
        </w:rPr>
        <w:t>,</w:t>
      </w:r>
      <w:r w:rsidRPr="00E10D69">
        <w:rPr>
          <w:rFonts w:cstheme="minorHAnsi"/>
          <w:color w:val="A31515"/>
          <w:sz w:val="18"/>
          <w:szCs w:val="20"/>
        </w:rPr>
        <w:t>'all'</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wp_enqueue_style(</w:t>
      </w:r>
      <w:r w:rsidRPr="00E10D69">
        <w:rPr>
          <w:rFonts w:cstheme="minorHAnsi"/>
          <w:color w:val="A31515"/>
          <w:sz w:val="18"/>
          <w:szCs w:val="20"/>
        </w:rPr>
        <w:t>'bootstrap_min'</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add_action(</w:t>
      </w:r>
      <w:r w:rsidRPr="00E10D69">
        <w:rPr>
          <w:rFonts w:cstheme="minorHAnsi"/>
          <w:color w:val="A31515"/>
          <w:sz w:val="18"/>
          <w:szCs w:val="20"/>
        </w:rPr>
        <w:t>'wp_enqueue_scripts'</w:t>
      </w:r>
      <w:r w:rsidRPr="00E10D69">
        <w:rPr>
          <w:rFonts w:cstheme="minorHAnsi"/>
          <w:color w:val="000000"/>
          <w:sz w:val="18"/>
          <w:szCs w:val="20"/>
        </w:rPr>
        <w:t>,</w:t>
      </w:r>
      <w:r w:rsidRPr="00E10D69">
        <w:rPr>
          <w:rFonts w:cstheme="minorHAnsi"/>
          <w:color w:val="A31515"/>
          <w:sz w:val="18"/>
          <w:szCs w:val="20"/>
        </w:rPr>
        <w:t>'shuffle_theme_files'</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&lt;!-- 8.  HAve to call for get the default jquery file.--&gt;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wp_enqueue_script(</w:t>
      </w:r>
      <w:r w:rsidRPr="00E10D69">
        <w:rPr>
          <w:rFonts w:cstheme="minorHAnsi"/>
          <w:color w:val="A31515"/>
          <w:sz w:val="18"/>
          <w:szCs w:val="20"/>
        </w:rPr>
        <w:t>'jquery'</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&lt;!--9.  ---- for making JS file Dynamic.--&gt;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wp_enqueue_script(</w:t>
      </w:r>
      <w:r w:rsidRPr="00E10D69">
        <w:rPr>
          <w:rFonts w:cstheme="minorHAnsi"/>
          <w:color w:val="A31515"/>
          <w:sz w:val="18"/>
          <w:szCs w:val="20"/>
        </w:rPr>
        <w:t>'jquery.min'</w:t>
      </w:r>
      <w:r w:rsidRPr="00E10D69">
        <w:rPr>
          <w:rFonts w:cstheme="minorHAnsi"/>
          <w:color w:val="000000"/>
          <w:sz w:val="18"/>
          <w:szCs w:val="20"/>
        </w:rPr>
        <w:t>,get_template_directory_uri().</w:t>
      </w:r>
      <w:r w:rsidRPr="00E10D69">
        <w:rPr>
          <w:rFonts w:cstheme="minorHAnsi"/>
          <w:color w:val="A31515"/>
          <w:sz w:val="18"/>
          <w:szCs w:val="20"/>
        </w:rPr>
        <w:t>'/js/jquery.min.js'</w:t>
      </w:r>
      <w:r w:rsidRPr="00E10D69">
        <w:rPr>
          <w:rFonts w:cstheme="minorHAnsi"/>
          <w:color w:val="000000"/>
          <w:sz w:val="18"/>
          <w:szCs w:val="20"/>
        </w:rPr>
        <w:t>,</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'jquery'</w:t>
      </w:r>
      <w:r w:rsidRPr="00E10D69">
        <w:rPr>
          <w:rFonts w:cstheme="minorHAnsi"/>
          <w:color w:val="000000"/>
          <w:sz w:val="18"/>
          <w:szCs w:val="20"/>
        </w:rPr>
        <w:t>),</w:t>
      </w:r>
      <w:r w:rsidRPr="00E10D69">
        <w:rPr>
          <w:rFonts w:cstheme="minorHAnsi"/>
          <w:color w:val="A31515"/>
          <w:sz w:val="18"/>
          <w:szCs w:val="20"/>
        </w:rPr>
        <w:t>'1.10.2'</w:t>
      </w:r>
      <w:r w:rsidRPr="00E10D69">
        <w:rPr>
          <w:rFonts w:cstheme="minorHAnsi"/>
          <w:color w:val="000000"/>
          <w:sz w:val="18"/>
          <w:szCs w:val="20"/>
        </w:rPr>
        <w:t>,</w:t>
      </w:r>
      <w:r w:rsidRPr="00E10D69">
        <w:rPr>
          <w:rFonts w:cstheme="minorHAnsi"/>
          <w:color w:val="0000FF"/>
          <w:sz w:val="18"/>
          <w:szCs w:val="20"/>
        </w:rPr>
        <w:t>true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add_action(</w:t>
      </w:r>
      <w:r w:rsidRPr="00E10D69">
        <w:rPr>
          <w:rFonts w:cstheme="minorHAnsi"/>
          <w:color w:val="A31515"/>
          <w:sz w:val="18"/>
          <w:szCs w:val="20"/>
        </w:rPr>
        <w:t>'wp_enqueue_scripts'</w:t>
      </w:r>
      <w:r w:rsidRPr="00E10D69">
        <w:rPr>
          <w:rFonts w:cstheme="minorHAnsi"/>
          <w:color w:val="000000"/>
          <w:sz w:val="18"/>
          <w:szCs w:val="20"/>
        </w:rPr>
        <w:t>,</w:t>
      </w:r>
      <w:r w:rsidRPr="00E10D69">
        <w:rPr>
          <w:rFonts w:cstheme="minorHAnsi"/>
          <w:color w:val="A31515"/>
          <w:sz w:val="18"/>
          <w:szCs w:val="20"/>
        </w:rPr>
        <w:t>'shuffle_theme_files'</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&lt;!--10. ---- For Making Conditional Linking of CSS or JS file.--&gt;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highlight w:val="yellow"/>
        </w:rPr>
      </w:pPr>
      <w:r w:rsidRPr="00E10D69">
        <w:rPr>
          <w:rFonts w:cstheme="minorHAnsi"/>
          <w:color w:val="000000"/>
          <w:sz w:val="18"/>
          <w:szCs w:val="20"/>
        </w:rPr>
        <w:t>[</w:t>
      </w:r>
      <w:r w:rsidRPr="00E10D69">
        <w:rPr>
          <w:rFonts w:cstheme="minorHAnsi"/>
          <w:color w:val="000000"/>
          <w:sz w:val="18"/>
          <w:szCs w:val="20"/>
          <w:highlight w:val="yellow"/>
        </w:rPr>
        <w:t>&lt;?php</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global</w:t>
      </w:r>
      <w:r w:rsidRPr="00E10D69">
        <w:rPr>
          <w:rFonts w:cstheme="minorHAnsi"/>
          <w:color w:val="000000"/>
          <w:sz w:val="18"/>
          <w:szCs w:val="20"/>
        </w:rPr>
        <w:t xml:space="preserve"> </w:t>
      </w:r>
      <w:r w:rsidRPr="00E10D69">
        <w:rPr>
          <w:rFonts w:cstheme="minorHAnsi"/>
          <w:color w:val="008B8B"/>
          <w:sz w:val="18"/>
          <w:szCs w:val="20"/>
        </w:rPr>
        <w:t>$wp_styles</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wp_enqueue_style(</w:t>
      </w:r>
      <w:r w:rsidRPr="00E10D69">
        <w:rPr>
          <w:rFonts w:cstheme="minorHAnsi"/>
          <w:color w:val="A31515"/>
          <w:sz w:val="18"/>
          <w:szCs w:val="20"/>
        </w:rPr>
        <w:t>'font_awesome'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$wp_styles</w:t>
      </w:r>
      <w:r w:rsidRPr="00E10D69">
        <w:rPr>
          <w:rFonts w:cstheme="minorHAnsi"/>
          <w:color w:val="000000"/>
          <w:sz w:val="18"/>
          <w:szCs w:val="20"/>
        </w:rPr>
        <w:t xml:space="preserve">-&gt;add_data( </w:t>
      </w:r>
      <w:r w:rsidRPr="00E10D69">
        <w:rPr>
          <w:rFonts w:cstheme="minorHAnsi"/>
          <w:color w:val="A31515"/>
          <w:sz w:val="18"/>
          <w:szCs w:val="20"/>
        </w:rPr>
        <w:t>'font_awesome'</w:t>
      </w:r>
      <w:r w:rsidRPr="00E10D69">
        <w:rPr>
          <w:rFonts w:cstheme="minorHAnsi"/>
          <w:color w:val="000000"/>
          <w:sz w:val="18"/>
          <w:szCs w:val="20"/>
        </w:rPr>
        <w:t xml:space="preserve">, </w:t>
      </w:r>
      <w:r w:rsidRPr="00E10D69">
        <w:rPr>
          <w:rFonts w:cstheme="minorHAnsi"/>
          <w:color w:val="A31515"/>
          <w:sz w:val="18"/>
          <w:szCs w:val="20"/>
        </w:rPr>
        <w:t>'conditional'</w:t>
      </w:r>
      <w:r w:rsidRPr="00E10D69">
        <w:rPr>
          <w:rFonts w:cstheme="minorHAnsi"/>
          <w:color w:val="000000"/>
          <w:sz w:val="18"/>
          <w:szCs w:val="20"/>
        </w:rPr>
        <w:t xml:space="preserve">, </w:t>
      </w:r>
      <w:r w:rsidRPr="00E10D69">
        <w:rPr>
          <w:rFonts w:cstheme="minorHAnsi"/>
          <w:color w:val="A31515"/>
          <w:sz w:val="18"/>
          <w:szCs w:val="20"/>
        </w:rPr>
        <w:t>'IE'</w:t>
      </w:r>
      <w:r w:rsidRPr="00E10D69">
        <w:rPr>
          <w:rFonts w:cstheme="minorHAnsi"/>
          <w:color w:val="000000"/>
          <w:sz w:val="18"/>
          <w:szCs w:val="20"/>
        </w:rPr>
        <w:t xml:space="preserve"> ); </w:t>
      </w:r>
      <w:r w:rsidRPr="00E10D69">
        <w:rPr>
          <w:rFonts w:cstheme="minorHAnsi"/>
          <w:color w:val="000000"/>
          <w:sz w:val="18"/>
          <w:szCs w:val="20"/>
          <w:highlight w:val="yellow"/>
        </w:rPr>
        <w:t>?&gt;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6400"/>
          <w:sz w:val="18"/>
          <w:szCs w:val="20"/>
        </w:rPr>
        <w:t>&lt;!--http://css-tricks.com/how-to-create-an-ie-only-stylesheet/ ---- for know more about conditional css.--&gt;</w:t>
      </w:r>
    </w:p>
    <w:p w:rsidR="00262DF1" w:rsidRPr="00E10D69" w:rsidRDefault="00262DF1" w:rsidP="00262DF1">
      <w:pPr>
        <w:autoSpaceDE w:val="0"/>
        <w:autoSpaceDN w:val="0"/>
        <w:adjustRightInd w:val="0"/>
        <w:spacing w:after="0" w:line="288" w:lineRule="auto"/>
        <w:contextualSpacing/>
        <w:rPr>
          <w:rFonts w:cstheme="minorHAnsi"/>
          <w:b/>
          <w:color w:val="0064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&lt;!--11.  ---- Seperate the header part and call from header.php file.--&gt;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get_header();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&lt;!--12.  ---- Seperate the Footer part and call from Footer.php file.--&gt;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get_footer();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64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&lt;!--13.  ---- For adding php files in another php file.--&gt;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include_once</w:t>
      </w:r>
      <w:r w:rsidRPr="00E10D69">
        <w:rPr>
          <w:rFonts w:cstheme="minorHAnsi"/>
          <w:color w:val="000000"/>
          <w:sz w:val="18"/>
          <w:szCs w:val="20"/>
        </w:rPr>
        <w:t>(</w:t>
      </w:r>
      <w:r w:rsidRPr="00E10D69">
        <w:rPr>
          <w:rFonts w:cstheme="minorHAnsi"/>
          <w:color w:val="A31515"/>
          <w:sz w:val="18"/>
          <w:szCs w:val="20"/>
        </w:rPr>
        <w:t>'include/theme-files.php'</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&lt;!--19. ---- For Changing Template &amp; Creating Default Template--&gt;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000"/>
          <w:sz w:val="18"/>
          <w:szCs w:val="20"/>
        </w:rPr>
        <w:t>/*     Template Name: Welcome Template    */</w:t>
      </w:r>
      <w:r w:rsidRPr="00E10D69">
        <w:rPr>
          <w:rFonts w:cstheme="minorHAnsi"/>
          <w:color w:val="000000"/>
          <w:sz w:val="18"/>
          <w:szCs w:val="20"/>
        </w:rPr>
        <w:t xml:space="preserve">    get_header(); </w:t>
      </w:r>
      <w:r w:rsidRPr="00E10D69">
        <w:rPr>
          <w:rFonts w:cstheme="minorHAnsi"/>
          <w:color w:val="000000"/>
          <w:sz w:val="18"/>
          <w:szCs w:val="20"/>
          <w:highlight w:val="yellow"/>
        </w:rPr>
        <w:t>?&gt;</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6400"/>
          <w:sz w:val="18"/>
          <w:szCs w:val="20"/>
        </w:rPr>
      </w:pPr>
    </w:p>
    <w:p w:rsidR="00E10D69" w:rsidRDefault="00E10D69" w:rsidP="00262DF1">
      <w:pPr>
        <w:autoSpaceDE w:val="0"/>
        <w:autoSpaceDN w:val="0"/>
        <w:adjustRightInd w:val="0"/>
        <w:spacing w:after="0" w:line="288" w:lineRule="auto"/>
        <w:contextualSpacing/>
        <w:rPr>
          <w:rFonts w:cstheme="minorHAnsi"/>
          <w:b/>
          <w:color w:val="0064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lastRenderedPageBreak/>
        <w:t>&lt;!--20. ------   PHP if else condition..--&gt;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if</w:t>
      </w:r>
      <w:r w:rsidRPr="00E10D69">
        <w:rPr>
          <w:rFonts w:cstheme="minorHAnsi"/>
          <w:color w:val="000000"/>
          <w:sz w:val="18"/>
          <w:szCs w:val="20"/>
        </w:rPr>
        <w:t xml:space="preserve"> (have_posts()) : </w:t>
      </w:r>
      <w:r w:rsidRPr="00E10D69">
        <w:rPr>
          <w:rFonts w:cstheme="minorHAnsi"/>
          <w:color w:val="0000FF"/>
          <w:sz w:val="18"/>
          <w:szCs w:val="20"/>
        </w:rPr>
        <w:t>while</w:t>
      </w:r>
      <w:r w:rsidRPr="00E10D69">
        <w:rPr>
          <w:rFonts w:cstheme="minorHAnsi"/>
          <w:color w:val="000000"/>
          <w:sz w:val="18"/>
          <w:szCs w:val="20"/>
        </w:rPr>
        <w:t xml:space="preserve"> (have_posts()) : the_post();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the_title();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the_content(</w:t>
      </w:r>
      <w:r w:rsidRPr="00E10D69">
        <w:rPr>
          <w:rFonts w:cstheme="minorHAnsi"/>
          <w:color w:val="A31515"/>
          <w:sz w:val="18"/>
          <w:szCs w:val="20"/>
        </w:rPr>
        <w:t>'&lt;p class="serif"&gt;Read the rest of this page »&lt;/p&gt;'</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endwhile</w:t>
      </w:r>
      <w:r w:rsidRPr="00E10D69">
        <w:rPr>
          <w:rFonts w:cstheme="minorHAnsi"/>
          <w:color w:val="000000"/>
          <w:sz w:val="18"/>
          <w:szCs w:val="20"/>
        </w:rPr>
        <w:t xml:space="preserve">; </w:t>
      </w:r>
      <w:r w:rsidRPr="00E10D69">
        <w:rPr>
          <w:rFonts w:cstheme="minorHAnsi"/>
          <w:color w:val="000000"/>
          <w:sz w:val="18"/>
          <w:szCs w:val="20"/>
          <w:highlight w:val="yellow"/>
        </w:rPr>
        <w:t>?&gt;&lt;?php</w:t>
      </w:r>
      <w:r w:rsidRPr="00E10D69">
        <w:rPr>
          <w:rFonts w:cstheme="minorHAnsi"/>
          <w:color w:val="000000"/>
          <w:sz w:val="18"/>
          <w:szCs w:val="20"/>
        </w:rPr>
        <w:t xml:space="preserve"> </w:t>
      </w:r>
      <w:r w:rsidRPr="00E10D69">
        <w:rPr>
          <w:rFonts w:cstheme="minorHAnsi"/>
          <w:color w:val="0000FF"/>
          <w:sz w:val="18"/>
          <w:szCs w:val="20"/>
        </w:rPr>
        <w:t>else</w:t>
      </w:r>
      <w:r w:rsidRPr="00E10D69">
        <w:rPr>
          <w:rFonts w:cstheme="minorHAnsi"/>
          <w:color w:val="000000"/>
          <w:sz w:val="18"/>
          <w:szCs w:val="20"/>
        </w:rPr>
        <w:t xml:space="preserve"> :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r w:rsidRPr="00E10D69">
        <w:rPr>
          <w:rFonts w:cstheme="minorHAnsi"/>
          <w:color w:val="000000"/>
          <w:sz w:val="18"/>
          <w:szCs w:val="20"/>
        </w:rPr>
        <w:t>404 Not Found!</w:t>
      </w: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endif</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highlight w:val="yellow"/>
        </w:rPr>
      </w:pPr>
      <w:r w:rsidRPr="00E10D69">
        <w:rPr>
          <w:rFonts w:cstheme="minorHAnsi"/>
          <w:b/>
          <w:color w:val="006400"/>
          <w:sz w:val="18"/>
          <w:szCs w:val="20"/>
        </w:rPr>
        <w:t>&lt;!--21. ---- For Adding Slide in Dashboard menu.--&gt;</w:t>
      </w:r>
      <w:r w:rsidRPr="00E10D69">
        <w:rPr>
          <w:rFonts w:cstheme="minorHAnsi"/>
          <w:b/>
          <w:color w:val="000000"/>
          <w:sz w:val="18"/>
          <w:szCs w:val="20"/>
        </w:rPr>
        <w:t xml:space="preserve">    </w:t>
      </w:r>
      <w:r w:rsidRPr="00E10D69">
        <w:rPr>
          <w:rFonts w:cstheme="minorHAnsi"/>
          <w:b/>
          <w:color w:val="000000"/>
          <w:sz w:val="18"/>
          <w:szCs w:val="20"/>
          <w:highlight w:val="yellow"/>
        </w:rPr>
        <w:t>&lt;?php</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function</w:t>
      </w:r>
      <w:r w:rsidRPr="00E10D69">
        <w:rPr>
          <w:rFonts w:cstheme="minorHAnsi"/>
          <w:color w:val="000000"/>
          <w:sz w:val="18"/>
          <w:szCs w:val="20"/>
        </w:rPr>
        <w:t xml:space="preserve"> corlate_theme_custom_posts(){</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register_post_type(</w:t>
      </w:r>
      <w:r w:rsidRPr="00E10D69">
        <w:rPr>
          <w:rFonts w:cstheme="minorHAnsi"/>
          <w:color w:val="A31515"/>
          <w:sz w:val="18"/>
          <w:szCs w:val="20"/>
        </w:rPr>
        <w:t>'slide'</w:t>
      </w:r>
      <w:r w:rsidRPr="00E10D69">
        <w:rPr>
          <w:rFonts w:cstheme="minorHAnsi"/>
          <w:color w:val="000000"/>
          <w:sz w:val="18"/>
          <w:szCs w:val="20"/>
        </w:rPr>
        <w:t>,</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'label'</w:t>
      </w:r>
      <w:r w:rsidRPr="00E10D69">
        <w:rPr>
          <w:rFonts w:cstheme="minorHAnsi"/>
          <w:color w:val="000000"/>
          <w:sz w:val="18"/>
          <w:szCs w:val="20"/>
        </w:rPr>
        <w:t xml:space="preserve"> =&gt; </w:t>
      </w:r>
      <w:r w:rsidRPr="00E10D69">
        <w:rPr>
          <w:rFonts w:cstheme="minorHAnsi"/>
          <w:color w:val="A31515"/>
          <w:sz w:val="18"/>
          <w:szCs w:val="20"/>
        </w:rPr>
        <w:t>'slides'</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'labels'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'name'</w:t>
      </w:r>
      <w:r w:rsidRPr="00E10D69">
        <w:rPr>
          <w:rFonts w:cstheme="minorHAnsi"/>
          <w:color w:val="000000"/>
          <w:sz w:val="18"/>
          <w:szCs w:val="20"/>
        </w:rPr>
        <w:t xml:space="preserve"> =&gt; </w:t>
      </w:r>
      <w:r w:rsidRPr="00E10D69">
        <w:rPr>
          <w:rFonts w:cstheme="minorHAnsi"/>
          <w:color w:val="A31515"/>
          <w:sz w:val="18"/>
          <w:szCs w:val="20"/>
        </w:rPr>
        <w:t>'Slides'</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'singular_name'</w:t>
      </w:r>
      <w:r w:rsidRPr="00E10D69">
        <w:rPr>
          <w:rFonts w:cstheme="minorHAnsi"/>
          <w:color w:val="000000"/>
          <w:sz w:val="18"/>
          <w:szCs w:val="20"/>
        </w:rPr>
        <w:t xml:space="preserve"> =&gt; </w:t>
      </w:r>
      <w:r w:rsidRPr="00E10D69">
        <w:rPr>
          <w:rFonts w:cstheme="minorHAnsi"/>
          <w:color w:val="A31515"/>
          <w:sz w:val="18"/>
          <w:szCs w:val="20"/>
        </w:rPr>
        <w:t>'Slide'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'add_new'</w:t>
      </w:r>
      <w:r w:rsidRPr="00E10D69">
        <w:rPr>
          <w:rFonts w:cstheme="minorHAnsi"/>
          <w:color w:val="000000"/>
          <w:sz w:val="18"/>
          <w:szCs w:val="20"/>
        </w:rPr>
        <w:t xml:space="preserve"> =&gt; </w:t>
      </w:r>
      <w:r w:rsidRPr="00E10D69">
        <w:rPr>
          <w:rFonts w:cstheme="minorHAnsi"/>
          <w:color w:val="A31515"/>
          <w:sz w:val="18"/>
          <w:szCs w:val="20"/>
        </w:rPr>
        <w:t>'add new'</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'edit_item'</w:t>
      </w:r>
      <w:r w:rsidRPr="00E10D69">
        <w:rPr>
          <w:rFonts w:cstheme="minorHAnsi"/>
          <w:color w:val="000000"/>
          <w:sz w:val="18"/>
          <w:szCs w:val="20"/>
        </w:rPr>
        <w:t xml:space="preserve"> =&gt; </w:t>
      </w:r>
      <w:r w:rsidRPr="00E10D69">
        <w:rPr>
          <w:rFonts w:cstheme="minorHAnsi"/>
          <w:color w:val="A31515"/>
          <w:sz w:val="18"/>
          <w:szCs w:val="20"/>
        </w:rPr>
        <w:t>'edit'</w:t>
      </w:r>
      <w:r w:rsidRPr="00E10D69">
        <w:rPr>
          <w:rFonts w:cstheme="minorHAnsi"/>
          <w:color w:val="000000"/>
          <w:sz w:val="18"/>
          <w:szCs w:val="20"/>
        </w:rPr>
        <w:t>, ),</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'public'</w:t>
      </w:r>
      <w:r w:rsidRPr="00E10D69">
        <w:rPr>
          <w:rFonts w:cstheme="minorHAnsi"/>
          <w:color w:val="000000"/>
          <w:sz w:val="18"/>
          <w:szCs w:val="20"/>
        </w:rPr>
        <w:t xml:space="preserve"> =&gt; </w:t>
      </w:r>
      <w:r w:rsidRPr="00E10D69">
        <w:rPr>
          <w:rFonts w:cstheme="minorHAnsi"/>
          <w:color w:val="0000FF"/>
          <w:sz w:val="18"/>
          <w:szCs w:val="20"/>
        </w:rPr>
        <w:t>true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'menu_icon'</w:t>
      </w:r>
      <w:r w:rsidRPr="00E10D69">
        <w:rPr>
          <w:rFonts w:cstheme="minorHAnsi"/>
          <w:color w:val="000000"/>
          <w:sz w:val="18"/>
          <w:szCs w:val="20"/>
        </w:rPr>
        <w:t xml:space="preserve"> =&gt; </w:t>
      </w:r>
      <w:r w:rsidRPr="00E10D69">
        <w:rPr>
          <w:rFonts w:cstheme="minorHAnsi"/>
          <w:color w:val="A31515"/>
          <w:sz w:val="18"/>
          <w:szCs w:val="20"/>
        </w:rPr>
        <w:t>'dashicons-images-alt'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ind w:left="720"/>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'supports'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'title'</w:t>
      </w:r>
      <w:r w:rsidRPr="00E10D69">
        <w:rPr>
          <w:rFonts w:cstheme="minorHAnsi"/>
          <w:color w:val="000000"/>
          <w:sz w:val="18"/>
          <w:szCs w:val="20"/>
        </w:rPr>
        <w:t>,</w:t>
      </w:r>
      <w:r w:rsidRPr="00E10D69">
        <w:rPr>
          <w:rFonts w:cstheme="minorHAnsi"/>
          <w:color w:val="A31515"/>
          <w:sz w:val="18"/>
          <w:szCs w:val="20"/>
        </w:rPr>
        <w:t>'editor'</w:t>
      </w:r>
      <w:r w:rsidRPr="00E10D69">
        <w:rPr>
          <w:rFonts w:cstheme="minorHAnsi"/>
          <w:color w:val="000000"/>
          <w:sz w:val="18"/>
          <w:szCs w:val="20"/>
        </w:rPr>
        <w:t>,</w:t>
      </w:r>
      <w:r w:rsidRPr="00E10D69">
        <w:rPr>
          <w:rFonts w:cstheme="minorHAnsi"/>
          <w:color w:val="A31515"/>
          <w:sz w:val="18"/>
          <w:szCs w:val="20"/>
        </w:rPr>
        <w:t>'thumbnail'</w:t>
      </w:r>
      <w:r w:rsidRPr="00E10D69">
        <w:rPr>
          <w:rFonts w:cstheme="minorHAnsi"/>
          <w:color w:val="000000"/>
          <w:sz w:val="18"/>
          <w:szCs w:val="20"/>
        </w:rPr>
        <w:t xml:space="preserve">, </w:t>
      </w:r>
      <w:r w:rsidRPr="00E10D69">
        <w:rPr>
          <w:rFonts w:cstheme="minorHAnsi"/>
          <w:color w:val="A31515"/>
          <w:sz w:val="18"/>
          <w:szCs w:val="20"/>
        </w:rPr>
        <w:t>'custom-fields'</w:t>
      </w:r>
      <w:r w:rsidRPr="00E10D69">
        <w:rPr>
          <w:rFonts w:cstheme="minorHAnsi"/>
          <w:color w:val="000000"/>
          <w:sz w:val="18"/>
          <w:szCs w:val="20"/>
        </w:rPr>
        <w:t>,</w:t>
      </w:r>
      <w:r w:rsidRPr="00E10D69">
        <w:rPr>
          <w:rFonts w:cstheme="minorHAnsi"/>
          <w:color w:val="A31515"/>
          <w:sz w:val="18"/>
          <w:szCs w:val="20"/>
        </w:rPr>
        <w:t>'excerpt'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add_action(</w:t>
      </w:r>
      <w:r w:rsidRPr="00E10D69">
        <w:rPr>
          <w:rFonts w:cstheme="minorHAnsi"/>
          <w:color w:val="A31515"/>
          <w:sz w:val="18"/>
          <w:szCs w:val="20"/>
        </w:rPr>
        <w:t>'init'</w:t>
      </w:r>
      <w:r w:rsidRPr="00E10D69">
        <w:rPr>
          <w:rFonts w:cstheme="minorHAnsi"/>
          <w:color w:val="000000"/>
          <w:sz w:val="18"/>
          <w:szCs w:val="20"/>
        </w:rPr>
        <w:t>,</w:t>
      </w:r>
      <w:r w:rsidRPr="00E10D69">
        <w:rPr>
          <w:rFonts w:cstheme="minorHAnsi"/>
          <w:color w:val="A31515"/>
          <w:sz w:val="18"/>
          <w:szCs w:val="20"/>
        </w:rPr>
        <w:t>'corlate_theme_custom_posts'</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&lt;!--22.  ---- Adding the title and description part.--&gt;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global</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$args</w:t>
      </w:r>
      <w:r w:rsidRPr="00E10D69">
        <w:rPr>
          <w:rFonts w:cstheme="minorHAnsi"/>
          <w:color w:val="000000"/>
          <w:sz w:val="18"/>
          <w:szCs w:val="20"/>
        </w:rPr>
        <w:t xml:space="preserve"> =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'posts_per_page'</w:t>
      </w:r>
      <w:r w:rsidRPr="00E10D69">
        <w:rPr>
          <w:rFonts w:cstheme="minorHAnsi"/>
          <w:color w:val="000000"/>
          <w:sz w:val="18"/>
          <w:szCs w:val="20"/>
        </w:rPr>
        <w:t xml:space="preserve"> =&gt; 5, </w:t>
      </w:r>
      <w:r w:rsidRPr="00E10D69">
        <w:rPr>
          <w:rFonts w:cstheme="minorHAnsi"/>
          <w:color w:val="A31515"/>
          <w:sz w:val="18"/>
          <w:szCs w:val="20"/>
        </w:rPr>
        <w:t>'post_type'</w:t>
      </w:r>
      <w:r w:rsidRPr="00E10D69">
        <w:rPr>
          <w:rFonts w:cstheme="minorHAnsi"/>
          <w:color w:val="000000"/>
          <w:sz w:val="18"/>
          <w:szCs w:val="20"/>
        </w:rPr>
        <w:t xml:space="preserve">=&gt; </w:t>
      </w:r>
      <w:r w:rsidRPr="00E10D69">
        <w:rPr>
          <w:rFonts w:cstheme="minorHAnsi"/>
          <w:color w:val="A31515"/>
          <w:sz w:val="18"/>
          <w:szCs w:val="20"/>
        </w:rPr>
        <w:t>'slide'</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$myposts</w:t>
      </w:r>
      <w:r w:rsidRPr="00E10D69">
        <w:rPr>
          <w:rFonts w:cstheme="minorHAnsi"/>
          <w:color w:val="000000"/>
          <w:sz w:val="18"/>
          <w:szCs w:val="20"/>
        </w:rPr>
        <w:t xml:space="preserve"> = get_posts( </w:t>
      </w:r>
      <w:r w:rsidRPr="00E10D69">
        <w:rPr>
          <w:rFonts w:cstheme="minorHAnsi"/>
          <w:color w:val="008B8B"/>
          <w:sz w:val="18"/>
          <w:szCs w:val="20"/>
        </w:rPr>
        <w:t>$args</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foreach</w:t>
      </w:r>
      <w:r w:rsidRPr="00E10D69">
        <w:rPr>
          <w:rFonts w:cstheme="minorHAnsi"/>
          <w:color w:val="000000"/>
          <w:sz w:val="18"/>
          <w:szCs w:val="20"/>
        </w:rPr>
        <w:t xml:space="preserve">( </w:t>
      </w:r>
      <w:r w:rsidRPr="00E10D69">
        <w:rPr>
          <w:rFonts w:cstheme="minorHAnsi"/>
          <w:color w:val="008B8B"/>
          <w:sz w:val="18"/>
          <w:szCs w:val="20"/>
        </w:rPr>
        <w:t>$myposts</w:t>
      </w:r>
      <w:r w:rsidRPr="00E10D69">
        <w:rPr>
          <w:rFonts w:cstheme="minorHAnsi"/>
          <w:color w:val="000000"/>
          <w:sz w:val="18"/>
          <w:szCs w:val="20"/>
        </w:rPr>
        <w:t xml:space="preserve"> </w:t>
      </w:r>
      <w:r w:rsidRPr="00E10D69">
        <w:rPr>
          <w:rFonts w:cstheme="minorHAnsi"/>
          <w:color w:val="0000FF"/>
          <w:sz w:val="18"/>
          <w:szCs w:val="20"/>
        </w:rPr>
        <w:t>as</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 xml:space="preserve"> ) : setup_postdata(</w:t>
      </w:r>
      <w:r w:rsidRPr="00E10D69">
        <w:rPr>
          <w:rFonts w:cstheme="minorHAnsi"/>
          <w:color w:val="008B8B"/>
          <w:sz w:val="18"/>
          <w:szCs w:val="20"/>
        </w:rPr>
        <w:t>$post</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00"/>
          <w:sz w:val="18"/>
          <w:szCs w:val="20"/>
        </w:rPr>
        <w:t xml:space="preserve"> </w:t>
      </w:r>
      <w:r w:rsidRPr="00E10D69">
        <w:rPr>
          <w:rFonts w:cstheme="minorHAnsi"/>
          <w:color w:val="006400"/>
          <w:sz w:val="18"/>
          <w:szCs w:val="20"/>
        </w:rPr>
        <w:t>&lt;!---- Calling Data From Database --&gt;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h1</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="animation animated-item-1"&gt;</w:t>
      </w:r>
      <w:r w:rsidRPr="00E10D69">
        <w:rPr>
          <w:rFonts w:cstheme="minorHAnsi"/>
          <w:color w:val="000000"/>
          <w:sz w:val="18"/>
          <w:szCs w:val="20"/>
          <w:highlight w:val="yellow"/>
        </w:rPr>
        <w:t>&lt;?php</w:t>
      </w:r>
      <w:r w:rsidRPr="00E10D69">
        <w:rPr>
          <w:rFonts w:cstheme="minorHAnsi"/>
          <w:color w:val="000000"/>
          <w:sz w:val="18"/>
          <w:szCs w:val="20"/>
        </w:rPr>
        <w:t xml:space="preserve"> the_title();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h1</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="animation animated-item-2"&gt;</w:t>
      </w:r>
      <w:r w:rsidRPr="00E10D69">
        <w:rPr>
          <w:rFonts w:cstheme="minorHAnsi"/>
          <w:color w:val="000000"/>
          <w:sz w:val="18"/>
          <w:szCs w:val="20"/>
          <w:highlight w:val="yellow"/>
        </w:rPr>
        <w:t>&lt;?php</w:t>
      </w:r>
      <w:r w:rsidRPr="00E10D69">
        <w:rPr>
          <w:rFonts w:cstheme="minorHAnsi"/>
          <w:color w:val="000000"/>
          <w:sz w:val="18"/>
          <w:szCs w:val="20"/>
        </w:rPr>
        <w:t xml:space="preserve"> the_excerpt();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b/>
          <w:color w:val="0064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&lt;!--23. ---- For crop and adding slider featured image.--&gt;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add_theme_support(</w:t>
      </w:r>
      <w:r w:rsidRPr="00E10D69">
        <w:rPr>
          <w:rFonts w:cstheme="minorHAnsi"/>
          <w:color w:val="A31515"/>
          <w:sz w:val="18"/>
          <w:szCs w:val="20"/>
        </w:rPr>
        <w:t>'post-thumbnails'</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00"/>
          <w:sz w:val="18"/>
          <w:szCs w:val="20"/>
        </w:rPr>
        <w:t xml:space="preserve"> </w:t>
      </w:r>
      <w:r w:rsidRPr="00E10D69">
        <w:rPr>
          <w:rFonts w:cstheme="minorHAnsi"/>
          <w:color w:val="006400"/>
          <w:sz w:val="18"/>
          <w:szCs w:val="20"/>
        </w:rPr>
        <w:t>&lt;!---- For adding feature image. --&gt;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add_image_size( </w:t>
      </w:r>
      <w:r w:rsidRPr="00E10D69">
        <w:rPr>
          <w:rFonts w:cstheme="minorHAnsi"/>
          <w:color w:val="A31515"/>
          <w:sz w:val="18"/>
          <w:szCs w:val="20"/>
        </w:rPr>
        <w:t>'slider-bg'</w:t>
      </w:r>
      <w:r w:rsidRPr="00E10D69">
        <w:rPr>
          <w:rFonts w:cstheme="minorHAnsi"/>
          <w:color w:val="000000"/>
          <w:sz w:val="18"/>
          <w:szCs w:val="20"/>
        </w:rPr>
        <w:t xml:space="preserve">, 1400, 730, </w:t>
      </w:r>
      <w:r w:rsidRPr="00E10D69">
        <w:rPr>
          <w:rFonts w:cstheme="minorHAnsi"/>
          <w:color w:val="0000FF"/>
          <w:sz w:val="18"/>
          <w:szCs w:val="20"/>
        </w:rPr>
        <w:t>true</w:t>
      </w:r>
      <w:r w:rsidRPr="00E10D69">
        <w:rPr>
          <w:rFonts w:cstheme="minorHAnsi"/>
          <w:color w:val="000000"/>
          <w:sz w:val="18"/>
          <w:szCs w:val="20"/>
        </w:rPr>
        <w:t xml:space="preserve"> ); </w:t>
      </w:r>
      <w:r w:rsidRPr="00E10D69">
        <w:rPr>
          <w:rFonts w:cstheme="minorHAnsi"/>
          <w:color w:val="000000"/>
          <w:sz w:val="18"/>
          <w:szCs w:val="20"/>
          <w:highlight w:val="yellow"/>
        </w:rPr>
        <w:t>?&gt;</w:t>
      </w:r>
      <w:r w:rsidRPr="00E10D69">
        <w:rPr>
          <w:rFonts w:cstheme="minorHAnsi"/>
          <w:color w:val="000000"/>
          <w:sz w:val="18"/>
          <w:szCs w:val="20"/>
        </w:rPr>
        <w:t xml:space="preserve">  </w:t>
      </w:r>
      <w:r w:rsidRPr="00E10D69">
        <w:rPr>
          <w:rFonts w:cstheme="minorHAnsi"/>
          <w:color w:val="006400"/>
          <w:sz w:val="18"/>
          <w:szCs w:val="20"/>
        </w:rPr>
        <w:t>&lt;!---- For crop image in the given size. --&gt;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$slide_bg</w:t>
      </w:r>
      <w:r w:rsidRPr="00E10D69">
        <w:rPr>
          <w:rFonts w:cstheme="minorHAnsi"/>
          <w:color w:val="000000"/>
          <w:sz w:val="18"/>
          <w:szCs w:val="20"/>
        </w:rPr>
        <w:t xml:space="preserve"> = wp_get_attachment_image_src( get_post_thumbnail_id( </w:t>
      </w:r>
      <w:r w:rsidRPr="00E10D69">
        <w:rPr>
          <w:rFonts w:cstheme="minorHAnsi"/>
          <w:color w:val="008B8B"/>
          <w:sz w:val="18"/>
          <w:szCs w:val="20"/>
        </w:rPr>
        <w:t>$post</w:t>
      </w:r>
      <w:r w:rsidRPr="00E10D69">
        <w:rPr>
          <w:rFonts w:cstheme="minorHAnsi"/>
          <w:color w:val="000000"/>
          <w:sz w:val="18"/>
          <w:szCs w:val="20"/>
        </w:rPr>
        <w:t xml:space="preserve">-&gt;ID ), </w:t>
      </w:r>
      <w:r w:rsidRPr="00E10D69">
        <w:rPr>
          <w:rFonts w:cstheme="minorHAnsi"/>
          <w:color w:val="A31515"/>
          <w:sz w:val="18"/>
          <w:szCs w:val="20"/>
        </w:rPr>
        <w:t>'slider-bg'</w:t>
      </w:r>
      <w:r w:rsidRPr="00E10D69">
        <w:rPr>
          <w:rFonts w:cstheme="minorHAnsi"/>
          <w:color w:val="000000"/>
          <w:sz w:val="18"/>
          <w:szCs w:val="20"/>
        </w:rPr>
        <w:t xml:space="preserve"> );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="item active"</w:t>
      </w:r>
      <w:r w:rsidRPr="00E10D69">
        <w:rPr>
          <w:rFonts w:cstheme="minorHAnsi"/>
          <w:color w:val="000000"/>
          <w:sz w:val="18"/>
          <w:szCs w:val="20"/>
        </w:rPr>
        <w:t xml:space="preserve"> </w:t>
      </w:r>
      <w:r w:rsidRPr="00E10D69">
        <w:rPr>
          <w:rFonts w:cstheme="minorHAnsi"/>
          <w:color w:val="FF0000"/>
          <w:sz w:val="18"/>
          <w:szCs w:val="20"/>
        </w:rPr>
        <w:t>style</w:t>
      </w:r>
      <w:r w:rsidRPr="00E10D69">
        <w:rPr>
          <w:rFonts w:cstheme="minorHAnsi"/>
          <w:color w:val="0000FF"/>
          <w:sz w:val="18"/>
          <w:szCs w:val="20"/>
        </w:rPr>
        <w:t>="background-image: url(</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$slide_bg</w:t>
      </w:r>
      <w:r w:rsidRPr="00E10D69">
        <w:rPr>
          <w:rFonts w:cstheme="minorHAnsi"/>
          <w:color w:val="000000"/>
          <w:sz w:val="18"/>
          <w:szCs w:val="20"/>
        </w:rPr>
        <w:t xml:space="preserve">[0]; </w:t>
      </w:r>
      <w:r w:rsidRPr="00E10D69">
        <w:rPr>
          <w:rFonts w:cstheme="minorHAnsi"/>
          <w:color w:val="000000"/>
          <w:sz w:val="18"/>
          <w:szCs w:val="20"/>
          <w:highlight w:val="yellow"/>
        </w:rPr>
        <w:t>?&gt;</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&lt;!-- 24.  ----- Adding custom field as read more link, additional images etc.--&gt;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$theme_thumb</w:t>
      </w:r>
      <w:r w:rsidRPr="00E10D69">
        <w:rPr>
          <w:rFonts w:cstheme="minorHAnsi"/>
          <w:color w:val="000000"/>
          <w:sz w:val="18"/>
          <w:szCs w:val="20"/>
        </w:rPr>
        <w:t xml:space="preserve"> = get_post_meta(</w:t>
      </w:r>
      <w:r w:rsidRPr="00E10D69">
        <w:rPr>
          <w:rFonts w:cstheme="minorHAnsi"/>
          <w:color w:val="008B8B"/>
          <w:sz w:val="18"/>
          <w:szCs w:val="20"/>
        </w:rPr>
        <w:t>$post</w:t>
      </w:r>
      <w:r w:rsidRPr="00E10D69">
        <w:rPr>
          <w:rFonts w:cstheme="minorHAnsi"/>
          <w:color w:val="000000"/>
          <w:sz w:val="18"/>
          <w:szCs w:val="20"/>
        </w:rPr>
        <w:t xml:space="preserve">-&gt;ID, </w:t>
      </w:r>
      <w:r w:rsidRPr="00E10D69">
        <w:rPr>
          <w:rFonts w:cstheme="minorHAnsi"/>
          <w:color w:val="A31515"/>
          <w:sz w:val="18"/>
          <w:szCs w:val="20"/>
        </w:rPr>
        <w:t>'theme_thumb'</w:t>
      </w:r>
      <w:r w:rsidRPr="00E10D69">
        <w:rPr>
          <w:rFonts w:cstheme="minorHAnsi"/>
          <w:color w:val="000000"/>
          <w:sz w:val="18"/>
          <w:szCs w:val="20"/>
        </w:rPr>
        <w:t xml:space="preserve">, </w:t>
      </w:r>
      <w:r w:rsidRPr="00E10D69">
        <w:rPr>
          <w:rFonts w:cstheme="minorHAnsi"/>
          <w:color w:val="0000FF"/>
          <w:sz w:val="18"/>
          <w:szCs w:val="20"/>
        </w:rPr>
        <w:t>true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img</w:t>
      </w:r>
      <w:r w:rsidRPr="00E10D69">
        <w:rPr>
          <w:rFonts w:cstheme="minorHAnsi"/>
          <w:color w:val="000000"/>
          <w:sz w:val="18"/>
          <w:szCs w:val="20"/>
        </w:rPr>
        <w:t xml:space="preserve"> </w:t>
      </w:r>
      <w:r w:rsidRPr="00E10D69">
        <w:rPr>
          <w:rFonts w:cstheme="minorHAnsi"/>
          <w:color w:val="FF0000"/>
          <w:sz w:val="18"/>
          <w:szCs w:val="20"/>
        </w:rPr>
        <w:t>src</w:t>
      </w:r>
      <w:r w:rsidRPr="00E10D69">
        <w:rPr>
          <w:rFonts w:cstheme="minorHAnsi"/>
          <w:color w:val="0000FF"/>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$theme_thumb</w:t>
      </w:r>
      <w:r w:rsidRPr="00E10D69">
        <w:rPr>
          <w:rFonts w:cstheme="minorHAnsi"/>
          <w:color w:val="000000"/>
          <w:sz w:val="18"/>
          <w:szCs w:val="20"/>
        </w:rPr>
        <w:t>;</w:t>
      </w:r>
      <w:r w:rsidRPr="00E10D69">
        <w:rPr>
          <w:rFonts w:cstheme="minorHAnsi"/>
          <w:color w:val="000000"/>
          <w:sz w:val="18"/>
          <w:szCs w:val="20"/>
          <w:highlight w:val="yellow"/>
        </w:rPr>
        <w:t>?&gt;</w:t>
      </w:r>
      <w:r w:rsidRPr="00E10D69">
        <w:rPr>
          <w:rFonts w:cstheme="minorHAnsi"/>
          <w:color w:val="0000FF"/>
          <w:sz w:val="18"/>
          <w:szCs w:val="20"/>
        </w:rPr>
        <w:t>"</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="img-responsive"&gt;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$theme_link</w:t>
      </w:r>
      <w:r w:rsidRPr="00E10D69">
        <w:rPr>
          <w:rFonts w:cstheme="minorHAnsi"/>
          <w:color w:val="000000"/>
          <w:sz w:val="18"/>
          <w:szCs w:val="20"/>
        </w:rPr>
        <w:t xml:space="preserve"> = get_post_meta(</w:t>
      </w:r>
      <w:r w:rsidRPr="00E10D69">
        <w:rPr>
          <w:rFonts w:cstheme="minorHAnsi"/>
          <w:color w:val="008B8B"/>
          <w:sz w:val="18"/>
          <w:szCs w:val="20"/>
        </w:rPr>
        <w:t>$post</w:t>
      </w:r>
      <w:r w:rsidRPr="00E10D69">
        <w:rPr>
          <w:rFonts w:cstheme="minorHAnsi"/>
          <w:color w:val="000000"/>
          <w:sz w:val="18"/>
          <w:szCs w:val="20"/>
        </w:rPr>
        <w:t xml:space="preserve">-&gt;ID, </w:t>
      </w:r>
      <w:r w:rsidRPr="00E10D69">
        <w:rPr>
          <w:rFonts w:cstheme="minorHAnsi"/>
          <w:color w:val="A31515"/>
          <w:sz w:val="18"/>
          <w:szCs w:val="20"/>
        </w:rPr>
        <w:t>'theme_link'</w:t>
      </w:r>
      <w:r w:rsidRPr="00E10D69">
        <w:rPr>
          <w:rFonts w:cstheme="minorHAnsi"/>
          <w:color w:val="000000"/>
          <w:sz w:val="18"/>
          <w:szCs w:val="20"/>
        </w:rPr>
        <w:t xml:space="preserve">, </w:t>
      </w:r>
      <w:r w:rsidRPr="00E10D69">
        <w:rPr>
          <w:rFonts w:cstheme="minorHAnsi"/>
          <w:color w:val="0000FF"/>
          <w:sz w:val="18"/>
          <w:szCs w:val="20"/>
        </w:rPr>
        <w:t>true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a</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="btn-slide animation animated-item-3"</w:t>
      </w:r>
      <w:r w:rsidRPr="00E10D69">
        <w:rPr>
          <w:rFonts w:cstheme="minorHAnsi"/>
          <w:color w:val="000000"/>
          <w:sz w:val="18"/>
          <w:szCs w:val="20"/>
        </w:rPr>
        <w:t xml:space="preserve"> </w:t>
      </w:r>
      <w:r w:rsidRPr="00E10D69">
        <w:rPr>
          <w:rFonts w:cstheme="minorHAnsi"/>
          <w:color w:val="FF0000"/>
          <w:sz w:val="18"/>
          <w:szCs w:val="20"/>
        </w:rPr>
        <w:t>href</w:t>
      </w:r>
      <w:r w:rsidRPr="00E10D69">
        <w:rPr>
          <w:rFonts w:cstheme="minorHAnsi"/>
          <w:color w:val="0000FF"/>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$theme_link</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FF"/>
          <w:sz w:val="18"/>
          <w:szCs w:val="20"/>
        </w:rPr>
        <w:t>"&gt;</w:t>
      </w:r>
      <w:r w:rsidRPr="00E10D69">
        <w:rPr>
          <w:rFonts w:cstheme="minorHAnsi"/>
          <w:color w:val="000000"/>
          <w:sz w:val="18"/>
          <w:szCs w:val="20"/>
        </w:rPr>
        <w:t>Read More</w:t>
      </w:r>
      <w:r w:rsidRPr="00E10D69">
        <w:rPr>
          <w:rFonts w:cstheme="minorHAnsi"/>
          <w:color w:val="0000FF"/>
          <w:sz w:val="18"/>
          <w:szCs w:val="20"/>
        </w:rPr>
        <w:t>&lt;/</w:t>
      </w:r>
      <w:r w:rsidRPr="00E10D69">
        <w:rPr>
          <w:rFonts w:cstheme="minorHAnsi"/>
          <w:color w:val="800000"/>
          <w:sz w:val="18"/>
          <w:szCs w:val="20"/>
        </w:rPr>
        <w:t>a</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&lt;!-- 25.--&gt;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global</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$args</w:t>
      </w:r>
      <w:r w:rsidRPr="00E10D69">
        <w:rPr>
          <w:rFonts w:cstheme="minorHAnsi"/>
          <w:color w:val="000000"/>
          <w:sz w:val="18"/>
          <w:szCs w:val="20"/>
        </w:rPr>
        <w:t xml:space="preserve"> =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'posts_per_page'</w:t>
      </w:r>
      <w:r w:rsidRPr="00E10D69">
        <w:rPr>
          <w:rFonts w:cstheme="minorHAnsi"/>
          <w:color w:val="000000"/>
          <w:sz w:val="18"/>
          <w:szCs w:val="20"/>
        </w:rPr>
        <w:t xml:space="preserve"> =&gt; 6, </w:t>
      </w:r>
      <w:r w:rsidRPr="00E10D69">
        <w:rPr>
          <w:rFonts w:cstheme="minorHAnsi"/>
          <w:color w:val="A31515"/>
          <w:sz w:val="18"/>
          <w:szCs w:val="20"/>
        </w:rPr>
        <w:t>'post_type'</w:t>
      </w:r>
      <w:r w:rsidRPr="00E10D69">
        <w:rPr>
          <w:rFonts w:cstheme="minorHAnsi"/>
          <w:color w:val="000000"/>
          <w:sz w:val="18"/>
          <w:szCs w:val="20"/>
        </w:rPr>
        <w:t xml:space="preserve">=&gt; </w:t>
      </w:r>
      <w:r w:rsidRPr="00E10D69">
        <w:rPr>
          <w:rFonts w:cstheme="minorHAnsi"/>
          <w:color w:val="A31515"/>
          <w:sz w:val="18"/>
          <w:szCs w:val="20"/>
        </w:rPr>
        <w:t>'promotions'</w:t>
      </w:r>
      <w:r w:rsidRPr="00E10D69">
        <w:rPr>
          <w:rFonts w:cstheme="minorHAnsi"/>
          <w:color w:val="000000"/>
          <w:sz w:val="18"/>
          <w:szCs w:val="20"/>
        </w:rPr>
        <w:t xml:space="preserve">, </w:t>
      </w:r>
      <w:r w:rsidRPr="00E10D69">
        <w:rPr>
          <w:rFonts w:cstheme="minorHAnsi"/>
          <w:color w:val="A31515"/>
          <w:sz w:val="18"/>
          <w:szCs w:val="20"/>
        </w:rPr>
        <w:t>'orderby'</w:t>
      </w:r>
      <w:r w:rsidRPr="00E10D69">
        <w:rPr>
          <w:rFonts w:cstheme="minorHAnsi"/>
          <w:color w:val="000000"/>
          <w:sz w:val="18"/>
          <w:szCs w:val="20"/>
        </w:rPr>
        <w:t xml:space="preserve"> =&gt; </w:t>
      </w:r>
      <w:r w:rsidRPr="00E10D69">
        <w:rPr>
          <w:rFonts w:cstheme="minorHAnsi"/>
          <w:color w:val="A31515"/>
          <w:sz w:val="18"/>
          <w:szCs w:val="20"/>
        </w:rPr>
        <w:t>'menu_order'</w:t>
      </w:r>
      <w:r w:rsidRPr="00E10D69">
        <w:rPr>
          <w:rFonts w:cstheme="minorHAnsi"/>
          <w:color w:val="000000"/>
          <w:sz w:val="18"/>
          <w:szCs w:val="20"/>
        </w:rPr>
        <w:t xml:space="preserve">, </w:t>
      </w:r>
      <w:r w:rsidRPr="00E10D69">
        <w:rPr>
          <w:rFonts w:cstheme="minorHAnsi"/>
          <w:color w:val="A31515"/>
          <w:sz w:val="18"/>
          <w:szCs w:val="20"/>
        </w:rPr>
        <w:t>'order'</w:t>
      </w:r>
      <w:r w:rsidRPr="00E10D69">
        <w:rPr>
          <w:rFonts w:cstheme="minorHAnsi"/>
          <w:color w:val="000000"/>
          <w:sz w:val="18"/>
          <w:szCs w:val="20"/>
        </w:rPr>
        <w:t xml:space="preserve"> =&gt; </w:t>
      </w:r>
      <w:r w:rsidRPr="00E10D69">
        <w:rPr>
          <w:rFonts w:cstheme="minorHAnsi"/>
          <w:color w:val="A31515"/>
          <w:sz w:val="18"/>
          <w:szCs w:val="20"/>
        </w:rPr>
        <w:t>'ASC'</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$myposts</w:t>
      </w:r>
      <w:r w:rsidRPr="00E10D69">
        <w:rPr>
          <w:rFonts w:cstheme="minorHAnsi"/>
          <w:color w:val="000000"/>
          <w:sz w:val="18"/>
          <w:szCs w:val="20"/>
        </w:rPr>
        <w:t xml:space="preserve"> = get_posts( </w:t>
      </w:r>
      <w:r w:rsidRPr="00E10D69">
        <w:rPr>
          <w:rFonts w:cstheme="minorHAnsi"/>
          <w:color w:val="008B8B"/>
          <w:sz w:val="18"/>
          <w:szCs w:val="20"/>
        </w:rPr>
        <w:t>$args</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foreach</w:t>
      </w:r>
      <w:r w:rsidRPr="00E10D69">
        <w:rPr>
          <w:rFonts w:cstheme="minorHAnsi"/>
          <w:color w:val="000000"/>
          <w:sz w:val="18"/>
          <w:szCs w:val="20"/>
        </w:rPr>
        <w:t xml:space="preserve">( </w:t>
      </w:r>
      <w:r w:rsidRPr="00E10D69">
        <w:rPr>
          <w:rFonts w:cstheme="minorHAnsi"/>
          <w:color w:val="008B8B"/>
          <w:sz w:val="18"/>
          <w:szCs w:val="20"/>
        </w:rPr>
        <w:t>$myposts</w:t>
      </w:r>
      <w:r w:rsidRPr="00E10D69">
        <w:rPr>
          <w:rFonts w:cstheme="minorHAnsi"/>
          <w:color w:val="000000"/>
          <w:sz w:val="18"/>
          <w:szCs w:val="20"/>
        </w:rPr>
        <w:t xml:space="preserve"> </w:t>
      </w:r>
      <w:r w:rsidRPr="00E10D69">
        <w:rPr>
          <w:rFonts w:cstheme="minorHAnsi"/>
          <w:color w:val="0000FF"/>
          <w:sz w:val="18"/>
          <w:szCs w:val="20"/>
        </w:rPr>
        <w:t>as</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 xml:space="preserve"> ) : setup_postdata(</w:t>
      </w:r>
      <w:r w:rsidRPr="00E10D69">
        <w:rPr>
          <w:rFonts w:cstheme="minorHAnsi"/>
          <w:color w:val="008B8B"/>
          <w:sz w:val="18"/>
          <w:szCs w:val="20"/>
        </w:rPr>
        <w:t>$post</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$promotion_image</w:t>
      </w:r>
      <w:r w:rsidRPr="00E10D69">
        <w:rPr>
          <w:rFonts w:cstheme="minorHAnsi"/>
          <w:color w:val="000000"/>
          <w:sz w:val="18"/>
          <w:szCs w:val="20"/>
        </w:rPr>
        <w:t>= get_post_meta(</w:t>
      </w:r>
      <w:r w:rsidRPr="00E10D69">
        <w:rPr>
          <w:rFonts w:cstheme="minorHAnsi"/>
          <w:color w:val="008B8B"/>
          <w:sz w:val="18"/>
          <w:szCs w:val="20"/>
        </w:rPr>
        <w:t>$post</w:t>
      </w:r>
      <w:r w:rsidRPr="00E10D69">
        <w:rPr>
          <w:rFonts w:cstheme="minorHAnsi"/>
          <w:color w:val="000000"/>
          <w:sz w:val="18"/>
          <w:szCs w:val="20"/>
        </w:rPr>
        <w:t xml:space="preserve">-&gt;ID, </w:t>
      </w:r>
      <w:r w:rsidRPr="00E10D69">
        <w:rPr>
          <w:rFonts w:cstheme="minorHAnsi"/>
          <w:color w:val="A31515"/>
          <w:sz w:val="18"/>
          <w:szCs w:val="20"/>
        </w:rPr>
        <w:t>'promotion_image'</w:t>
      </w:r>
      <w:r w:rsidRPr="00E10D69">
        <w:rPr>
          <w:rFonts w:cstheme="minorHAnsi"/>
          <w:color w:val="000000"/>
          <w:sz w:val="18"/>
          <w:szCs w:val="20"/>
        </w:rPr>
        <w:t xml:space="preserve">, </w:t>
      </w:r>
      <w:r w:rsidRPr="00E10D69">
        <w:rPr>
          <w:rFonts w:cstheme="minorHAnsi"/>
          <w:color w:val="0000FF"/>
          <w:sz w:val="18"/>
          <w:szCs w:val="20"/>
        </w:rPr>
        <w:t>true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="col-md-4 col-sm-6 wow fadeInDown"</w:t>
      </w:r>
      <w:r w:rsidRPr="00E10D69">
        <w:rPr>
          <w:rFonts w:cstheme="minorHAnsi"/>
          <w:color w:val="000000"/>
          <w:sz w:val="18"/>
          <w:szCs w:val="20"/>
        </w:rPr>
        <w:t xml:space="preserve"> </w:t>
      </w:r>
      <w:r w:rsidRPr="00E10D69">
        <w:rPr>
          <w:rFonts w:cstheme="minorHAnsi"/>
          <w:color w:val="FF0000"/>
          <w:sz w:val="18"/>
          <w:szCs w:val="20"/>
        </w:rPr>
        <w:t>data-wow-duration</w:t>
      </w:r>
      <w:r w:rsidRPr="00E10D69">
        <w:rPr>
          <w:rFonts w:cstheme="minorHAnsi"/>
          <w:color w:val="0000FF"/>
          <w:sz w:val="18"/>
          <w:szCs w:val="20"/>
        </w:rPr>
        <w:t>="1000ms"</w:t>
      </w:r>
      <w:r w:rsidRPr="00E10D69">
        <w:rPr>
          <w:rFonts w:cstheme="minorHAnsi"/>
          <w:color w:val="000000"/>
          <w:sz w:val="18"/>
          <w:szCs w:val="20"/>
        </w:rPr>
        <w:t xml:space="preserve"> </w:t>
      </w:r>
      <w:r w:rsidRPr="00E10D69">
        <w:rPr>
          <w:rFonts w:cstheme="minorHAnsi"/>
          <w:color w:val="FF0000"/>
          <w:sz w:val="18"/>
          <w:szCs w:val="20"/>
        </w:rPr>
        <w:t>data-wow-delay</w:t>
      </w:r>
      <w:r w:rsidRPr="00E10D69">
        <w:rPr>
          <w:rFonts w:cstheme="minorHAnsi"/>
          <w:color w:val="0000FF"/>
          <w:sz w:val="18"/>
          <w:szCs w:val="20"/>
        </w:rPr>
        <w:t>="600ms"&gt;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="feature-wrap"&gt;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i</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="fa fa-</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$promotion_image</w:t>
      </w:r>
      <w:r w:rsidRPr="00E10D69">
        <w:rPr>
          <w:rFonts w:cstheme="minorHAnsi"/>
          <w:color w:val="000000"/>
          <w:sz w:val="18"/>
          <w:szCs w:val="20"/>
        </w:rPr>
        <w:t xml:space="preserve">; </w:t>
      </w:r>
      <w:r w:rsidRPr="00E10D69">
        <w:rPr>
          <w:rFonts w:cstheme="minorHAnsi"/>
          <w:color w:val="000000"/>
          <w:sz w:val="18"/>
          <w:szCs w:val="20"/>
          <w:highlight w:val="yellow"/>
        </w:rPr>
        <w:t>?&gt;</w:t>
      </w:r>
      <w:r w:rsidRPr="00E10D69">
        <w:rPr>
          <w:rFonts w:cstheme="minorHAnsi"/>
          <w:color w:val="0000FF"/>
          <w:sz w:val="18"/>
          <w:szCs w:val="20"/>
        </w:rPr>
        <w:t>"&gt;&lt;/</w:t>
      </w:r>
      <w:r w:rsidRPr="00E10D69">
        <w:rPr>
          <w:rFonts w:cstheme="minorHAnsi"/>
          <w:color w:val="800000"/>
          <w:sz w:val="18"/>
          <w:szCs w:val="20"/>
        </w:rPr>
        <w:t>i</w:t>
      </w:r>
      <w:r w:rsidRPr="00E10D69">
        <w:rPr>
          <w:rFonts w:cstheme="minorHAnsi"/>
          <w:color w:val="0000FF"/>
          <w:sz w:val="18"/>
          <w:szCs w:val="20"/>
        </w:rPr>
        <w:t>&gt;</w:t>
      </w:r>
      <w:r w:rsidRPr="00E10D69">
        <w:rPr>
          <w:rFonts w:cstheme="minorHAnsi"/>
          <w:color w:val="000000"/>
          <w:sz w:val="18"/>
          <w:szCs w:val="20"/>
        </w:rPr>
        <w:t xml:space="preserve">  </w:t>
      </w:r>
      <w:r w:rsidRPr="00E10D69">
        <w:rPr>
          <w:rFonts w:cstheme="minorHAnsi"/>
          <w:color w:val="006400"/>
          <w:sz w:val="18"/>
          <w:szCs w:val="20"/>
        </w:rPr>
        <w:t>&lt;!---- is for adding icon. --&gt;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the_title();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h2</w:t>
      </w:r>
      <w:r w:rsidRPr="00E10D69">
        <w:rPr>
          <w:rFonts w:cstheme="minorHAnsi"/>
          <w:color w:val="0000FF"/>
          <w:sz w:val="18"/>
          <w:szCs w:val="20"/>
        </w:rPr>
        <w:t>&gt;</w:t>
      </w:r>
      <w:r w:rsidRPr="00E10D69">
        <w:rPr>
          <w:rFonts w:cstheme="minorHAnsi"/>
          <w:color w:val="000000"/>
          <w:sz w:val="18"/>
          <w:szCs w:val="20"/>
        </w:rPr>
        <w:t xml:space="preserve"> </w:t>
      </w:r>
      <w:r w:rsidRPr="00E10D69">
        <w:rPr>
          <w:rFonts w:cstheme="minorHAnsi"/>
          <w:color w:val="006400"/>
          <w:sz w:val="18"/>
          <w:szCs w:val="20"/>
        </w:rPr>
        <w:t>&lt;!---- for adding title of promotion --&gt;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h3</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the_content();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h3</w:t>
      </w:r>
      <w:r w:rsidRPr="00E10D69">
        <w:rPr>
          <w:rFonts w:cstheme="minorHAnsi"/>
          <w:color w:val="0000FF"/>
          <w:sz w:val="18"/>
          <w:szCs w:val="20"/>
        </w:rPr>
        <w:t>&gt;</w:t>
      </w:r>
      <w:r w:rsidRPr="00E10D69">
        <w:rPr>
          <w:rFonts w:cstheme="minorHAnsi"/>
          <w:color w:val="000000"/>
          <w:sz w:val="18"/>
          <w:szCs w:val="20"/>
        </w:rPr>
        <w:t xml:space="preserve"> </w:t>
      </w:r>
      <w:r w:rsidRPr="00E10D69">
        <w:rPr>
          <w:rFonts w:cstheme="minorHAnsi"/>
          <w:color w:val="006400"/>
          <w:sz w:val="18"/>
          <w:szCs w:val="20"/>
        </w:rPr>
        <w:t>&lt;!---- the excerpt or the description to add.--&gt;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r w:rsidRPr="00E10D69">
        <w:rPr>
          <w:rFonts w:cstheme="minorHAnsi"/>
          <w:color w:val="006400"/>
          <w:sz w:val="18"/>
          <w:szCs w:val="20"/>
        </w:rPr>
        <w:t>&lt;!--/.col-md-4--&gt;</w:t>
      </w:r>
      <w:r w:rsidRPr="00E10D69">
        <w:rPr>
          <w:rFonts w:cstheme="minorHAnsi"/>
          <w:color w:val="000000"/>
          <w:sz w:val="18"/>
          <w:szCs w:val="20"/>
        </w:rPr>
        <w:t xml:space="preserve"> </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endforeach</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lastRenderedPageBreak/>
        <w:t>&lt;!--26. ---- For Promotion--&gt;</w:t>
      </w:r>
      <w:r w:rsidRPr="00E10D69">
        <w:rPr>
          <w:rFonts w:cstheme="minorHAnsi"/>
          <w:b/>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register_post_type( </w:t>
      </w:r>
      <w:r w:rsidRPr="00E10D69">
        <w:rPr>
          <w:rFonts w:cstheme="minorHAnsi"/>
          <w:color w:val="A31515"/>
          <w:sz w:val="18"/>
          <w:szCs w:val="20"/>
        </w:rPr>
        <w:t>'promotions'</w:t>
      </w:r>
      <w:r w:rsidRPr="00E10D69">
        <w:rPr>
          <w:rFonts w:cstheme="minorHAnsi"/>
          <w:color w:val="000000"/>
          <w:sz w:val="18"/>
          <w:szCs w:val="20"/>
        </w:rPr>
        <w:t xml:space="preserve">, </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'label'</w:t>
      </w:r>
      <w:r w:rsidRPr="00E10D69">
        <w:rPr>
          <w:rFonts w:cstheme="minorHAnsi"/>
          <w:color w:val="000000"/>
          <w:sz w:val="18"/>
          <w:szCs w:val="20"/>
        </w:rPr>
        <w:t xml:space="preserve"> =&gt; </w:t>
      </w:r>
      <w:r w:rsidRPr="00E10D69">
        <w:rPr>
          <w:rFonts w:cstheme="minorHAnsi"/>
          <w:color w:val="A31515"/>
          <w:sz w:val="18"/>
          <w:szCs w:val="20"/>
        </w:rPr>
        <w:t>'promotions'</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'labels'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'name'</w:t>
      </w:r>
      <w:r w:rsidRPr="00E10D69">
        <w:rPr>
          <w:rFonts w:cstheme="minorHAnsi"/>
          <w:color w:val="000000"/>
          <w:sz w:val="18"/>
          <w:szCs w:val="20"/>
        </w:rPr>
        <w:t xml:space="preserve"> =&gt; </w:t>
      </w:r>
      <w:r w:rsidRPr="00E10D69">
        <w:rPr>
          <w:rFonts w:cstheme="minorHAnsi"/>
          <w:color w:val="A31515"/>
          <w:sz w:val="18"/>
          <w:szCs w:val="20"/>
        </w:rPr>
        <w:t>'promotions'</w:t>
      </w:r>
      <w:r w:rsidRPr="00E10D69">
        <w:rPr>
          <w:rFonts w:cstheme="minorHAnsi"/>
          <w:color w:val="000000"/>
          <w:sz w:val="18"/>
          <w:szCs w:val="20"/>
        </w:rPr>
        <w:t xml:space="preserve">, </w:t>
      </w:r>
      <w:r w:rsidRPr="00E10D69">
        <w:rPr>
          <w:rFonts w:cstheme="minorHAnsi"/>
          <w:color w:val="A31515"/>
          <w:sz w:val="18"/>
          <w:szCs w:val="20"/>
        </w:rPr>
        <w:t>'singular_name'</w:t>
      </w:r>
      <w:r w:rsidRPr="00E10D69">
        <w:rPr>
          <w:rFonts w:cstheme="minorHAnsi"/>
          <w:color w:val="000000"/>
          <w:sz w:val="18"/>
          <w:szCs w:val="20"/>
        </w:rPr>
        <w:t xml:space="preserve"> =&gt; </w:t>
      </w:r>
      <w:r w:rsidRPr="00E10D69">
        <w:rPr>
          <w:rFonts w:cstheme="minorHAnsi"/>
          <w:color w:val="A31515"/>
          <w:sz w:val="18"/>
          <w:szCs w:val="20"/>
        </w:rPr>
        <w:t>'promotion'</w:t>
      </w:r>
      <w:r w:rsidRPr="00E10D69">
        <w:rPr>
          <w:rFonts w:cstheme="minorHAnsi"/>
          <w:color w:val="000000"/>
          <w:sz w:val="18"/>
          <w:szCs w:val="20"/>
        </w:rPr>
        <w:t xml:space="preserve">, ),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'public'</w:t>
      </w:r>
      <w:r w:rsidRPr="00E10D69">
        <w:rPr>
          <w:rFonts w:cstheme="minorHAnsi"/>
          <w:color w:val="000000"/>
          <w:sz w:val="18"/>
          <w:szCs w:val="20"/>
        </w:rPr>
        <w:t xml:space="preserve"> =&gt; </w:t>
      </w:r>
      <w:r w:rsidRPr="00E10D69">
        <w:rPr>
          <w:rFonts w:cstheme="minorHAnsi"/>
          <w:color w:val="0000FF"/>
          <w:sz w:val="18"/>
          <w:szCs w:val="20"/>
        </w:rPr>
        <w:t>true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'menu_icon'</w:t>
      </w:r>
      <w:r w:rsidRPr="00E10D69">
        <w:rPr>
          <w:rFonts w:cstheme="minorHAnsi"/>
          <w:color w:val="000000"/>
          <w:sz w:val="18"/>
          <w:szCs w:val="20"/>
        </w:rPr>
        <w:t xml:space="preserve"> =&gt; </w:t>
      </w:r>
      <w:r w:rsidRPr="00E10D69">
        <w:rPr>
          <w:rFonts w:cstheme="minorHAnsi"/>
          <w:color w:val="A31515"/>
          <w:sz w:val="18"/>
          <w:szCs w:val="20"/>
        </w:rPr>
        <w:t>'dashicons-images-alt'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'supports'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'title'</w:t>
      </w:r>
      <w:r w:rsidRPr="00E10D69">
        <w:rPr>
          <w:rFonts w:cstheme="minorHAnsi"/>
          <w:color w:val="000000"/>
          <w:sz w:val="18"/>
          <w:szCs w:val="20"/>
        </w:rPr>
        <w:t>,</w:t>
      </w:r>
      <w:r w:rsidRPr="00E10D69">
        <w:rPr>
          <w:rFonts w:cstheme="minorHAnsi"/>
          <w:color w:val="A31515"/>
          <w:sz w:val="18"/>
          <w:szCs w:val="20"/>
        </w:rPr>
        <w:t>'editor'</w:t>
      </w:r>
      <w:r w:rsidRPr="00E10D69">
        <w:rPr>
          <w:rFonts w:cstheme="minorHAnsi"/>
          <w:color w:val="000000"/>
          <w:sz w:val="18"/>
          <w:szCs w:val="20"/>
        </w:rPr>
        <w:t>,</w:t>
      </w:r>
      <w:r w:rsidRPr="00E10D69">
        <w:rPr>
          <w:rFonts w:cstheme="minorHAnsi"/>
          <w:color w:val="A31515"/>
          <w:sz w:val="18"/>
          <w:szCs w:val="20"/>
        </w:rPr>
        <w:t>'thumbnail'</w:t>
      </w:r>
      <w:r w:rsidRPr="00E10D69">
        <w:rPr>
          <w:rFonts w:cstheme="minorHAnsi"/>
          <w:color w:val="000000"/>
          <w:sz w:val="18"/>
          <w:szCs w:val="20"/>
        </w:rPr>
        <w:t>,</w:t>
      </w:r>
      <w:r w:rsidRPr="00E10D69">
        <w:rPr>
          <w:rFonts w:cstheme="minorHAnsi"/>
          <w:color w:val="A31515"/>
          <w:sz w:val="18"/>
          <w:szCs w:val="20"/>
        </w:rPr>
        <w:t>'custom-fields'</w:t>
      </w:r>
      <w:r w:rsidRPr="00E10D69">
        <w:rPr>
          <w:rFonts w:cstheme="minorHAnsi"/>
          <w:color w:val="000000"/>
          <w:sz w:val="18"/>
          <w:szCs w:val="20"/>
        </w:rPr>
        <w:t>,</w:t>
      </w:r>
      <w:r w:rsidRPr="00E10D69">
        <w:rPr>
          <w:rFonts w:cstheme="minorHAnsi"/>
          <w:color w:val="A31515"/>
          <w:sz w:val="18"/>
          <w:szCs w:val="20"/>
        </w:rPr>
        <w:t>'page-attributes'</w:t>
      </w:r>
      <w:r w:rsidRPr="00E10D69">
        <w:rPr>
          <w:rFonts w:cstheme="minorHAnsi"/>
          <w:color w:val="000000"/>
          <w:sz w:val="18"/>
          <w:szCs w:val="20"/>
        </w:rPr>
        <w:t xml:space="preserve">)  ));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&lt;!-- 27.--&gt;</w:t>
      </w:r>
      <w:r w:rsidRPr="00E10D69">
        <w:rPr>
          <w:rFonts w:cstheme="minorHAnsi"/>
          <w:b/>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global</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$args</w:t>
      </w:r>
      <w:r w:rsidRPr="00E10D69">
        <w:rPr>
          <w:rFonts w:cstheme="minorHAnsi"/>
          <w:color w:val="000000"/>
          <w:sz w:val="18"/>
          <w:szCs w:val="20"/>
        </w:rPr>
        <w:t xml:space="preserve"> =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'posts_per_page'</w:t>
      </w:r>
      <w:r w:rsidRPr="00E10D69">
        <w:rPr>
          <w:rFonts w:cstheme="minorHAnsi"/>
          <w:color w:val="000000"/>
          <w:sz w:val="18"/>
          <w:szCs w:val="20"/>
        </w:rPr>
        <w:t xml:space="preserve"> =&gt; 8, </w:t>
      </w:r>
      <w:r w:rsidRPr="00E10D69">
        <w:rPr>
          <w:rFonts w:cstheme="minorHAnsi"/>
          <w:color w:val="A31515"/>
          <w:sz w:val="18"/>
          <w:szCs w:val="20"/>
        </w:rPr>
        <w:t>'post_type'</w:t>
      </w:r>
      <w:r w:rsidRPr="00E10D69">
        <w:rPr>
          <w:rFonts w:cstheme="minorHAnsi"/>
          <w:color w:val="000000"/>
          <w:sz w:val="18"/>
          <w:szCs w:val="20"/>
        </w:rPr>
        <w:t xml:space="preserve">=&gt; </w:t>
      </w:r>
      <w:r w:rsidRPr="00E10D69">
        <w:rPr>
          <w:rFonts w:cstheme="minorHAnsi"/>
          <w:color w:val="A31515"/>
          <w:sz w:val="18"/>
          <w:szCs w:val="20"/>
        </w:rPr>
        <w:t>'portfolios'</w:t>
      </w:r>
      <w:r w:rsidRPr="00E10D69">
        <w:rPr>
          <w:rFonts w:cstheme="minorHAnsi"/>
          <w:color w:val="000000"/>
          <w:sz w:val="18"/>
          <w:szCs w:val="20"/>
        </w:rPr>
        <w:t xml:space="preserve">, </w:t>
      </w:r>
      <w:r w:rsidRPr="00E10D69">
        <w:rPr>
          <w:rFonts w:cstheme="minorHAnsi"/>
          <w:color w:val="A31515"/>
          <w:sz w:val="18"/>
          <w:szCs w:val="20"/>
        </w:rPr>
        <w:t>'orderby'</w:t>
      </w:r>
      <w:r w:rsidRPr="00E10D69">
        <w:rPr>
          <w:rFonts w:cstheme="minorHAnsi"/>
          <w:color w:val="000000"/>
          <w:sz w:val="18"/>
          <w:szCs w:val="20"/>
        </w:rPr>
        <w:t xml:space="preserve"> =&gt; </w:t>
      </w:r>
      <w:r w:rsidRPr="00E10D69">
        <w:rPr>
          <w:rFonts w:cstheme="minorHAnsi"/>
          <w:color w:val="A31515"/>
          <w:sz w:val="18"/>
          <w:szCs w:val="20"/>
        </w:rPr>
        <w:t>'menu_order'</w:t>
      </w:r>
      <w:r w:rsidRPr="00E10D69">
        <w:rPr>
          <w:rFonts w:cstheme="minorHAnsi"/>
          <w:color w:val="000000"/>
          <w:sz w:val="18"/>
          <w:szCs w:val="20"/>
        </w:rPr>
        <w:t xml:space="preserve">, </w:t>
      </w:r>
      <w:r w:rsidRPr="00E10D69">
        <w:rPr>
          <w:rFonts w:cstheme="minorHAnsi"/>
          <w:color w:val="A31515"/>
          <w:sz w:val="18"/>
          <w:szCs w:val="20"/>
        </w:rPr>
        <w:t>'order'</w:t>
      </w:r>
      <w:r w:rsidRPr="00E10D69">
        <w:rPr>
          <w:rFonts w:cstheme="minorHAnsi"/>
          <w:color w:val="000000"/>
          <w:sz w:val="18"/>
          <w:szCs w:val="20"/>
        </w:rPr>
        <w:t xml:space="preserve"> =&gt; </w:t>
      </w:r>
      <w:r w:rsidRPr="00E10D69">
        <w:rPr>
          <w:rFonts w:cstheme="minorHAnsi"/>
          <w:color w:val="A31515"/>
          <w:sz w:val="18"/>
          <w:szCs w:val="20"/>
        </w:rPr>
        <w:t>'ASC'</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8B8B"/>
          <w:sz w:val="18"/>
          <w:szCs w:val="20"/>
        </w:rPr>
        <w:t>$myposts</w:t>
      </w:r>
      <w:r w:rsidRPr="00E10D69">
        <w:rPr>
          <w:rFonts w:cstheme="minorHAnsi"/>
          <w:color w:val="000000"/>
          <w:sz w:val="18"/>
          <w:szCs w:val="20"/>
        </w:rPr>
        <w:t xml:space="preserve"> = get_posts( </w:t>
      </w:r>
      <w:r w:rsidRPr="00E10D69">
        <w:rPr>
          <w:rFonts w:cstheme="minorHAnsi"/>
          <w:color w:val="008B8B"/>
          <w:sz w:val="18"/>
          <w:szCs w:val="20"/>
        </w:rPr>
        <w:t>$args</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foreach</w:t>
      </w:r>
      <w:r w:rsidRPr="00E10D69">
        <w:rPr>
          <w:rFonts w:cstheme="minorHAnsi"/>
          <w:color w:val="000000"/>
          <w:sz w:val="18"/>
          <w:szCs w:val="20"/>
        </w:rPr>
        <w:t xml:space="preserve">( </w:t>
      </w:r>
      <w:r w:rsidRPr="00E10D69">
        <w:rPr>
          <w:rFonts w:cstheme="minorHAnsi"/>
          <w:color w:val="008B8B"/>
          <w:sz w:val="18"/>
          <w:szCs w:val="20"/>
        </w:rPr>
        <w:t>$myposts</w:t>
      </w:r>
      <w:r w:rsidRPr="00E10D69">
        <w:rPr>
          <w:rFonts w:cstheme="minorHAnsi"/>
          <w:color w:val="000000"/>
          <w:sz w:val="18"/>
          <w:szCs w:val="20"/>
        </w:rPr>
        <w:t xml:space="preserve"> </w:t>
      </w:r>
      <w:r w:rsidRPr="00E10D69">
        <w:rPr>
          <w:rFonts w:cstheme="minorHAnsi"/>
          <w:color w:val="0000FF"/>
          <w:sz w:val="18"/>
          <w:szCs w:val="20"/>
        </w:rPr>
        <w:t>as</w:t>
      </w:r>
      <w:r w:rsidRPr="00E10D69">
        <w:rPr>
          <w:rFonts w:cstheme="minorHAnsi"/>
          <w:color w:val="000000"/>
          <w:sz w:val="18"/>
          <w:szCs w:val="20"/>
        </w:rPr>
        <w:t xml:space="preserve"> </w:t>
      </w:r>
      <w:r w:rsidRPr="00E10D69">
        <w:rPr>
          <w:rFonts w:cstheme="minorHAnsi"/>
          <w:color w:val="008B8B"/>
          <w:sz w:val="18"/>
          <w:szCs w:val="20"/>
        </w:rPr>
        <w:t>$post</w:t>
      </w:r>
      <w:r w:rsidRPr="00E10D69">
        <w:rPr>
          <w:rFonts w:cstheme="minorHAnsi"/>
          <w:color w:val="000000"/>
          <w:sz w:val="18"/>
          <w:szCs w:val="20"/>
        </w:rPr>
        <w:t xml:space="preserve"> ) : setup_postdata(</w:t>
      </w:r>
      <w:r w:rsidRPr="00E10D69">
        <w:rPr>
          <w:rFonts w:cstheme="minorHAnsi"/>
          <w:color w:val="008B8B"/>
          <w:sz w:val="18"/>
          <w:szCs w:val="20"/>
        </w:rPr>
        <w:t>$post</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$Portfolio_image</w:t>
      </w:r>
      <w:r w:rsidRPr="00E10D69">
        <w:rPr>
          <w:rFonts w:cstheme="minorHAnsi"/>
          <w:color w:val="000000"/>
          <w:sz w:val="18"/>
          <w:szCs w:val="20"/>
        </w:rPr>
        <w:t xml:space="preserve"> = wp_get_attachment_image_src( get_post_thumbnail_id( </w:t>
      </w:r>
      <w:r w:rsidRPr="00E10D69">
        <w:rPr>
          <w:rFonts w:cstheme="minorHAnsi"/>
          <w:color w:val="008B8B"/>
          <w:sz w:val="18"/>
          <w:szCs w:val="20"/>
        </w:rPr>
        <w:t>$post</w:t>
      </w:r>
      <w:r w:rsidRPr="00E10D69">
        <w:rPr>
          <w:rFonts w:cstheme="minorHAnsi"/>
          <w:color w:val="000000"/>
          <w:sz w:val="18"/>
          <w:szCs w:val="20"/>
        </w:rPr>
        <w:t xml:space="preserve">-&gt;ID ), </w:t>
      </w:r>
      <w:r w:rsidRPr="00E10D69">
        <w:rPr>
          <w:rFonts w:cstheme="minorHAnsi"/>
          <w:color w:val="A31515"/>
          <w:sz w:val="18"/>
          <w:szCs w:val="20"/>
        </w:rPr>
        <w:t>'Portfolio_image'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8B8B"/>
          <w:sz w:val="18"/>
          <w:szCs w:val="20"/>
        </w:rPr>
        <w:t>$Portfolio_image_full</w:t>
      </w:r>
      <w:r w:rsidRPr="00E10D69">
        <w:rPr>
          <w:rFonts w:cstheme="minorHAnsi"/>
          <w:color w:val="000000"/>
          <w:sz w:val="18"/>
          <w:szCs w:val="20"/>
        </w:rPr>
        <w:t xml:space="preserve"> = wp_get_attachment_image_src( get_post_thumbnail_id( </w:t>
      </w:r>
      <w:r w:rsidRPr="00E10D69">
        <w:rPr>
          <w:rFonts w:cstheme="minorHAnsi"/>
          <w:color w:val="008B8B"/>
          <w:sz w:val="18"/>
          <w:szCs w:val="20"/>
        </w:rPr>
        <w:t>$post</w:t>
      </w:r>
      <w:r w:rsidRPr="00E10D69">
        <w:rPr>
          <w:rFonts w:cstheme="minorHAnsi"/>
          <w:color w:val="000000"/>
          <w:sz w:val="18"/>
          <w:szCs w:val="20"/>
        </w:rPr>
        <w:t xml:space="preserve">-&gt;ID ), </w:t>
      </w:r>
      <w:r w:rsidRPr="00E10D69">
        <w:rPr>
          <w:rFonts w:cstheme="minorHAnsi"/>
          <w:color w:val="A31515"/>
          <w:sz w:val="18"/>
          <w:szCs w:val="20"/>
        </w:rPr>
        <w:t>'large'</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="col-xs-12 col-sm-4 col-md-3"&gt;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="recent-work-wrap"&gt;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img</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="img-responsive"</w:t>
      </w:r>
      <w:r w:rsidRPr="00E10D69">
        <w:rPr>
          <w:rFonts w:cstheme="minorHAnsi"/>
          <w:color w:val="000000"/>
          <w:sz w:val="18"/>
          <w:szCs w:val="20"/>
        </w:rPr>
        <w:t xml:space="preserve"> </w:t>
      </w:r>
      <w:r w:rsidRPr="00E10D69">
        <w:rPr>
          <w:rFonts w:cstheme="minorHAnsi"/>
          <w:color w:val="FF0000"/>
          <w:sz w:val="18"/>
          <w:szCs w:val="20"/>
        </w:rPr>
        <w:t>src</w:t>
      </w:r>
      <w:r w:rsidRPr="00E10D69">
        <w:rPr>
          <w:rFonts w:cstheme="minorHAnsi"/>
          <w:color w:val="0000FF"/>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$Portfolio_image</w:t>
      </w:r>
      <w:r w:rsidRPr="00E10D69">
        <w:rPr>
          <w:rFonts w:cstheme="minorHAnsi"/>
          <w:color w:val="000000"/>
          <w:sz w:val="18"/>
          <w:szCs w:val="20"/>
        </w:rPr>
        <w:t xml:space="preserve">[0]; </w:t>
      </w:r>
      <w:r w:rsidRPr="00E10D69">
        <w:rPr>
          <w:rFonts w:cstheme="minorHAnsi"/>
          <w:color w:val="000000"/>
          <w:sz w:val="18"/>
          <w:szCs w:val="20"/>
          <w:highlight w:val="yellow"/>
        </w:rPr>
        <w:t>?&gt;</w:t>
      </w:r>
      <w:r w:rsidRPr="00E10D69">
        <w:rPr>
          <w:rFonts w:cstheme="minorHAnsi"/>
          <w:color w:val="0000FF"/>
          <w:sz w:val="18"/>
          <w:szCs w:val="20"/>
        </w:rPr>
        <w:t>"</w:t>
      </w:r>
      <w:r w:rsidRPr="00E10D69">
        <w:rPr>
          <w:rFonts w:cstheme="minorHAnsi"/>
          <w:color w:val="000000"/>
          <w:sz w:val="18"/>
          <w:szCs w:val="20"/>
        </w:rPr>
        <w:t xml:space="preserve"> </w:t>
      </w:r>
      <w:r w:rsidRPr="00E10D69">
        <w:rPr>
          <w:rFonts w:cstheme="minorHAnsi"/>
          <w:color w:val="FF0000"/>
          <w:sz w:val="18"/>
          <w:szCs w:val="20"/>
        </w:rPr>
        <w:t>alt</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="overlay"&gt;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="recent-work-inner"&gt;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h3</w:t>
      </w:r>
      <w:r w:rsidRPr="00E10D69">
        <w:rPr>
          <w:rFonts w:cstheme="minorHAnsi"/>
          <w:color w:val="0000FF"/>
          <w:sz w:val="18"/>
          <w:szCs w:val="20"/>
        </w:rPr>
        <w:t>&gt;&lt;</w:t>
      </w:r>
      <w:r w:rsidRPr="00E10D69">
        <w:rPr>
          <w:rFonts w:cstheme="minorHAnsi"/>
          <w:color w:val="800000"/>
          <w:sz w:val="18"/>
          <w:szCs w:val="20"/>
        </w:rPr>
        <w:t>a</w:t>
      </w:r>
      <w:r w:rsidRPr="00E10D69">
        <w:rPr>
          <w:rFonts w:cstheme="minorHAnsi"/>
          <w:color w:val="000000"/>
          <w:sz w:val="18"/>
          <w:szCs w:val="20"/>
        </w:rPr>
        <w:t xml:space="preserve"> </w:t>
      </w:r>
      <w:r w:rsidRPr="00E10D69">
        <w:rPr>
          <w:rFonts w:cstheme="minorHAnsi"/>
          <w:color w:val="FF0000"/>
          <w:sz w:val="18"/>
          <w:szCs w:val="20"/>
        </w:rPr>
        <w:t>href</w:t>
      </w:r>
      <w:r w:rsidRPr="00E10D69">
        <w:rPr>
          <w:rFonts w:cstheme="minorHAnsi"/>
          <w:color w:val="0000FF"/>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the_permalink(); </w:t>
      </w:r>
      <w:r w:rsidRPr="00E10D69">
        <w:rPr>
          <w:rFonts w:cstheme="minorHAnsi"/>
          <w:color w:val="000000"/>
          <w:sz w:val="18"/>
          <w:szCs w:val="20"/>
          <w:highlight w:val="yellow"/>
        </w:rPr>
        <w:t>?&gt;</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the_title();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a</w:t>
      </w:r>
      <w:r w:rsidRPr="00E10D69">
        <w:rPr>
          <w:rFonts w:cstheme="minorHAnsi"/>
          <w:color w:val="0000FF"/>
          <w:sz w:val="18"/>
          <w:szCs w:val="20"/>
        </w:rPr>
        <w:t>&gt;</w:t>
      </w: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h3</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p</w:t>
      </w:r>
      <w:r w:rsidRPr="00E10D69">
        <w:rPr>
          <w:rFonts w:cstheme="minorHAnsi"/>
          <w:color w:val="0000FF"/>
          <w:sz w:val="18"/>
          <w:szCs w:val="20"/>
        </w:rPr>
        <w:t>&gt;</w:t>
      </w:r>
      <w:r w:rsidRPr="00E10D69">
        <w:rPr>
          <w:rFonts w:cstheme="minorHAnsi"/>
          <w:color w:val="000000"/>
          <w:sz w:val="18"/>
          <w:szCs w:val="20"/>
          <w:highlight w:val="yellow"/>
        </w:rPr>
        <w:t>&lt;?php</w:t>
      </w:r>
      <w:r w:rsidRPr="00E10D69">
        <w:rPr>
          <w:rFonts w:cstheme="minorHAnsi"/>
          <w:color w:val="000000"/>
          <w:sz w:val="18"/>
          <w:szCs w:val="20"/>
        </w:rPr>
        <w:t xml:space="preserve"> the_content(); </w:t>
      </w:r>
      <w:r w:rsidRPr="00E10D69">
        <w:rPr>
          <w:rFonts w:cstheme="minorHAnsi"/>
          <w:color w:val="000000"/>
          <w:sz w:val="18"/>
          <w:szCs w:val="20"/>
          <w:highlight w:val="yellow"/>
        </w:rPr>
        <w:t>?&gt;</w:t>
      </w:r>
      <w:r w:rsidRPr="00E10D69">
        <w:rPr>
          <w:rFonts w:cstheme="minorHAnsi"/>
          <w:color w:val="0000FF"/>
          <w:sz w:val="18"/>
          <w:szCs w:val="20"/>
        </w:rPr>
        <w:t>&lt;/</w:t>
      </w:r>
      <w:r w:rsidRPr="00E10D69">
        <w:rPr>
          <w:rFonts w:cstheme="minorHAnsi"/>
          <w:color w:val="800000"/>
          <w:sz w:val="18"/>
          <w:szCs w:val="20"/>
        </w:rPr>
        <w:t>p</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a</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="preview"</w:t>
      </w:r>
      <w:r w:rsidRPr="00E10D69">
        <w:rPr>
          <w:rFonts w:cstheme="minorHAnsi"/>
          <w:color w:val="000000"/>
          <w:sz w:val="18"/>
          <w:szCs w:val="20"/>
        </w:rPr>
        <w:t xml:space="preserve"> </w:t>
      </w:r>
      <w:r w:rsidRPr="00E10D69">
        <w:rPr>
          <w:rFonts w:cstheme="minorHAnsi"/>
          <w:color w:val="FF0000"/>
          <w:sz w:val="18"/>
          <w:szCs w:val="20"/>
        </w:rPr>
        <w:t>href</w:t>
      </w:r>
      <w:r w:rsidRPr="00E10D69">
        <w:rPr>
          <w:rFonts w:cstheme="minorHAnsi"/>
          <w:color w:val="0000FF"/>
          <w:sz w:val="18"/>
          <w:szCs w:val="20"/>
        </w:rPr>
        <w:t>="</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echo</w:t>
      </w:r>
      <w:r w:rsidRPr="00E10D69">
        <w:rPr>
          <w:rFonts w:cstheme="minorHAnsi"/>
          <w:color w:val="000000"/>
          <w:sz w:val="18"/>
          <w:szCs w:val="20"/>
        </w:rPr>
        <w:t xml:space="preserve"> </w:t>
      </w:r>
      <w:r w:rsidRPr="00E10D69">
        <w:rPr>
          <w:rFonts w:cstheme="minorHAnsi"/>
          <w:color w:val="008B8B"/>
          <w:sz w:val="18"/>
          <w:szCs w:val="20"/>
        </w:rPr>
        <w:t>$Portfolio_image_full</w:t>
      </w:r>
      <w:r w:rsidRPr="00E10D69">
        <w:rPr>
          <w:rFonts w:cstheme="minorHAnsi"/>
          <w:color w:val="000000"/>
          <w:sz w:val="18"/>
          <w:szCs w:val="20"/>
        </w:rPr>
        <w:t xml:space="preserve">[0]; </w:t>
      </w:r>
      <w:r w:rsidRPr="00E10D69">
        <w:rPr>
          <w:rFonts w:cstheme="minorHAnsi"/>
          <w:color w:val="000000"/>
          <w:sz w:val="18"/>
          <w:szCs w:val="20"/>
          <w:highlight w:val="yellow"/>
        </w:rPr>
        <w:t>?&gt;</w:t>
      </w:r>
      <w:r w:rsidRPr="00E10D69">
        <w:rPr>
          <w:rFonts w:cstheme="minorHAnsi"/>
          <w:color w:val="0000FF"/>
          <w:sz w:val="18"/>
          <w:szCs w:val="20"/>
        </w:rPr>
        <w:t>"</w:t>
      </w:r>
      <w:r w:rsidRPr="00E10D69">
        <w:rPr>
          <w:rFonts w:cstheme="minorHAnsi"/>
          <w:color w:val="000000"/>
          <w:sz w:val="18"/>
          <w:szCs w:val="20"/>
        </w:rPr>
        <w:t xml:space="preserve"> </w:t>
      </w:r>
      <w:r w:rsidRPr="00E10D69">
        <w:rPr>
          <w:rFonts w:cstheme="minorHAnsi"/>
          <w:color w:val="FF0000"/>
          <w:sz w:val="18"/>
          <w:szCs w:val="20"/>
        </w:rPr>
        <w:t>rel</w:t>
      </w:r>
      <w:r w:rsidRPr="00E10D69">
        <w:rPr>
          <w:rFonts w:cstheme="minorHAnsi"/>
          <w:color w:val="0000FF"/>
          <w:sz w:val="18"/>
          <w:szCs w:val="20"/>
        </w:rPr>
        <w:t>="prettyPhoto"&gt;&lt;</w:t>
      </w:r>
      <w:r w:rsidRPr="00E10D69">
        <w:rPr>
          <w:rFonts w:cstheme="minorHAnsi"/>
          <w:color w:val="800000"/>
          <w:sz w:val="18"/>
          <w:szCs w:val="20"/>
        </w:rPr>
        <w:t>i</w:t>
      </w:r>
      <w:r w:rsidRPr="00E10D69">
        <w:rPr>
          <w:rFonts w:cstheme="minorHAnsi"/>
          <w:color w:val="000000"/>
          <w:sz w:val="18"/>
          <w:szCs w:val="20"/>
        </w:rPr>
        <w:t xml:space="preserve"> </w:t>
      </w:r>
      <w:r w:rsidRPr="00E10D69">
        <w:rPr>
          <w:rFonts w:cstheme="minorHAnsi"/>
          <w:color w:val="FF0000"/>
          <w:sz w:val="18"/>
          <w:szCs w:val="20"/>
        </w:rPr>
        <w:t>class</w:t>
      </w:r>
      <w:r w:rsidRPr="00E10D69">
        <w:rPr>
          <w:rFonts w:cstheme="minorHAnsi"/>
          <w:color w:val="0000FF"/>
          <w:sz w:val="18"/>
          <w:szCs w:val="20"/>
        </w:rPr>
        <w:t>="fa fa-eye"&gt;&lt;/</w:t>
      </w:r>
      <w:r w:rsidRPr="00E10D69">
        <w:rPr>
          <w:rFonts w:cstheme="minorHAnsi"/>
          <w:color w:val="800000"/>
          <w:sz w:val="18"/>
          <w:szCs w:val="20"/>
        </w:rPr>
        <w:t>i</w:t>
      </w:r>
      <w:r w:rsidRPr="00E10D69">
        <w:rPr>
          <w:rFonts w:cstheme="minorHAnsi"/>
          <w:color w:val="0000FF"/>
          <w:sz w:val="18"/>
          <w:szCs w:val="20"/>
        </w:rPr>
        <w:t>&gt;</w:t>
      </w:r>
      <w:r w:rsidRPr="00E10D69">
        <w:rPr>
          <w:rFonts w:cstheme="minorHAnsi"/>
          <w:color w:val="000000"/>
          <w:sz w:val="18"/>
          <w:szCs w:val="20"/>
        </w:rPr>
        <w:t xml:space="preserve"> View</w:t>
      </w:r>
      <w:r w:rsidRPr="00E10D69">
        <w:rPr>
          <w:rFonts w:cstheme="minorHAnsi"/>
          <w:color w:val="0000FF"/>
          <w:sz w:val="18"/>
          <w:szCs w:val="20"/>
        </w:rPr>
        <w:t>&lt;/</w:t>
      </w:r>
      <w:r w:rsidRPr="00E10D69">
        <w:rPr>
          <w:rFonts w:cstheme="minorHAnsi"/>
          <w:color w:val="800000"/>
          <w:sz w:val="18"/>
          <w:szCs w:val="20"/>
        </w:rPr>
        <w:t>a</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&lt;/</w:t>
      </w:r>
      <w:r w:rsidRPr="00E10D69">
        <w:rPr>
          <w:rFonts w:cstheme="minorHAnsi"/>
          <w:color w:val="800000"/>
          <w:sz w:val="18"/>
          <w:szCs w:val="20"/>
        </w:rPr>
        <w:t>div</w:t>
      </w:r>
      <w:r w:rsidRPr="00E10D69">
        <w:rPr>
          <w:rFonts w:cstheme="minorHAnsi"/>
          <w:color w:val="0000FF"/>
          <w:sz w:val="18"/>
          <w:szCs w:val="20"/>
        </w:rPr>
        <w:t>&gt;</w:t>
      </w:r>
      <w:r w:rsidRPr="00E10D69">
        <w:rPr>
          <w:rFonts w:cstheme="minorHAnsi"/>
          <w:color w:val="000000"/>
          <w:sz w:val="18"/>
          <w:szCs w:val="20"/>
        </w:rPr>
        <w:t xml:space="preserve">       </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endforeach</w:t>
      </w:r>
      <w:r w:rsidRPr="00E10D69">
        <w:rPr>
          <w:rFonts w:cstheme="minorHAnsi"/>
          <w:color w:val="000000"/>
          <w:sz w:val="18"/>
          <w:szCs w:val="20"/>
        </w:rPr>
        <w:t xml:space="preserve">;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&lt;!-- 28.--&gt;</w:t>
      </w:r>
      <w:r w:rsidRPr="00E10D69">
        <w:rPr>
          <w:rFonts w:cstheme="minorHAnsi"/>
          <w:b/>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register_post_type( </w:t>
      </w:r>
      <w:r w:rsidRPr="00E10D69">
        <w:rPr>
          <w:rFonts w:cstheme="minorHAnsi"/>
          <w:color w:val="A31515"/>
          <w:sz w:val="18"/>
          <w:szCs w:val="20"/>
        </w:rPr>
        <w:t>'portfolios'</w:t>
      </w:r>
      <w:r w:rsidRPr="00E10D69">
        <w:rPr>
          <w:rFonts w:cstheme="minorHAnsi"/>
          <w:color w:val="000000"/>
          <w:sz w:val="18"/>
          <w:szCs w:val="20"/>
        </w:rPr>
        <w:t xml:space="preserve">, </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'label'</w:t>
      </w:r>
      <w:r w:rsidRPr="00E10D69">
        <w:rPr>
          <w:rFonts w:cstheme="minorHAnsi"/>
          <w:color w:val="000000"/>
          <w:sz w:val="18"/>
          <w:szCs w:val="20"/>
        </w:rPr>
        <w:t xml:space="preserve"> =&gt; </w:t>
      </w:r>
      <w:r w:rsidRPr="00E10D69">
        <w:rPr>
          <w:rFonts w:cstheme="minorHAnsi"/>
          <w:color w:val="A31515"/>
          <w:sz w:val="18"/>
          <w:szCs w:val="20"/>
        </w:rPr>
        <w:t>'portfolios'</w:t>
      </w: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'labels'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 xml:space="preserve">(  </w:t>
      </w:r>
      <w:r w:rsidRPr="00E10D69">
        <w:rPr>
          <w:rFonts w:cstheme="minorHAnsi"/>
          <w:color w:val="A31515"/>
          <w:sz w:val="18"/>
          <w:szCs w:val="20"/>
        </w:rPr>
        <w:t>'name'</w:t>
      </w:r>
      <w:r w:rsidRPr="00E10D69">
        <w:rPr>
          <w:rFonts w:cstheme="minorHAnsi"/>
          <w:color w:val="000000"/>
          <w:sz w:val="18"/>
          <w:szCs w:val="20"/>
        </w:rPr>
        <w:t xml:space="preserve"> =&gt; </w:t>
      </w:r>
      <w:r w:rsidRPr="00E10D69">
        <w:rPr>
          <w:rFonts w:cstheme="minorHAnsi"/>
          <w:color w:val="A31515"/>
          <w:sz w:val="18"/>
          <w:szCs w:val="20"/>
        </w:rPr>
        <w:t>'portfolios'</w:t>
      </w:r>
      <w:r w:rsidRPr="00E10D69">
        <w:rPr>
          <w:rFonts w:cstheme="minorHAnsi"/>
          <w:color w:val="000000"/>
          <w:sz w:val="18"/>
          <w:szCs w:val="20"/>
        </w:rPr>
        <w:t xml:space="preserve">, </w:t>
      </w:r>
      <w:r w:rsidRPr="00E10D69">
        <w:rPr>
          <w:rFonts w:cstheme="minorHAnsi"/>
          <w:color w:val="A31515"/>
          <w:sz w:val="18"/>
          <w:szCs w:val="20"/>
        </w:rPr>
        <w:t>'singular_name'</w:t>
      </w:r>
      <w:r w:rsidRPr="00E10D69">
        <w:rPr>
          <w:rFonts w:cstheme="minorHAnsi"/>
          <w:color w:val="000000"/>
          <w:sz w:val="18"/>
          <w:szCs w:val="20"/>
        </w:rPr>
        <w:t xml:space="preserve"> =&gt; </w:t>
      </w:r>
      <w:r w:rsidRPr="00E10D69">
        <w:rPr>
          <w:rFonts w:cstheme="minorHAnsi"/>
          <w:color w:val="A31515"/>
          <w:sz w:val="18"/>
          <w:szCs w:val="20"/>
        </w:rPr>
        <w:t>'portfolio'</w:t>
      </w:r>
      <w:r w:rsidRPr="00E10D69">
        <w:rPr>
          <w:rFonts w:cstheme="minorHAnsi"/>
          <w:color w:val="000000"/>
          <w:sz w:val="18"/>
          <w:szCs w:val="20"/>
        </w:rPr>
        <w:t>,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'public'</w:t>
      </w:r>
      <w:r w:rsidRPr="00E10D69">
        <w:rPr>
          <w:rFonts w:cstheme="minorHAnsi"/>
          <w:color w:val="000000"/>
          <w:sz w:val="18"/>
          <w:szCs w:val="20"/>
        </w:rPr>
        <w:t xml:space="preserve"> =&gt; </w:t>
      </w:r>
      <w:r w:rsidRPr="00E10D69">
        <w:rPr>
          <w:rFonts w:cstheme="minorHAnsi"/>
          <w:color w:val="0000FF"/>
          <w:sz w:val="18"/>
          <w:szCs w:val="20"/>
        </w:rPr>
        <w:t>true</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'menu_icon'</w:t>
      </w:r>
      <w:r w:rsidRPr="00E10D69">
        <w:rPr>
          <w:rFonts w:cstheme="minorHAnsi"/>
          <w:color w:val="000000"/>
          <w:sz w:val="18"/>
          <w:szCs w:val="20"/>
        </w:rPr>
        <w:t xml:space="preserve"> =&gt; </w:t>
      </w:r>
      <w:r w:rsidRPr="00E10D69">
        <w:rPr>
          <w:rFonts w:cstheme="minorHAnsi"/>
          <w:color w:val="A31515"/>
          <w:sz w:val="18"/>
          <w:szCs w:val="20"/>
        </w:rPr>
        <w:t>'dashicons-images-alt'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'supports'</w:t>
      </w:r>
      <w:r w:rsidRPr="00E10D69">
        <w:rPr>
          <w:rFonts w:cstheme="minorHAnsi"/>
          <w:color w:val="000000"/>
          <w:sz w:val="18"/>
          <w:szCs w:val="20"/>
        </w:rPr>
        <w:t xml:space="preserve"> =&gt; </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A31515"/>
          <w:sz w:val="18"/>
          <w:szCs w:val="20"/>
        </w:rPr>
        <w:t>'title'</w:t>
      </w:r>
      <w:r w:rsidRPr="00E10D69">
        <w:rPr>
          <w:rFonts w:cstheme="minorHAnsi"/>
          <w:color w:val="000000"/>
          <w:sz w:val="18"/>
          <w:szCs w:val="20"/>
        </w:rPr>
        <w:t>,</w:t>
      </w:r>
      <w:r w:rsidRPr="00E10D69">
        <w:rPr>
          <w:rFonts w:cstheme="minorHAnsi"/>
          <w:color w:val="A31515"/>
          <w:sz w:val="18"/>
          <w:szCs w:val="20"/>
        </w:rPr>
        <w:t>'editor'</w:t>
      </w:r>
      <w:r w:rsidRPr="00E10D69">
        <w:rPr>
          <w:rFonts w:cstheme="minorHAnsi"/>
          <w:color w:val="000000"/>
          <w:sz w:val="18"/>
          <w:szCs w:val="20"/>
        </w:rPr>
        <w:t>,</w:t>
      </w:r>
      <w:r w:rsidRPr="00E10D69">
        <w:rPr>
          <w:rFonts w:cstheme="minorHAnsi"/>
          <w:color w:val="A31515"/>
          <w:sz w:val="18"/>
          <w:szCs w:val="20"/>
        </w:rPr>
        <w:t>'thumbnail'</w:t>
      </w:r>
      <w:r w:rsidRPr="00E10D69">
        <w:rPr>
          <w:rFonts w:cstheme="minorHAnsi"/>
          <w:color w:val="000000"/>
          <w:sz w:val="18"/>
          <w:szCs w:val="20"/>
        </w:rPr>
        <w:t>,</w:t>
      </w:r>
      <w:r w:rsidRPr="00E10D69">
        <w:rPr>
          <w:rFonts w:cstheme="minorHAnsi"/>
          <w:color w:val="A31515"/>
          <w:sz w:val="18"/>
          <w:szCs w:val="20"/>
        </w:rPr>
        <w:t>'custom-fields'</w:t>
      </w:r>
      <w:r w:rsidRPr="00E10D69">
        <w:rPr>
          <w:rFonts w:cstheme="minorHAnsi"/>
          <w:color w:val="000000"/>
          <w:sz w:val="18"/>
          <w:szCs w:val="20"/>
        </w:rPr>
        <w:t>,</w:t>
      </w:r>
      <w:r w:rsidRPr="00E10D69">
        <w:rPr>
          <w:rFonts w:cstheme="minorHAnsi"/>
          <w:color w:val="A31515"/>
          <w:sz w:val="18"/>
          <w:szCs w:val="20"/>
        </w:rPr>
        <w:t>'excerpt'</w:t>
      </w:r>
      <w:r w:rsidRPr="00E10D69">
        <w:rPr>
          <w:rFonts w:cstheme="minorHAnsi"/>
          <w:color w:val="000000"/>
          <w:sz w:val="18"/>
          <w:szCs w:val="20"/>
        </w:rPr>
        <w:t>,</w:t>
      </w:r>
      <w:r w:rsidRPr="00E10D69">
        <w:rPr>
          <w:rFonts w:cstheme="minorHAnsi"/>
          <w:color w:val="A31515"/>
          <w:sz w:val="18"/>
          <w:szCs w:val="20"/>
        </w:rPr>
        <w:t>'page-attributes'</w:t>
      </w:r>
      <w:r w:rsidRPr="00E10D69">
        <w:rPr>
          <w:rFonts w:cstheme="minorHAnsi"/>
          <w:color w:val="000000"/>
          <w:sz w:val="18"/>
          <w:szCs w:val="20"/>
        </w:rPr>
        <w:t>)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&lt;!--29. ----- For adding image size.--&gt;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add_image_size( </w:t>
      </w:r>
      <w:r w:rsidRPr="00E10D69">
        <w:rPr>
          <w:rFonts w:cstheme="minorHAnsi"/>
          <w:color w:val="A31515"/>
          <w:sz w:val="18"/>
          <w:szCs w:val="20"/>
        </w:rPr>
        <w:t>'Portfolio_image'</w:t>
      </w:r>
      <w:r w:rsidRPr="00E10D69">
        <w:rPr>
          <w:rFonts w:cstheme="minorHAnsi"/>
          <w:color w:val="000000"/>
          <w:sz w:val="18"/>
          <w:szCs w:val="20"/>
        </w:rPr>
        <w:t xml:space="preserve">, 293 , 222, </w:t>
      </w:r>
      <w:r w:rsidRPr="00E10D69">
        <w:rPr>
          <w:rFonts w:cstheme="minorHAnsi"/>
          <w:color w:val="0000FF"/>
          <w:sz w:val="18"/>
          <w:szCs w:val="20"/>
        </w:rPr>
        <w:t>true</w:t>
      </w:r>
      <w:r w:rsidRPr="00E10D69">
        <w:rPr>
          <w:rFonts w:cstheme="minorHAnsi"/>
          <w:color w:val="000000"/>
          <w:sz w:val="18"/>
          <w:szCs w:val="20"/>
        </w:rPr>
        <w:t xml:space="preserve"> ); </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&lt;!--30.--&gt;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highlight w:val="yellow"/>
        </w:rPr>
      </w:pPr>
      <w:r w:rsidRPr="00E10D69">
        <w:rPr>
          <w:rFonts w:cstheme="minorHAnsi"/>
          <w:color w:val="000000"/>
          <w:sz w:val="18"/>
          <w:szCs w:val="20"/>
          <w:highlight w:val="yellow"/>
        </w:rPr>
        <w:t>&lt;?php</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FF"/>
          <w:sz w:val="18"/>
          <w:szCs w:val="20"/>
        </w:rPr>
        <w:t>function</w:t>
      </w:r>
      <w:r w:rsidRPr="00E10D69">
        <w:rPr>
          <w:rFonts w:cstheme="minorHAnsi"/>
          <w:color w:val="000000"/>
          <w:sz w:val="18"/>
          <w:szCs w:val="20"/>
        </w:rPr>
        <w:t xml:space="preserve"> corlate_theme_widgets(){</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register_sidebar(</w:t>
      </w:r>
      <w:r w:rsidRPr="00E10D69">
        <w:rPr>
          <w:rFonts w:cstheme="minorHAnsi"/>
          <w:color w:val="0000FF"/>
          <w:sz w:val="18"/>
          <w:szCs w:val="20"/>
        </w:rPr>
        <w:t>array</w:t>
      </w:r>
      <w:r w:rsidRPr="00E10D69">
        <w:rPr>
          <w:rFonts w:cstheme="minorHAnsi"/>
          <w:color w:val="000000"/>
          <w:sz w:val="18"/>
          <w:szCs w:val="20"/>
        </w:rPr>
        <w:t>(</w:t>
      </w:r>
      <w:r w:rsidRPr="00E10D69">
        <w:rPr>
          <w:rFonts w:cstheme="minorHAnsi"/>
          <w:color w:val="000000"/>
          <w:sz w:val="18"/>
          <w:szCs w:val="20"/>
        </w:rPr>
        <w:tab/>
      </w:r>
      <w:r w:rsidRPr="00E10D69">
        <w:rPr>
          <w:rFonts w:cstheme="minorHAnsi"/>
          <w:color w:val="A31515"/>
          <w:sz w:val="18"/>
          <w:szCs w:val="20"/>
        </w:rPr>
        <w:t>'name'</w:t>
      </w:r>
      <w:r w:rsidRPr="00E10D69">
        <w:rPr>
          <w:rFonts w:cstheme="minorHAnsi"/>
          <w:color w:val="000000"/>
          <w:sz w:val="18"/>
          <w:szCs w:val="20"/>
        </w:rPr>
        <w:t xml:space="preserve"> =&gt; </w:t>
      </w:r>
      <w:r w:rsidRPr="00E10D69">
        <w:rPr>
          <w:rFonts w:cstheme="minorHAnsi"/>
          <w:color w:val="A31515"/>
          <w:sz w:val="18"/>
          <w:szCs w:val="20"/>
        </w:rPr>
        <w:t>'footer Widgets'</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'description'</w:t>
      </w:r>
      <w:r w:rsidRPr="00E10D69">
        <w:rPr>
          <w:rFonts w:cstheme="minorHAnsi"/>
          <w:color w:val="000000"/>
          <w:sz w:val="18"/>
          <w:szCs w:val="20"/>
        </w:rPr>
        <w:t xml:space="preserve"> =&gt; </w:t>
      </w:r>
      <w:r w:rsidRPr="00E10D69">
        <w:rPr>
          <w:rFonts w:cstheme="minorHAnsi"/>
          <w:color w:val="A31515"/>
          <w:sz w:val="18"/>
          <w:szCs w:val="20"/>
        </w:rPr>
        <w:t>'Use this widgets for your site footer conten.'</w:t>
      </w:r>
      <w:r w:rsidRPr="00E10D69">
        <w:rPr>
          <w:rFonts w:cstheme="minorHAnsi"/>
          <w:color w:val="000000"/>
          <w:sz w:val="18"/>
          <w:szCs w:val="20"/>
        </w:rPr>
        <w:t>,</w:t>
      </w:r>
      <w:r w:rsidRPr="00E10D69">
        <w:rPr>
          <w:rFonts w:cstheme="minorHAnsi"/>
          <w:color w:val="000000"/>
          <w:sz w:val="18"/>
          <w:szCs w:val="20"/>
        </w:rPr>
        <w:tab/>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'id'</w:t>
      </w:r>
      <w:r w:rsidRPr="00E10D69">
        <w:rPr>
          <w:rFonts w:cstheme="minorHAnsi"/>
          <w:color w:val="000000"/>
          <w:sz w:val="18"/>
          <w:szCs w:val="20"/>
        </w:rPr>
        <w:t xml:space="preserve"> =&gt; </w:t>
      </w:r>
      <w:r w:rsidRPr="00E10D69">
        <w:rPr>
          <w:rFonts w:cstheme="minorHAnsi"/>
          <w:color w:val="A31515"/>
          <w:sz w:val="18"/>
          <w:szCs w:val="20"/>
        </w:rPr>
        <w:t>'footer wid'</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'before_widget'</w:t>
      </w:r>
      <w:r w:rsidRPr="00E10D69">
        <w:rPr>
          <w:rFonts w:cstheme="minorHAnsi"/>
          <w:color w:val="000000"/>
          <w:sz w:val="18"/>
          <w:szCs w:val="20"/>
        </w:rPr>
        <w:t xml:space="preserve"> =&gt; </w:t>
      </w:r>
      <w:r w:rsidRPr="00E10D69">
        <w:rPr>
          <w:rFonts w:cstheme="minorHAnsi"/>
          <w:color w:val="A31515"/>
          <w:sz w:val="18"/>
          <w:szCs w:val="20"/>
        </w:rPr>
        <w:t>'&lt;div class="col-md-3 col-sm-6"&gt;&lt;div class="widget"&gt;'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'after_widget'</w:t>
      </w:r>
      <w:r w:rsidRPr="00E10D69">
        <w:rPr>
          <w:rFonts w:cstheme="minorHAnsi"/>
          <w:color w:val="000000"/>
          <w:sz w:val="18"/>
          <w:szCs w:val="20"/>
        </w:rPr>
        <w:t xml:space="preserve"> =&gt; </w:t>
      </w:r>
      <w:r w:rsidRPr="00E10D69">
        <w:rPr>
          <w:rFonts w:cstheme="minorHAnsi"/>
          <w:color w:val="A31515"/>
          <w:sz w:val="18"/>
          <w:szCs w:val="20"/>
        </w:rPr>
        <w:t>'&lt;/div&gt;&lt;/div&gt;'</w:t>
      </w:r>
      <w:r w:rsidRPr="00E10D69">
        <w:rPr>
          <w:rFonts w:cstheme="minorHAnsi"/>
          <w:color w:val="000000"/>
          <w:sz w:val="18"/>
          <w:szCs w:val="20"/>
        </w:rPr>
        <w:t>,</w:t>
      </w:r>
      <w:r w:rsidRPr="00E10D69">
        <w:rPr>
          <w:rFonts w:cstheme="minorHAnsi"/>
          <w:color w:val="000000"/>
          <w:sz w:val="18"/>
          <w:szCs w:val="20"/>
        </w:rPr>
        <w:tab/>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'before_title'</w:t>
      </w:r>
      <w:r w:rsidRPr="00E10D69">
        <w:rPr>
          <w:rFonts w:cstheme="minorHAnsi"/>
          <w:color w:val="000000"/>
          <w:sz w:val="18"/>
          <w:szCs w:val="20"/>
        </w:rPr>
        <w:t xml:space="preserve"> =&gt; </w:t>
      </w:r>
      <w:r w:rsidRPr="00E10D69">
        <w:rPr>
          <w:rFonts w:cstheme="minorHAnsi"/>
          <w:color w:val="A31515"/>
          <w:sz w:val="18"/>
          <w:szCs w:val="20"/>
        </w:rPr>
        <w:t>'&lt;h3&gt;'</w:t>
      </w:r>
      <w:r w:rsidRPr="00E10D69">
        <w:rPr>
          <w:rFonts w:cstheme="minorHAnsi"/>
          <w:color w:val="000000"/>
          <w:sz w:val="18"/>
          <w:szCs w:val="20"/>
        </w:rPr>
        <w:t>,</w:t>
      </w:r>
      <w:r w:rsidRPr="00E10D69">
        <w:rPr>
          <w:rFonts w:cstheme="minorHAnsi"/>
          <w:color w:val="000000"/>
          <w:sz w:val="18"/>
          <w:szCs w:val="20"/>
        </w:rPr>
        <w:tab/>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 xml:space="preserve">            </w:t>
      </w:r>
      <w:r w:rsidRPr="00E10D69">
        <w:rPr>
          <w:rFonts w:cstheme="minorHAnsi"/>
          <w:color w:val="A31515"/>
          <w:sz w:val="18"/>
          <w:szCs w:val="20"/>
        </w:rPr>
        <w:t>'after_title'</w:t>
      </w:r>
      <w:r w:rsidRPr="00E10D69">
        <w:rPr>
          <w:rFonts w:cstheme="minorHAnsi"/>
          <w:color w:val="000000"/>
          <w:sz w:val="18"/>
          <w:szCs w:val="20"/>
        </w:rPr>
        <w:t xml:space="preserve"> =&gt; </w:t>
      </w:r>
      <w:r w:rsidRPr="00E10D69">
        <w:rPr>
          <w:rFonts w:cstheme="minorHAnsi"/>
          <w:color w:val="A31515"/>
          <w:sz w:val="18"/>
          <w:szCs w:val="20"/>
        </w:rPr>
        <w:t>'&lt;/h3&gt;'</w:t>
      </w:r>
      <w:r w:rsidRPr="00E10D69">
        <w:rPr>
          <w:rFonts w:cstheme="minorHAnsi"/>
          <w:color w:val="000000"/>
          <w:sz w:val="18"/>
          <w:szCs w:val="20"/>
        </w:rPr>
        <w: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rPr>
        <w:t>Add_action(</w:t>
      </w:r>
      <w:r w:rsidRPr="00E10D69">
        <w:rPr>
          <w:rFonts w:cstheme="minorHAnsi"/>
          <w:color w:val="A31515"/>
          <w:sz w:val="18"/>
          <w:szCs w:val="20"/>
        </w:rPr>
        <w:t>'widgets_init'</w:t>
      </w:r>
      <w:r w:rsidRPr="00E10D69">
        <w:rPr>
          <w:rFonts w:cstheme="minorHAnsi"/>
          <w:color w:val="000000"/>
          <w:sz w:val="18"/>
          <w:szCs w:val="20"/>
        </w:rPr>
        <w:t>,</w:t>
      </w:r>
      <w:r w:rsidRPr="00E10D69">
        <w:rPr>
          <w:rFonts w:cstheme="minorHAnsi"/>
          <w:color w:val="A31515"/>
          <w:sz w:val="18"/>
          <w:szCs w:val="20"/>
        </w:rPr>
        <w:t>'corlate_theme_widgets'</w:t>
      </w:r>
      <w:r w:rsidRPr="00E10D69">
        <w:rPr>
          <w:rFonts w:cstheme="minorHAnsi"/>
          <w:color w:val="000000"/>
          <w:sz w:val="18"/>
          <w:szCs w:val="20"/>
        </w:rPr>
        <w:t>);</w:t>
      </w:r>
      <w:r w:rsidRPr="00E10D69">
        <w:rPr>
          <w:rFonts w:cstheme="minorHAnsi"/>
          <w:color w:val="000000"/>
          <w:sz w:val="18"/>
          <w:szCs w:val="20"/>
          <w:highlight w:val="yellow"/>
        </w:rPr>
        <w:t>?&gt;</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p>
    <w:p w:rsidR="00262DF1" w:rsidRPr="00E10D69" w:rsidRDefault="00262DF1" w:rsidP="00262DF1">
      <w:pPr>
        <w:autoSpaceDE w:val="0"/>
        <w:autoSpaceDN w:val="0"/>
        <w:adjustRightInd w:val="0"/>
        <w:spacing w:after="0" w:line="288" w:lineRule="auto"/>
        <w:contextualSpacing/>
        <w:rPr>
          <w:rFonts w:cstheme="minorHAnsi"/>
          <w:b/>
          <w:color w:val="000000"/>
          <w:sz w:val="18"/>
          <w:szCs w:val="20"/>
        </w:rPr>
      </w:pPr>
      <w:r w:rsidRPr="00E10D69">
        <w:rPr>
          <w:rFonts w:cstheme="minorHAnsi"/>
          <w:b/>
          <w:color w:val="006400"/>
          <w:sz w:val="18"/>
          <w:szCs w:val="20"/>
        </w:rPr>
        <w:t>&lt;!--31.--&gt;</w:t>
      </w:r>
      <w:r w:rsidRPr="00E10D69">
        <w:rPr>
          <w:rFonts w:cstheme="minorHAnsi"/>
          <w:b/>
          <w:color w:val="000000"/>
          <w:sz w:val="18"/>
          <w:szCs w:val="20"/>
        </w:rPr>
        <w:t xml:space="preserve"> </w:t>
      </w:r>
    </w:p>
    <w:p w:rsidR="00262DF1" w:rsidRPr="00E10D69" w:rsidRDefault="00262DF1" w:rsidP="00262DF1">
      <w:pPr>
        <w:autoSpaceDE w:val="0"/>
        <w:autoSpaceDN w:val="0"/>
        <w:adjustRightInd w:val="0"/>
        <w:spacing w:after="0" w:line="288" w:lineRule="auto"/>
        <w:contextualSpacing/>
        <w:rPr>
          <w:rFonts w:cstheme="minorHAnsi"/>
          <w:color w:val="000000"/>
          <w:sz w:val="18"/>
          <w:szCs w:val="20"/>
        </w:rPr>
      </w:pP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if</w:t>
      </w:r>
      <w:r w:rsidRPr="00E10D69">
        <w:rPr>
          <w:rFonts w:cstheme="minorHAnsi"/>
          <w:color w:val="000000"/>
          <w:sz w:val="18"/>
          <w:szCs w:val="20"/>
        </w:rPr>
        <w:t xml:space="preserve"> ( ! dynamic_sidebar( </w:t>
      </w:r>
      <w:r w:rsidRPr="00E10D69">
        <w:rPr>
          <w:rFonts w:cstheme="minorHAnsi"/>
          <w:color w:val="A31515"/>
          <w:sz w:val="18"/>
          <w:szCs w:val="20"/>
        </w:rPr>
        <w:t>'footer_wid'</w:t>
      </w:r>
      <w:r w:rsidRPr="00E10D69">
        <w:rPr>
          <w:rFonts w:cstheme="minorHAnsi"/>
          <w:color w:val="000000"/>
          <w:sz w:val="18"/>
          <w:szCs w:val="20"/>
        </w:rPr>
        <w:t xml:space="preserve"> ) ): </w:t>
      </w:r>
      <w:r w:rsidRPr="00E10D69">
        <w:rPr>
          <w:rFonts w:cstheme="minorHAnsi"/>
          <w:color w:val="000000"/>
          <w:sz w:val="18"/>
          <w:szCs w:val="20"/>
          <w:highlight w:val="yellow"/>
        </w:rPr>
        <w:t>?&gt;</w:t>
      </w:r>
      <w:r w:rsidRPr="00E10D69">
        <w:rPr>
          <w:rFonts w:cstheme="minorHAnsi"/>
          <w:color w:val="000000"/>
          <w:sz w:val="18"/>
          <w:szCs w:val="20"/>
        </w:rPr>
        <w:t xml:space="preserve">   </w:t>
      </w:r>
    </w:p>
    <w:p w:rsidR="00262DF1" w:rsidRPr="00E10D69" w:rsidRDefault="00262DF1" w:rsidP="00262DF1">
      <w:pPr>
        <w:spacing w:line="288" w:lineRule="auto"/>
        <w:contextualSpacing/>
        <w:rPr>
          <w:rFonts w:cstheme="minorHAnsi"/>
          <w:sz w:val="18"/>
          <w:szCs w:val="20"/>
        </w:rPr>
      </w:pPr>
      <w:r w:rsidRPr="00E10D69">
        <w:rPr>
          <w:rFonts w:cstheme="minorHAnsi"/>
          <w:color w:val="000000"/>
          <w:sz w:val="18"/>
          <w:szCs w:val="20"/>
        </w:rPr>
        <w:t xml:space="preserve">    </w:t>
      </w:r>
      <w:r w:rsidRPr="00E10D69">
        <w:rPr>
          <w:rFonts w:cstheme="minorHAnsi"/>
          <w:color w:val="000000"/>
          <w:sz w:val="18"/>
          <w:szCs w:val="20"/>
          <w:highlight w:val="yellow"/>
        </w:rPr>
        <w:t>&lt;?php</w:t>
      </w:r>
      <w:r w:rsidRPr="00E10D69">
        <w:rPr>
          <w:rFonts w:cstheme="minorHAnsi"/>
          <w:color w:val="000000"/>
          <w:sz w:val="18"/>
          <w:szCs w:val="20"/>
        </w:rPr>
        <w:t xml:space="preserve"> </w:t>
      </w:r>
      <w:r w:rsidRPr="00E10D69">
        <w:rPr>
          <w:rFonts w:cstheme="minorHAnsi"/>
          <w:color w:val="0000FF"/>
          <w:sz w:val="18"/>
          <w:szCs w:val="20"/>
        </w:rPr>
        <w:t>endif</w:t>
      </w:r>
      <w:r w:rsidRPr="00E10D69">
        <w:rPr>
          <w:rFonts w:cstheme="minorHAnsi"/>
          <w:color w:val="000000"/>
          <w:sz w:val="18"/>
          <w:szCs w:val="20"/>
        </w:rPr>
        <w:t xml:space="preserve">; </w:t>
      </w:r>
      <w:r w:rsidRPr="00E10D69">
        <w:rPr>
          <w:rFonts w:cstheme="minorHAnsi"/>
          <w:color w:val="000000"/>
          <w:sz w:val="18"/>
          <w:szCs w:val="20"/>
          <w:highlight w:val="yellow"/>
        </w:rPr>
        <w:t>?&gt;</w:t>
      </w:r>
    </w:p>
    <w:p w:rsidR="00FD6330" w:rsidRPr="00E10D69" w:rsidRDefault="00FD6330">
      <w:pPr>
        <w:rPr>
          <w:rFonts w:cstheme="minorHAnsi"/>
          <w:sz w:val="18"/>
          <w:szCs w:val="19"/>
        </w:rPr>
      </w:pPr>
      <w:r w:rsidRPr="00E10D69">
        <w:rPr>
          <w:rFonts w:cstheme="minorHAnsi"/>
          <w:sz w:val="18"/>
          <w:szCs w:val="19"/>
        </w:rPr>
        <w:br w:type="page"/>
      </w:r>
    </w:p>
    <w:p w:rsidR="00A47C11" w:rsidRPr="00E27257" w:rsidRDefault="00A47C11" w:rsidP="00A47C11">
      <w:pPr>
        <w:pStyle w:val="Heading2"/>
        <w:pBdr>
          <w:bottom w:val="single" w:sz="6" w:space="0" w:color="DADADA"/>
        </w:pBdr>
        <w:spacing w:before="0" w:after="208"/>
        <w:rPr>
          <w:rFonts w:asciiTheme="minorHAnsi" w:hAnsiTheme="minorHAnsi" w:cstheme="minorHAnsi"/>
          <w:b w:val="0"/>
          <w:bCs w:val="0"/>
          <w:color w:val="333333"/>
          <w:sz w:val="19"/>
          <w:szCs w:val="19"/>
        </w:rPr>
      </w:pPr>
      <w:r w:rsidRPr="00E27257">
        <w:rPr>
          <w:rFonts w:asciiTheme="minorHAnsi" w:hAnsiTheme="minorHAnsi" w:cstheme="minorHAnsi"/>
          <w:color w:val="666666"/>
          <w:sz w:val="19"/>
          <w:szCs w:val="19"/>
        </w:rPr>
        <w:lastRenderedPageBreak/>
        <w:t>Conditional Tags</w:t>
      </w:r>
    </w:p>
    <w:p w:rsidR="00A47C11" w:rsidRPr="00E27257" w:rsidRDefault="00012147" w:rsidP="00A47C11">
      <w:pPr>
        <w:rPr>
          <w:rFonts w:cstheme="minorHAnsi"/>
          <w:sz w:val="19"/>
          <w:szCs w:val="19"/>
        </w:rPr>
      </w:pPr>
      <w:hyperlink r:id="rId35" w:history="1">
        <w:r w:rsidR="00A47C11" w:rsidRPr="00E27257">
          <w:rPr>
            <w:rFonts w:cstheme="minorHAnsi"/>
            <w:sz w:val="19"/>
            <w:szCs w:val="19"/>
          </w:rPr>
          <w:t>https://codex.wordpress.org/Conditional_Tags</w:t>
        </w:r>
      </w:hyperlink>
    </w:p>
    <w:p w:rsidR="00A47C11" w:rsidRPr="00E27257" w:rsidRDefault="00A47C11" w:rsidP="00A47C11">
      <w:pPr>
        <w:spacing w:after="0" w:line="240" w:lineRule="auto"/>
        <w:ind w:left="288"/>
        <w:rPr>
          <w:rFonts w:cstheme="minorHAnsi"/>
          <w:color w:val="000000"/>
          <w:sz w:val="19"/>
          <w:szCs w:val="19"/>
        </w:rPr>
      </w:pPr>
    </w:p>
    <w:p w:rsidR="00A47C11" w:rsidRPr="00E27257" w:rsidRDefault="00012147" w:rsidP="00CF1D63">
      <w:pPr>
        <w:pStyle w:val="BalloonText"/>
        <w:numPr>
          <w:ilvl w:val="0"/>
          <w:numId w:val="1"/>
        </w:numPr>
        <w:rPr>
          <w:rFonts w:cstheme="minorHAnsi"/>
          <w:b/>
          <w:color w:val="00B050"/>
          <w:sz w:val="19"/>
          <w:szCs w:val="19"/>
        </w:rPr>
      </w:pPr>
      <w:hyperlink r:id="rId36" w:anchor="The_Conditions_For_..." w:history="1">
        <w:r w:rsidR="00A47C11" w:rsidRPr="00E27257">
          <w:rPr>
            <w:rFonts w:cstheme="minorHAnsi"/>
            <w:b/>
            <w:color w:val="00B050"/>
            <w:sz w:val="19"/>
            <w:szCs w:val="19"/>
          </w:rPr>
          <w:t>The Conditions For ...</w:t>
        </w:r>
      </w:hyperlink>
    </w:p>
    <w:p w:rsidR="00A47C11" w:rsidRPr="00E27257" w:rsidRDefault="00012147" w:rsidP="00CF1D63">
      <w:pPr>
        <w:pStyle w:val="BalloonText"/>
        <w:numPr>
          <w:ilvl w:val="1"/>
          <w:numId w:val="1"/>
        </w:numPr>
        <w:ind w:left="1260" w:hanging="540"/>
        <w:rPr>
          <w:rFonts w:cstheme="minorHAnsi"/>
          <w:color w:val="000000"/>
          <w:sz w:val="19"/>
          <w:szCs w:val="19"/>
        </w:rPr>
      </w:pPr>
      <w:hyperlink r:id="rId37" w:anchor="The_Main_Page" w:history="1">
        <w:r w:rsidR="00A47C11" w:rsidRPr="00E27257">
          <w:rPr>
            <w:rFonts w:cstheme="minorHAnsi"/>
            <w:color w:val="4CA6CF"/>
            <w:sz w:val="19"/>
            <w:szCs w:val="19"/>
          </w:rPr>
          <w:t>The Main Page</w:t>
        </w:r>
      </w:hyperlink>
      <w:r w:rsidR="00F63878" w:rsidRPr="00E27257">
        <w:rPr>
          <w:rFonts w:cstheme="minorHAnsi"/>
          <w:color w:val="000000"/>
          <w:sz w:val="19"/>
          <w:szCs w:val="19"/>
        </w:rPr>
        <w:t xml:space="preserve">  and </w:t>
      </w:r>
      <w:hyperlink r:id="rId38" w:anchor="The_Front_Page" w:history="1">
        <w:r w:rsidR="00A47C11" w:rsidRPr="00E27257">
          <w:rPr>
            <w:rFonts w:cstheme="minorHAnsi"/>
            <w:color w:val="4CA6CF"/>
            <w:sz w:val="19"/>
            <w:szCs w:val="19"/>
          </w:rPr>
          <w:t>The Front Page</w:t>
        </w:r>
      </w:hyperlink>
      <w:r w:rsidR="00763655" w:rsidRPr="00E27257">
        <w:rPr>
          <w:rFonts w:cstheme="minorHAnsi"/>
          <w:color w:val="000000"/>
          <w:sz w:val="19"/>
          <w:szCs w:val="19"/>
        </w:rPr>
        <w:t xml:space="preserve"> and </w:t>
      </w:r>
      <w:hyperlink r:id="rId39" w:anchor="The_Blog_Page" w:history="1">
        <w:r w:rsidR="00A47C11" w:rsidRPr="00E27257">
          <w:rPr>
            <w:rFonts w:cstheme="minorHAnsi"/>
            <w:color w:val="4CA6CF"/>
            <w:sz w:val="19"/>
            <w:szCs w:val="19"/>
          </w:rPr>
          <w:t>The Blog Page</w:t>
        </w:r>
      </w:hyperlink>
      <w:r w:rsidR="00F63878" w:rsidRPr="00E27257">
        <w:rPr>
          <w:rFonts w:cstheme="minorHAnsi"/>
          <w:color w:val="000000"/>
          <w:sz w:val="19"/>
          <w:szCs w:val="19"/>
        </w:rPr>
        <w:br/>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if ( is_front_page() &amp;&amp; is_home() ) {</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xml:space="preserve"> </w:t>
      </w:r>
      <w:r w:rsidR="00115B00">
        <w:rPr>
          <w:rFonts w:cstheme="minorHAnsi"/>
          <w:color w:val="000000"/>
          <w:sz w:val="19"/>
          <w:szCs w:val="19"/>
        </w:rPr>
        <w:tab/>
      </w:r>
      <w:r w:rsidRPr="00E27257">
        <w:rPr>
          <w:rFonts w:cstheme="minorHAnsi"/>
          <w:color w:val="000000"/>
          <w:sz w:val="19"/>
          <w:szCs w:val="19"/>
        </w:rPr>
        <w:t xml:space="preserve"> // Default homepage</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elseif ( is_front_page() ) {</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xml:space="preserve">  </w:t>
      </w:r>
      <w:r w:rsidR="00115B00">
        <w:rPr>
          <w:rFonts w:cstheme="minorHAnsi"/>
          <w:color w:val="000000"/>
          <w:sz w:val="19"/>
          <w:szCs w:val="19"/>
        </w:rPr>
        <w:tab/>
      </w:r>
      <w:r w:rsidRPr="00E27257">
        <w:rPr>
          <w:rFonts w:cstheme="minorHAnsi"/>
          <w:color w:val="000000"/>
          <w:sz w:val="19"/>
          <w:szCs w:val="19"/>
        </w:rPr>
        <w:t>// static homepage</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elseif ( is_home() ) {</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xml:space="preserve">  </w:t>
      </w:r>
      <w:r w:rsidR="00115B00">
        <w:rPr>
          <w:rFonts w:cstheme="minorHAnsi"/>
          <w:color w:val="000000"/>
          <w:sz w:val="19"/>
          <w:szCs w:val="19"/>
        </w:rPr>
        <w:tab/>
      </w:r>
      <w:r w:rsidRPr="00E27257">
        <w:rPr>
          <w:rFonts w:cstheme="minorHAnsi"/>
          <w:color w:val="000000"/>
          <w:sz w:val="19"/>
          <w:szCs w:val="19"/>
        </w:rPr>
        <w:t>// blog page</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else {</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 xml:space="preserve">  </w:t>
      </w:r>
      <w:r w:rsidR="00115B00">
        <w:rPr>
          <w:rFonts w:cstheme="minorHAnsi"/>
          <w:color w:val="000000"/>
          <w:sz w:val="19"/>
          <w:szCs w:val="19"/>
        </w:rPr>
        <w:tab/>
      </w:r>
      <w:r w:rsidRPr="00E27257">
        <w:rPr>
          <w:rFonts w:cstheme="minorHAnsi"/>
          <w:color w:val="000000"/>
          <w:sz w:val="19"/>
          <w:szCs w:val="19"/>
        </w:rPr>
        <w:t>//everything else</w:t>
      </w:r>
    </w:p>
    <w:p w:rsidR="00F63878" w:rsidRPr="00E27257" w:rsidRDefault="00F63878" w:rsidP="00115B00">
      <w:pPr>
        <w:pBdr>
          <w:top w:val="single" w:sz="6" w:space="10" w:color="DEDEE3"/>
          <w:left w:val="single" w:sz="6" w:space="10" w:color="DEDEE3"/>
          <w:bottom w:val="single" w:sz="6" w:space="10" w:color="DEDEE3"/>
          <w:right w:val="single" w:sz="6" w:space="10" w:color="DEDEE3"/>
        </w:pBdr>
        <w:shd w:val="clear" w:color="auto" w:fill="F3F3F7"/>
        <w:spacing w:after="0" w:line="312" w:lineRule="atLeast"/>
        <w:ind w:left="1260"/>
        <w:rPr>
          <w:rFonts w:cstheme="minorHAnsi"/>
          <w:color w:val="000000"/>
          <w:sz w:val="19"/>
          <w:szCs w:val="19"/>
        </w:rPr>
      </w:pPr>
      <w:r w:rsidRPr="00E27257">
        <w:rPr>
          <w:rFonts w:cstheme="minorHAnsi"/>
          <w:color w:val="000000"/>
          <w:sz w:val="19"/>
          <w:szCs w:val="19"/>
        </w:rPr>
        <w:t>}</w:t>
      </w:r>
    </w:p>
    <w:p w:rsidR="00F63878" w:rsidRPr="00E27257" w:rsidRDefault="00F63878" w:rsidP="00F63878">
      <w:pPr>
        <w:pStyle w:val="BalloonText"/>
        <w:ind w:left="1260"/>
        <w:rPr>
          <w:rFonts w:cstheme="minorHAnsi"/>
          <w:color w:val="000000"/>
          <w:sz w:val="19"/>
          <w:szCs w:val="19"/>
        </w:rPr>
      </w:pPr>
    </w:p>
    <w:p w:rsidR="00583CEC" w:rsidRPr="00E27257" w:rsidRDefault="00012147" w:rsidP="00CF1D63">
      <w:pPr>
        <w:pStyle w:val="BalloonText"/>
        <w:numPr>
          <w:ilvl w:val="1"/>
          <w:numId w:val="1"/>
        </w:numPr>
        <w:ind w:left="1260" w:hanging="540"/>
        <w:rPr>
          <w:rFonts w:cstheme="minorHAnsi"/>
          <w:b/>
          <w:color w:val="00B050"/>
          <w:sz w:val="19"/>
          <w:szCs w:val="19"/>
        </w:rPr>
      </w:pPr>
      <w:hyperlink r:id="rId40" w:anchor="The_Administration_Panels" w:history="1">
        <w:r w:rsidR="00A47C11" w:rsidRPr="00E27257">
          <w:rPr>
            <w:rFonts w:cstheme="minorHAnsi"/>
            <w:b/>
            <w:color w:val="00B050"/>
            <w:sz w:val="19"/>
            <w:szCs w:val="19"/>
          </w:rPr>
          <w:t>The Administration Panels</w:t>
        </w:r>
      </w:hyperlink>
      <w:r w:rsidR="003042CA" w:rsidRPr="00E27257">
        <w:rPr>
          <w:rFonts w:cstheme="minorHAnsi"/>
          <w:b/>
          <w:color w:val="00B050"/>
          <w:sz w:val="19"/>
          <w:szCs w:val="19"/>
        </w:rPr>
        <w:br/>
      </w:r>
    </w:p>
    <w:p w:rsidR="00583CEC" w:rsidRPr="00E27257" w:rsidRDefault="00012147" w:rsidP="00583CEC">
      <w:pPr>
        <w:shd w:val="clear" w:color="auto" w:fill="FFFFFF"/>
        <w:spacing w:after="0"/>
        <w:ind w:left="1080"/>
        <w:rPr>
          <w:rFonts w:cstheme="minorHAnsi"/>
          <w:color w:val="000000"/>
          <w:sz w:val="19"/>
          <w:szCs w:val="19"/>
        </w:rPr>
      </w:pPr>
      <w:hyperlink r:id="rId41" w:tooltip="Function Reference/is admin" w:history="1">
        <w:r w:rsidR="00583CEC" w:rsidRPr="00E27257">
          <w:rPr>
            <w:rFonts w:cstheme="minorHAnsi"/>
            <w:color w:val="4CA6CF"/>
            <w:sz w:val="19"/>
            <w:szCs w:val="19"/>
          </w:rPr>
          <w:t>is_admin()</w:t>
        </w:r>
      </w:hyperlink>
      <w:r w:rsidR="00583CEC" w:rsidRPr="00E27257">
        <w:rPr>
          <w:rFonts w:cstheme="minorHAnsi"/>
          <w:b/>
          <w:bCs/>
          <w:color w:val="000000"/>
          <w:sz w:val="19"/>
          <w:szCs w:val="19"/>
        </w:rPr>
        <w:t xml:space="preserve">- </w:t>
      </w:r>
      <w:r w:rsidR="00583CEC" w:rsidRPr="00E27257">
        <w:rPr>
          <w:rFonts w:cstheme="minorHAnsi"/>
          <w:color w:val="000000"/>
          <w:sz w:val="19"/>
          <w:szCs w:val="19"/>
        </w:rPr>
        <w:t xml:space="preserve"> Dashboard or the administration panels are being displayed.</w:t>
      </w:r>
    </w:p>
    <w:p w:rsidR="00583CEC" w:rsidRPr="00E27257" w:rsidRDefault="00012147" w:rsidP="00583CEC">
      <w:pPr>
        <w:shd w:val="clear" w:color="auto" w:fill="FFFFFF"/>
        <w:spacing w:after="0"/>
        <w:ind w:left="1080"/>
        <w:rPr>
          <w:rFonts w:cstheme="minorHAnsi"/>
          <w:color w:val="000000"/>
          <w:sz w:val="19"/>
          <w:szCs w:val="19"/>
        </w:rPr>
      </w:pPr>
      <w:hyperlink r:id="rId42" w:tooltip="Function Reference/is network admin" w:history="1">
        <w:r w:rsidR="00583CEC" w:rsidRPr="00E27257">
          <w:rPr>
            <w:rFonts w:cstheme="minorHAnsi"/>
            <w:color w:val="4CA6CF"/>
            <w:sz w:val="19"/>
            <w:szCs w:val="19"/>
          </w:rPr>
          <w:t>is_network_admin()</w:t>
        </w:r>
      </w:hyperlink>
      <w:r w:rsidR="00583CEC" w:rsidRPr="00E27257">
        <w:rPr>
          <w:rFonts w:cstheme="minorHAnsi"/>
          <w:b/>
          <w:bCs/>
          <w:color w:val="000000"/>
          <w:sz w:val="19"/>
          <w:szCs w:val="19"/>
        </w:rPr>
        <w:t xml:space="preserve"> - </w:t>
      </w:r>
      <w:r w:rsidR="00583CEC" w:rsidRPr="00E27257">
        <w:rPr>
          <w:rFonts w:cstheme="minorHAnsi"/>
          <w:color w:val="000000"/>
          <w:sz w:val="19"/>
          <w:szCs w:val="19"/>
        </w:rPr>
        <w:t xml:space="preserve"> Network Dashboard  for multisite are being displayed.</w:t>
      </w:r>
    </w:p>
    <w:p w:rsidR="00A47C11" w:rsidRPr="00E27257" w:rsidRDefault="00A47C11" w:rsidP="00583CEC">
      <w:pPr>
        <w:pStyle w:val="BalloonText"/>
        <w:ind w:left="1260"/>
        <w:rPr>
          <w:rFonts w:cstheme="minorHAnsi"/>
          <w:color w:val="000000"/>
          <w:sz w:val="19"/>
          <w:szCs w:val="19"/>
        </w:rPr>
      </w:pPr>
    </w:p>
    <w:p w:rsidR="00A47C11" w:rsidRPr="00E27257" w:rsidRDefault="00012147" w:rsidP="00CF1D63">
      <w:pPr>
        <w:pStyle w:val="BalloonText"/>
        <w:numPr>
          <w:ilvl w:val="1"/>
          <w:numId w:val="1"/>
        </w:numPr>
        <w:ind w:left="1260" w:hanging="540"/>
        <w:rPr>
          <w:rFonts w:cstheme="minorHAnsi"/>
          <w:color w:val="000000"/>
          <w:sz w:val="19"/>
          <w:szCs w:val="19"/>
        </w:rPr>
      </w:pPr>
      <w:hyperlink r:id="rId43" w:anchor="The_Admin_Bar" w:history="1">
        <w:r w:rsidR="00A47C11" w:rsidRPr="00E27257">
          <w:rPr>
            <w:rFonts w:cstheme="minorHAnsi"/>
            <w:b/>
            <w:color w:val="00B050"/>
            <w:sz w:val="19"/>
            <w:szCs w:val="19"/>
          </w:rPr>
          <w:t>The Admin Bar</w:t>
        </w:r>
      </w:hyperlink>
      <w:r w:rsidR="00583CEC" w:rsidRPr="00E27257">
        <w:rPr>
          <w:rFonts w:cstheme="minorHAnsi"/>
          <w:b/>
          <w:color w:val="00B050"/>
          <w:sz w:val="19"/>
          <w:szCs w:val="19"/>
        </w:rPr>
        <w:br/>
      </w:r>
      <w:hyperlink r:id="rId44" w:tooltip="Function Reference/is admin bar showing" w:history="1">
        <w:r w:rsidR="009928EF" w:rsidRPr="00E27257">
          <w:rPr>
            <w:rFonts w:cstheme="minorHAnsi"/>
            <w:color w:val="4CA6CF"/>
            <w:sz w:val="19"/>
            <w:szCs w:val="19"/>
            <w:shd w:val="clear" w:color="auto" w:fill="FFFFFF"/>
          </w:rPr>
          <w:t>is_admin_bar_showing()</w:t>
        </w:r>
      </w:hyperlink>
      <w:r w:rsidR="009928EF" w:rsidRPr="00E27257">
        <w:rPr>
          <w:rFonts w:cstheme="minorHAnsi"/>
          <w:b/>
          <w:bCs/>
          <w:color w:val="000000"/>
          <w:sz w:val="19"/>
          <w:szCs w:val="19"/>
          <w:shd w:val="clear" w:color="auto" w:fill="FFFFFF"/>
        </w:rPr>
        <w:t> </w:t>
      </w:r>
    </w:p>
    <w:p w:rsidR="009928EF" w:rsidRPr="00E27257" w:rsidRDefault="009928EF" w:rsidP="009928EF">
      <w:pPr>
        <w:pStyle w:val="BalloonText"/>
        <w:ind w:left="1260"/>
        <w:rPr>
          <w:rFonts w:cstheme="minorHAnsi"/>
          <w:color w:val="000000"/>
          <w:sz w:val="19"/>
          <w:szCs w:val="19"/>
        </w:rPr>
      </w:pPr>
    </w:p>
    <w:p w:rsidR="009928EF" w:rsidRPr="00E27257" w:rsidRDefault="00012147" w:rsidP="00CF1D63">
      <w:pPr>
        <w:pStyle w:val="BalloonText"/>
        <w:numPr>
          <w:ilvl w:val="1"/>
          <w:numId w:val="1"/>
        </w:numPr>
        <w:shd w:val="clear" w:color="auto" w:fill="FFFFFF"/>
        <w:ind w:left="1260" w:hanging="540"/>
        <w:rPr>
          <w:rFonts w:cstheme="minorHAnsi"/>
          <w:b/>
          <w:bCs/>
          <w:color w:val="000000"/>
          <w:sz w:val="19"/>
          <w:szCs w:val="19"/>
        </w:rPr>
      </w:pPr>
      <w:hyperlink r:id="rId45" w:anchor="A_Single_Post_Page" w:history="1">
        <w:r w:rsidR="00A47C11" w:rsidRPr="00E27257">
          <w:rPr>
            <w:rFonts w:cstheme="minorHAnsi"/>
            <w:b/>
            <w:color w:val="00B050"/>
            <w:sz w:val="19"/>
            <w:szCs w:val="19"/>
          </w:rPr>
          <w:t>A Single Post Page</w:t>
        </w:r>
      </w:hyperlink>
      <w:r w:rsidR="009928EF" w:rsidRPr="00E27257">
        <w:rPr>
          <w:rFonts w:cstheme="minorHAnsi"/>
          <w:b/>
          <w:color w:val="00B050"/>
          <w:sz w:val="19"/>
          <w:szCs w:val="19"/>
        </w:rPr>
        <w:br/>
      </w:r>
      <w:hyperlink r:id="rId46" w:tooltip="Function Reference/is single" w:history="1">
        <w:r w:rsidR="009928EF" w:rsidRPr="00E27257">
          <w:rPr>
            <w:rFonts w:cstheme="minorHAnsi"/>
            <w:color w:val="4CA6CF"/>
            <w:sz w:val="19"/>
            <w:szCs w:val="19"/>
          </w:rPr>
          <w:t>is_single()</w:t>
        </w:r>
      </w:hyperlink>
      <w:r w:rsidR="009928EF" w:rsidRPr="00E27257">
        <w:rPr>
          <w:rFonts w:cstheme="minorHAnsi"/>
          <w:b/>
          <w:bCs/>
          <w:color w:val="000000"/>
          <w:sz w:val="19"/>
          <w:szCs w:val="19"/>
        </w:rPr>
        <w:t> </w:t>
      </w:r>
    </w:p>
    <w:p w:rsidR="009928EF" w:rsidRPr="00E27257" w:rsidRDefault="009928EF" w:rsidP="009928EF">
      <w:pPr>
        <w:shd w:val="clear" w:color="auto" w:fill="FFFFFF"/>
        <w:spacing w:after="198"/>
        <w:ind w:left="1980" w:firstLine="180"/>
        <w:rPr>
          <w:rFonts w:cstheme="minorHAnsi"/>
          <w:color w:val="000000"/>
          <w:sz w:val="19"/>
          <w:szCs w:val="19"/>
        </w:rPr>
      </w:pPr>
      <w:r w:rsidRPr="00E27257">
        <w:rPr>
          <w:rFonts w:cstheme="minorHAnsi"/>
          <w:color w:val="000000"/>
          <w:sz w:val="19"/>
          <w:szCs w:val="19"/>
        </w:rPr>
        <w:t>When a single post of any post type (except attachment and page post types) is being displayed.</w:t>
      </w:r>
    </w:p>
    <w:p w:rsidR="009928EF" w:rsidRPr="00E27257" w:rsidRDefault="009928EF" w:rsidP="009928EF">
      <w:pPr>
        <w:shd w:val="clear" w:color="auto" w:fill="FFFFFF"/>
        <w:spacing w:after="0"/>
        <w:ind w:left="1260"/>
        <w:rPr>
          <w:rFonts w:cstheme="minorHAnsi"/>
          <w:b/>
          <w:bCs/>
          <w:color w:val="000000"/>
          <w:sz w:val="19"/>
          <w:szCs w:val="19"/>
        </w:rPr>
      </w:pPr>
      <w:r w:rsidRPr="00E27257">
        <w:rPr>
          <w:rStyle w:val="mw-headline"/>
          <w:rFonts w:cstheme="minorHAnsi"/>
          <w:b/>
          <w:bCs/>
          <w:color w:val="000000"/>
          <w:sz w:val="19"/>
          <w:szCs w:val="19"/>
        </w:rPr>
        <w:t>is_single( '17' )</w:t>
      </w:r>
      <w:r w:rsidRPr="00E27257">
        <w:rPr>
          <w:rFonts w:cstheme="minorHAnsi"/>
          <w:b/>
          <w:bCs/>
          <w:color w:val="000000"/>
          <w:sz w:val="19"/>
          <w:szCs w:val="19"/>
        </w:rPr>
        <w:t> </w:t>
      </w:r>
    </w:p>
    <w:p w:rsidR="009928EF" w:rsidRPr="00E27257" w:rsidRDefault="009928EF" w:rsidP="009928EF">
      <w:pPr>
        <w:shd w:val="clear" w:color="auto" w:fill="FFFFFF"/>
        <w:spacing w:after="198"/>
        <w:ind w:left="1980" w:firstLine="180"/>
        <w:rPr>
          <w:rFonts w:cstheme="minorHAnsi"/>
          <w:color w:val="000000"/>
          <w:sz w:val="19"/>
          <w:szCs w:val="19"/>
        </w:rPr>
      </w:pPr>
      <w:r w:rsidRPr="00E27257">
        <w:rPr>
          <w:rFonts w:cstheme="minorHAnsi"/>
          <w:color w:val="000000"/>
          <w:sz w:val="19"/>
          <w:szCs w:val="19"/>
        </w:rPr>
        <w:t>When Post 17 is being displayed as a single Post.</w:t>
      </w:r>
    </w:p>
    <w:p w:rsidR="009928EF" w:rsidRPr="00E27257" w:rsidRDefault="009928EF" w:rsidP="009928EF">
      <w:pPr>
        <w:shd w:val="clear" w:color="auto" w:fill="FFFFFF"/>
        <w:spacing w:after="0"/>
        <w:ind w:left="1260"/>
        <w:rPr>
          <w:rFonts w:cstheme="minorHAnsi"/>
          <w:b/>
          <w:bCs/>
          <w:color w:val="000000"/>
          <w:sz w:val="19"/>
          <w:szCs w:val="19"/>
        </w:rPr>
      </w:pPr>
      <w:r w:rsidRPr="00E27257">
        <w:rPr>
          <w:rStyle w:val="mw-headline"/>
          <w:rFonts w:cstheme="minorHAnsi"/>
          <w:b/>
          <w:bCs/>
          <w:color w:val="000000"/>
          <w:sz w:val="19"/>
          <w:szCs w:val="19"/>
        </w:rPr>
        <w:t>is_single( 'Irish Stew' )</w:t>
      </w:r>
      <w:r w:rsidRPr="00E27257">
        <w:rPr>
          <w:rFonts w:cstheme="minorHAnsi"/>
          <w:b/>
          <w:bCs/>
          <w:color w:val="000000"/>
          <w:sz w:val="19"/>
          <w:szCs w:val="19"/>
        </w:rPr>
        <w:t> </w:t>
      </w:r>
    </w:p>
    <w:p w:rsidR="009928EF" w:rsidRPr="00E27257" w:rsidRDefault="009928EF" w:rsidP="009928EF">
      <w:pPr>
        <w:shd w:val="clear" w:color="auto" w:fill="FFFFFF"/>
        <w:spacing w:after="198"/>
        <w:ind w:left="1980" w:firstLine="180"/>
        <w:rPr>
          <w:rFonts w:cstheme="minorHAnsi"/>
          <w:color w:val="000000"/>
          <w:sz w:val="19"/>
          <w:szCs w:val="19"/>
        </w:rPr>
      </w:pPr>
      <w:r w:rsidRPr="00E27257">
        <w:rPr>
          <w:rFonts w:cstheme="minorHAnsi"/>
          <w:color w:val="000000"/>
          <w:sz w:val="19"/>
          <w:szCs w:val="19"/>
        </w:rPr>
        <w:t>When the Post with Title "Irish Stew" is being displayed as a single Post.</w:t>
      </w:r>
    </w:p>
    <w:p w:rsidR="009928EF" w:rsidRPr="00E27257" w:rsidRDefault="009928EF" w:rsidP="009928EF">
      <w:pPr>
        <w:shd w:val="clear" w:color="auto" w:fill="FFFFFF"/>
        <w:spacing w:after="0"/>
        <w:ind w:left="1260"/>
        <w:rPr>
          <w:rFonts w:cstheme="minorHAnsi"/>
          <w:b/>
          <w:bCs/>
          <w:color w:val="000000"/>
          <w:sz w:val="19"/>
          <w:szCs w:val="19"/>
        </w:rPr>
      </w:pPr>
      <w:r w:rsidRPr="00E27257">
        <w:rPr>
          <w:rStyle w:val="mw-headline"/>
          <w:rFonts w:cstheme="minorHAnsi"/>
          <w:b/>
          <w:bCs/>
          <w:color w:val="000000"/>
          <w:sz w:val="19"/>
          <w:szCs w:val="19"/>
        </w:rPr>
        <w:t>is_single( 'beef-stew' )</w:t>
      </w:r>
      <w:r w:rsidRPr="00E27257">
        <w:rPr>
          <w:rFonts w:cstheme="minorHAnsi"/>
          <w:b/>
          <w:bCs/>
          <w:color w:val="000000"/>
          <w:sz w:val="19"/>
          <w:szCs w:val="19"/>
        </w:rPr>
        <w:t> </w:t>
      </w:r>
    </w:p>
    <w:p w:rsidR="009928EF" w:rsidRPr="00E27257" w:rsidRDefault="009928EF" w:rsidP="009928EF">
      <w:pPr>
        <w:shd w:val="clear" w:color="auto" w:fill="FFFFFF"/>
        <w:spacing w:after="198"/>
        <w:ind w:left="1440" w:firstLine="720"/>
        <w:rPr>
          <w:rFonts w:cstheme="minorHAnsi"/>
          <w:color w:val="000000"/>
          <w:sz w:val="19"/>
          <w:szCs w:val="19"/>
        </w:rPr>
      </w:pPr>
      <w:r w:rsidRPr="00E27257">
        <w:rPr>
          <w:rFonts w:cstheme="minorHAnsi"/>
          <w:color w:val="000000"/>
          <w:sz w:val="19"/>
          <w:szCs w:val="19"/>
        </w:rPr>
        <w:t>When the Post with Post Slug "beef-stew" is being displayed as a single Post.</w:t>
      </w:r>
    </w:p>
    <w:p w:rsidR="009928EF" w:rsidRPr="00E27257" w:rsidRDefault="009928EF" w:rsidP="009928EF">
      <w:pPr>
        <w:shd w:val="clear" w:color="auto" w:fill="FFFFFF"/>
        <w:spacing w:after="0"/>
        <w:ind w:left="1260"/>
        <w:rPr>
          <w:rFonts w:cstheme="minorHAnsi"/>
          <w:b/>
          <w:bCs/>
          <w:color w:val="000000"/>
          <w:sz w:val="19"/>
          <w:szCs w:val="19"/>
        </w:rPr>
      </w:pPr>
      <w:r w:rsidRPr="00E27257">
        <w:rPr>
          <w:rStyle w:val="mw-headline"/>
          <w:rFonts w:cstheme="minorHAnsi"/>
          <w:b/>
          <w:bCs/>
          <w:color w:val="000000"/>
          <w:sz w:val="19"/>
          <w:szCs w:val="19"/>
        </w:rPr>
        <w:t>is_single( array( 17, 'beef-stew', 'Irish Stew' ) )</w:t>
      </w:r>
      <w:r w:rsidRPr="00E27257">
        <w:rPr>
          <w:rFonts w:cstheme="minorHAnsi"/>
          <w:b/>
          <w:bCs/>
          <w:color w:val="000000"/>
          <w:sz w:val="19"/>
          <w:szCs w:val="19"/>
        </w:rPr>
        <w:t> </w:t>
      </w:r>
    </w:p>
    <w:p w:rsidR="009928EF" w:rsidRPr="00E27257" w:rsidRDefault="009928EF" w:rsidP="009928EF">
      <w:pPr>
        <w:shd w:val="clear" w:color="auto" w:fill="FFFFFF"/>
        <w:spacing w:after="198"/>
        <w:ind w:left="1260" w:firstLine="720"/>
        <w:rPr>
          <w:rFonts w:cstheme="minorHAnsi"/>
          <w:color w:val="000000"/>
          <w:sz w:val="19"/>
          <w:szCs w:val="19"/>
        </w:rPr>
      </w:pPr>
      <w:r w:rsidRPr="00E27257">
        <w:rPr>
          <w:rFonts w:cstheme="minorHAnsi"/>
          <w:color w:val="000000"/>
          <w:sz w:val="19"/>
          <w:szCs w:val="19"/>
        </w:rPr>
        <w:t>Returns true when the single post being displayed is either post ID 17, or the </w:t>
      </w:r>
      <w:r w:rsidRPr="00E27257">
        <w:rPr>
          <w:rFonts w:cstheme="minorHAnsi"/>
          <w:i/>
          <w:iCs/>
          <w:color w:val="000000"/>
          <w:sz w:val="19"/>
          <w:szCs w:val="19"/>
        </w:rPr>
        <w:t>post_name</w:t>
      </w:r>
      <w:r w:rsidRPr="00E27257">
        <w:rPr>
          <w:rFonts w:cstheme="minorHAnsi"/>
          <w:color w:val="000000"/>
          <w:sz w:val="19"/>
          <w:szCs w:val="19"/>
        </w:rPr>
        <w:t> is "beef-stew", or the </w:t>
      </w:r>
      <w:r w:rsidRPr="00E27257">
        <w:rPr>
          <w:rFonts w:cstheme="minorHAnsi"/>
          <w:i/>
          <w:iCs/>
          <w:color w:val="000000"/>
          <w:sz w:val="19"/>
          <w:szCs w:val="19"/>
        </w:rPr>
        <w:t>post_title</w:t>
      </w:r>
      <w:r w:rsidRPr="00E27257">
        <w:rPr>
          <w:rFonts w:cstheme="minorHAnsi"/>
          <w:color w:val="000000"/>
          <w:sz w:val="19"/>
          <w:szCs w:val="19"/>
        </w:rPr>
        <w:t> is "Irish Stew".</w:t>
      </w:r>
    </w:p>
    <w:p w:rsidR="009928EF" w:rsidRPr="00E27257" w:rsidRDefault="009928EF" w:rsidP="0092380D">
      <w:pPr>
        <w:shd w:val="clear" w:color="auto" w:fill="FFFFFF"/>
        <w:spacing w:after="0"/>
        <w:ind w:left="1260"/>
        <w:rPr>
          <w:rFonts w:cstheme="minorHAnsi"/>
          <w:color w:val="000000"/>
          <w:sz w:val="19"/>
          <w:szCs w:val="19"/>
        </w:rPr>
      </w:pPr>
      <w:r w:rsidRPr="00E27257">
        <w:rPr>
          <w:rStyle w:val="mw-headline"/>
          <w:rFonts w:cstheme="minorHAnsi"/>
          <w:b/>
          <w:bCs/>
          <w:color w:val="000000"/>
          <w:sz w:val="19"/>
          <w:szCs w:val="19"/>
        </w:rPr>
        <w:t>is_single( array( 17, 1, 11 ) )</w:t>
      </w:r>
      <w:r w:rsidRPr="00E27257">
        <w:rPr>
          <w:rFonts w:cstheme="minorHAnsi"/>
          <w:b/>
          <w:bCs/>
          <w:color w:val="000000"/>
          <w:sz w:val="19"/>
          <w:szCs w:val="19"/>
        </w:rPr>
        <w:t> </w:t>
      </w:r>
      <w:r w:rsidR="0092380D" w:rsidRPr="00E27257">
        <w:rPr>
          <w:rFonts w:cstheme="minorHAnsi"/>
          <w:b/>
          <w:bCs/>
          <w:color w:val="000000"/>
          <w:sz w:val="19"/>
          <w:szCs w:val="19"/>
        </w:rPr>
        <w:t xml:space="preserve"> </w:t>
      </w:r>
    </w:p>
    <w:p w:rsidR="009928EF" w:rsidRPr="00E27257" w:rsidRDefault="009928EF" w:rsidP="0092380D">
      <w:pPr>
        <w:shd w:val="clear" w:color="auto" w:fill="FFFFFF"/>
        <w:spacing w:after="0"/>
        <w:ind w:left="1260"/>
        <w:rPr>
          <w:rFonts w:cstheme="minorHAnsi"/>
          <w:color w:val="000000"/>
          <w:sz w:val="19"/>
          <w:szCs w:val="19"/>
        </w:rPr>
      </w:pPr>
      <w:r w:rsidRPr="00E27257">
        <w:rPr>
          <w:rStyle w:val="mw-headline"/>
          <w:rFonts w:cstheme="minorHAnsi"/>
          <w:b/>
          <w:bCs/>
          <w:color w:val="000000"/>
          <w:sz w:val="19"/>
          <w:szCs w:val="19"/>
        </w:rPr>
        <w:t>is_single( array( 'beef-stew', 'pea-soup') )</w:t>
      </w:r>
      <w:r w:rsidRPr="00E27257">
        <w:rPr>
          <w:rFonts w:cstheme="minorHAnsi"/>
          <w:b/>
          <w:bCs/>
          <w:color w:val="000000"/>
          <w:sz w:val="19"/>
          <w:szCs w:val="19"/>
        </w:rPr>
        <w:t> </w:t>
      </w:r>
      <w:r w:rsidR="0092380D" w:rsidRPr="00E27257">
        <w:rPr>
          <w:rFonts w:cstheme="minorHAnsi"/>
          <w:b/>
          <w:bCs/>
          <w:color w:val="000000"/>
          <w:sz w:val="19"/>
          <w:szCs w:val="19"/>
        </w:rPr>
        <w:t xml:space="preserve"> </w:t>
      </w:r>
    </w:p>
    <w:p w:rsidR="009928EF" w:rsidRPr="00E27257" w:rsidRDefault="009928EF" w:rsidP="009928EF">
      <w:pPr>
        <w:shd w:val="clear" w:color="auto" w:fill="FFFFFF"/>
        <w:spacing w:after="0"/>
        <w:ind w:left="1260"/>
        <w:rPr>
          <w:rFonts w:cstheme="minorHAnsi"/>
          <w:b/>
          <w:bCs/>
          <w:color w:val="000000"/>
          <w:sz w:val="19"/>
          <w:szCs w:val="19"/>
        </w:rPr>
      </w:pPr>
      <w:r w:rsidRPr="00E27257">
        <w:rPr>
          <w:rStyle w:val="mw-headline"/>
          <w:rFonts w:cstheme="minorHAnsi"/>
          <w:b/>
          <w:bCs/>
          <w:color w:val="000000"/>
          <w:sz w:val="19"/>
          <w:szCs w:val="19"/>
        </w:rPr>
        <w:t>is_single( array( 'Beef Stew', '</w:t>
      </w:r>
      <w:r w:rsidR="00546166" w:rsidRPr="00E27257">
        <w:rPr>
          <w:rStyle w:val="mw-headline"/>
          <w:rFonts w:cstheme="minorHAnsi"/>
          <w:b/>
          <w:bCs/>
          <w:color w:val="000000"/>
          <w:sz w:val="19"/>
          <w:szCs w:val="19"/>
        </w:rPr>
        <w:t>Pea Soup'</w:t>
      </w:r>
      <w:r w:rsidRPr="00E27257">
        <w:rPr>
          <w:rStyle w:val="mw-headline"/>
          <w:rFonts w:cstheme="minorHAnsi"/>
          <w:b/>
          <w:bCs/>
          <w:color w:val="000000"/>
          <w:sz w:val="19"/>
          <w:szCs w:val="19"/>
        </w:rPr>
        <w:t>) )</w:t>
      </w:r>
      <w:r w:rsidRPr="00E27257">
        <w:rPr>
          <w:rFonts w:cstheme="minorHAnsi"/>
          <w:b/>
          <w:bCs/>
          <w:color w:val="000000"/>
          <w:sz w:val="19"/>
          <w:szCs w:val="19"/>
        </w:rPr>
        <w:t> </w:t>
      </w:r>
    </w:p>
    <w:p w:rsidR="0092380D" w:rsidRPr="00E27257" w:rsidRDefault="0092380D" w:rsidP="0092380D">
      <w:pPr>
        <w:shd w:val="clear" w:color="auto" w:fill="FFFFFF"/>
        <w:spacing w:after="0"/>
        <w:ind w:left="1260"/>
        <w:rPr>
          <w:rFonts w:cstheme="minorHAnsi"/>
          <w:color w:val="000000"/>
          <w:sz w:val="19"/>
          <w:szCs w:val="19"/>
        </w:rPr>
      </w:pPr>
      <w:r w:rsidRPr="00E27257">
        <w:rPr>
          <w:rFonts w:cstheme="minorHAnsi"/>
          <w:color w:val="000000"/>
          <w:sz w:val="19"/>
          <w:szCs w:val="19"/>
        </w:rPr>
        <w:t xml:space="preserve"> </w:t>
      </w:r>
    </w:p>
    <w:p w:rsidR="009928EF" w:rsidRPr="00E27257" w:rsidRDefault="009928EF" w:rsidP="0092380D">
      <w:pPr>
        <w:shd w:val="clear" w:color="auto" w:fill="FFFFFF"/>
        <w:spacing w:after="198"/>
        <w:ind w:left="1260"/>
        <w:rPr>
          <w:rFonts w:cstheme="minorHAnsi"/>
          <w:color w:val="000000"/>
          <w:sz w:val="19"/>
          <w:szCs w:val="19"/>
        </w:rPr>
      </w:pPr>
      <w:r w:rsidRPr="00E27257">
        <w:rPr>
          <w:rFonts w:cstheme="minorHAnsi"/>
          <w:color w:val="000000"/>
          <w:sz w:val="19"/>
          <w:szCs w:val="19"/>
        </w:rPr>
        <w:t>Note: This function does not distinguish between the post ID, post title, or post name. A post named "17" would be displayed if a post ID of 17 was requested. Presumably the same holds for a post with the slug "17".</w:t>
      </w:r>
    </w:p>
    <w:p w:rsidR="0026467E" w:rsidRDefault="0026467E" w:rsidP="0026467E"/>
    <w:p w:rsidR="0026467E" w:rsidRPr="00E27257" w:rsidRDefault="00012147" w:rsidP="0026467E">
      <w:pPr>
        <w:rPr>
          <w:rFonts w:cstheme="minorHAnsi"/>
          <w:sz w:val="19"/>
          <w:szCs w:val="19"/>
        </w:rPr>
      </w:pPr>
      <w:hyperlink r:id="rId47" w:history="1">
        <w:r w:rsidR="0026467E" w:rsidRPr="00E27257">
          <w:rPr>
            <w:rFonts w:cstheme="minorHAnsi"/>
            <w:sz w:val="19"/>
            <w:szCs w:val="19"/>
          </w:rPr>
          <w:t>https://codex.wordpress.org/Conditional_Tags</w:t>
        </w:r>
      </w:hyperlink>
    </w:p>
    <w:p w:rsidR="00513C5E" w:rsidRDefault="00106658">
      <w:pPr>
        <w:rPr>
          <w:rFonts w:cstheme="minorHAnsi"/>
          <w:strike/>
          <w:color w:val="FF0000"/>
          <w:sz w:val="19"/>
          <w:szCs w:val="19"/>
        </w:rPr>
      </w:pPr>
      <w:r w:rsidRPr="00E27257">
        <w:rPr>
          <w:rFonts w:cstheme="minorHAnsi"/>
          <w:strike/>
          <w:color w:val="FF0000"/>
          <w:sz w:val="19"/>
          <w:szCs w:val="19"/>
        </w:rPr>
        <w:t>AND so on click link</w:t>
      </w:r>
      <w:r w:rsidR="009D501C" w:rsidRPr="00E27257">
        <w:rPr>
          <w:rFonts w:cstheme="minorHAnsi"/>
          <w:strike/>
          <w:color w:val="FF0000"/>
          <w:sz w:val="19"/>
          <w:szCs w:val="19"/>
        </w:rPr>
        <w:t xml:space="preserve"> …</w:t>
      </w:r>
    </w:p>
    <w:p w:rsidR="001972A1" w:rsidRDefault="00012147" w:rsidP="00424B5B">
      <w:hyperlink r:id="rId48" w:history="1">
        <w:r w:rsidR="00146096">
          <w:t>https://pippinsplugins.com/a-quick-introduction-to-using-filters/</w:t>
        </w:r>
      </w:hyperlink>
    </w:p>
    <w:p w:rsidR="00DA0452" w:rsidRPr="00CD1F25" w:rsidRDefault="00DA0452" w:rsidP="00DA0452">
      <w:pPr>
        <w:pStyle w:val="Heading2"/>
        <w:pBdr>
          <w:bottom w:val="single" w:sz="6" w:space="0" w:color="DADADA"/>
        </w:pBdr>
        <w:shd w:val="clear" w:color="auto" w:fill="FFFFFF"/>
        <w:spacing w:before="396" w:after="198"/>
        <w:rPr>
          <w:rFonts w:asciiTheme="minorHAnsi" w:hAnsiTheme="minorHAnsi" w:cstheme="minorHAnsi"/>
          <w:b w:val="0"/>
          <w:bCs w:val="0"/>
          <w:color w:val="333333"/>
          <w:sz w:val="44"/>
          <w:szCs w:val="44"/>
        </w:rPr>
      </w:pPr>
      <w:r w:rsidRPr="00CD1F25">
        <w:rPr>
          <w:rStyle w:val="tocnumber"/>
          <w:rFonts w:asciiTheme="minorHAnsi" w:hAnsiTheme="minorHAnsi" w:cstheme="minorHAnsi"/>
          <w:b w:val="0"/>
          <w:bCs w:val="0"/>
          <w:color w:val="333333"/>
          <w:sz w:val="44"/>
          <w:szCs w:val="44"/>
        </w:rPr>
        <w:lastRenderedPageBreak/>
        <w:t>Hooks: Actions and Filters</w:t>
      </w:r>
    </w:p>
    <w:p w:rsidR="00DA0452" w:rsidRPr="00CD1F25" w:rsidRDefault="00DA0452" w:rsidP="00DA0452">
      <w:pPr>
        <w:shd w:val="clear" w:color="auto" w:fill="FFFFFF"/>
        <w:spacing w:after="396"/>
        <w:rPr>
          <w:rFonts w:cstheme="minorHAnsi"/>
          <w:color w:val="000000"/>
          <w:sz w:val="23"/>
          <w:szCs w:val="23"/>
        </w:rPr>
      </w:pPr>
      <w:r w:rsidRPr="00CD1F25">
        <w:rPr>
          <w:rFonts w:cstheme="minorHAnsi"/>
          <w:color w:val="000000"/>
          <w:sz w:val="23"/>
          <w:szCs w:val="23"/>
        </w:rPr>
        <w:t>Hooks are provided by WordPress to allow your plugin to 'hook into' the rest of WordPress; that is, to call functions in your plugin at specific times, and thereby set your plugin in motion. There are two kinds of hooks:</w:t>
      </w:r>
    </w:p>
    <w:p w:rsidR="00DA0452" w:rsidRPr="00CD1F25" w:rsidRDefault="00012147" w:rsidP="00CF1D63">
      <w:pPr>
        <w:numPr>
          <w:ilvl w:val="0"/>
          <w:numId w:val="8"/>
        </w:numPr>
        <w:shd w:val="clear" w:color="auto" w:fill="FFFFFF"/>
        <w:spacing w:after="0" w:line="240" w:lineRule="auto"/>
        <w:ind w:left="396"/>
        <w:rPr>
          <w:rFonts w:cstheme="minorHAnsi"/>
          <w:color w:val="000000"/>
          <w:sz w:val="23"/>
          <w:szCs w:val="23"/>
        </w:rPr>
      </w:pPr>
      <w:hyperlink r:id="rId49" w:anchor="Action" w:history="1">
        <w:r w:rsidR="00DA0452" w:rsidRPr="00CD1F25">
          <w:rPr>
            <w:rFonts w:cstheme="minorHAnsi"/>
            <w:color w:val="4CA6CF"/>
            <w:sz w:val="23"/>
            <w:szCs w:val="23"/>
          </w:rPr>
          <w:t>Actions</w:t>
        </w:r>
      </w:hyperlink>
      <w:r w:rsidR="00DA0452" w:rsidRPr="00CD1F25">
        <w:rPr>
          <w:rFonts w:cstheme="minorHAnsi"/>
          <w:color w:val="000000"/>
          <w:sz w:val="23"/>
          <w:szCs w:val="23"/>
        </w:rPr>
        <w:t> (Codex </w:t>
      </w:r>
      <w:hyperlink r:id="rId50" w:tooltip="Plugin API/Action Reference" w:history="1">
        <w:r w:rsidR="00DA0452" w:rsidRPr="00CD1F25">
          <w:rPr>
            <w:rFonts w:cstheme="minorHAnsi"/>
            <w:color w:val="4CA6CF"/>
            <w:sz w:val="23"/>
            <w:szCs w:val="23"/>
          </w:rPr>
          <w:t>Action Reference</w:t>
        </w:r>
      </w:hyperlink>
      <w:r w:rsidR="00DA0452" w:rsidRPr="00CD1F25">
        <w:rPr>
          <w:rFonts w:cstheme="minorHAnsi"/>
          <w:color w:val="000000"/>
          <w:sz w:val="23"/>
          <w:szCs w:val="23"/>
        </w:rPr>
        <w:t>)</w:t>
      </w:r>
    </w:p>
    <w:p w:rsidR="00DA0452" w:rsidRPr="00CD1F25" w:rsidRDefault="00012147" w:rsidP="00CF1D63">
      <w:pPr>
        <w:numPr>
          <w:ilvl w:val="0"/>
          <w:numId w:val="8"/>
        </w:numPr>
        <w:shd w:val="clear" w:color="auto" w:fill="FFFFFF"/>
        <w:spacing w:after="0" w:line="240" w:lineRule="auto"/>
        <w:ind w:left="396"/>
        <w:rPr>
          <w:rFonts w:cstheme="minorHAnsi"/>
          <w:color w:val="000000"/>
          <w:sz w:val="23"/>
          <w:szCs w:val="23"/>
        </w:rPr>
      </w:pPr>
      <w:hyperlink r:id="rId51" w:anchor="Filter" w:history="1">
        <w:r w:rsidR="00DA0452" w:rsidRPr="00CD1F25">
          <w:rPr>
            <w:rFonts w:cstheme="minorHAnsi"/>
            <w:color w:val="4CA6CF"/>
            <w:sz w:val="23"/>
            <w:szCs w:val="23"/>
          </w:rPr>
          <w:t>Filters</w:t>
        </w:r>
      </w:hyperlink>
      <w:r w:rsidR="00DA0452" w:rsidRPr="00CD1F25">
        <w:rPr>
          <w:rFonts w:cstheme="minorHAnsi"/>
          <w:color w:val="000000"/>
          <w:sz w:val="23"/>
          <w:szCs w:val="23"/>
        </w:rPr>
        <w:t> (Codex </w:t>
      </w:r>
      <w:hyperlink r:id="rId52" w:tooltip="Plugin API/Filter Reference" w:history="1">
        <w:r w:rsidR="00DA0452" w:rsidRPr="00CD1F25">
          <w:rPr>
            <w:rFonts w:cstheme="minorHAnsi"/>
            <w:color w:val="4CA6CF"/>
            <w:sz w:val="23"/>
            <w:szCs w:val="23"/>
          </w:rPr>
          <w:t>Filter Reference</w:t>
        </w:r>
      </w:hyperlink>
      <w:r w:rsidR="00DA0452" w:rsidRPr="00CD1F25">
        <w:rPr>
          <w:rFonts w:cstheme="minorHAnsi"/>
          <w:color w:val="000000"/>
          <w:sz w:val="23"/>
          <w:szCs w:val="23"/>
        </w:rPr>
        <w:t>)</w:t>
      </w:r>
    </w:p>
    <w:p w:rsidR="00DA0452" w:rsidRPr="00CD1F25" w:rsidRDefault="00DA0452" w:rsidP="00DA0452">
      <w:pPr>
        <w:shd w:val="clear" w:color="auto" w:fill="FFFFFF"/>
        <w:spacing w:after="396"/>
        <w:rPr>
          <w:rFonts w:cstheme="minorHAnsi"/>
          <w:color w:val="000000"/>
          <w:sz w:val="23"/>
          <w:szCs w:val="23"/>
        </w:rPr>
      </w:pPr>
      <w:r w:rsidRPr="00CD1F25">
        <w:rPr>
          <w:rFonts w:cstheme="minorHAnsi"/>
          <w:color w:val="000000"/>
          <w:sz w:val="23"/>
          <w:szCs w:val="23"/>
        </w:rPr>
        <w:t>You can sometimes accomplish the same goal with either an action or a filter. For example, if you want your plugin to change the text of a post, you might add an action function to </w:t>
      </w:r>
      <w:r w:rsidRPr="00CD1F25">
        <w:rPr>
          <w:rStyle w:val="mw-headline"/>
          <w:rFonts w:cstheme="minorHAnsi"/>
          <w:color w:val="000000"/>
        </w:rPr>
        <w:t>publish_post</w:t>
      </w:r>
      <w:r w:rsidRPr="00CD1F25">
        <w:rPr>
          <w:rFonts w:cstheme="minorHAnsi"/>
          <w:color w:val="000000"/>
          <w:sz w:val="23"/>
          <w:szCs w:val="23"/>
        </w:rPr>
        <w:t> (so the post is modified as it is saved to the database), or a filter function to </w:t>
      </w:r>
      <w:r w:rsidRPr="00CD1F25">
        <w:rPr>
          <w:rStyle w:val="mw-headline"/>
          <w:rFonts w:cstheme="minorHAnsi"/>
          <w:color w:val="000000"/>
        </w:rPr>
        <w:t>the_content</w:t>
      </w:r>
      <w:r w:rsidRPr="00CD1F25">
        <w:rPr>
          <w:rFonts w:cstheme="minorHAnsi"/>
          <w:color w:val="000000"/>
          <w:sz w:val="23"/>
          <w:szCs w:val="23"/>
        </w:rPr>
        <w:t> (so the post is modified as it is displayed in the browser screen).</w:t>
      </w:r>
    </w:p>
    <w:p w:rsidR="00DA0452" w:rsidRPr="00CD1F25" w:rsidRDefault="00DA0452" w:rsidP="00DA0452">
      <w:pPr>
        <w:shd w:val="clear" w:color="auto" w:fill="FFFFFF"/>
        <w:spacing w:after="396"/>
        <w:rPr>
          <w:rFonts w:cstheme="minorHAnsi"/>
          <w:color w:val="000000"/>
          <w:sz w:val="23"/>
          <w:szCs w:val="23"/>
        </w:rPr>
      </w:pPr>
      <w:r w:rsidRPr="00CD1F25">
        <w:rPr>
          <w:rFonts w:cstheme="minorHAnsi"/>
          <w:color w:val="000000"/>
          <w:sz w:val="23"/>
          <w:szCs w:val="23"/>
        </w:rPr>
        <w:t xml:space="preserve">For a thorough listing of all action and filter hooks in WP see </w:t>
      </w:r>
      <w:r w:rsidRPr="00CD1F25">
        <w:rPr>
          <w:rFonts w:cstheme="minorHAnsi"/>
          <w:b/>
          <w:color w:val="000000"/>
          <w:sz w:val="28"/>
          <w:szCs w:val="23"/>
        </w:rPr>
        <w:t>Adam Brown's</w:t>
      </w:r>
      <w:r w:rsidRPr="00CD1F25">
        <w:rPr>
          <w:rFonts w:cstheme="minorHAnsi"/>
          <w:color w:val="000000"/>
          <w:sz w:val="28"/>
          <w:szCs w:val="23"/>
        </w:rPr>
        <w:t> </w:t>
      </w:r>
      <w:hyperlink r:id="rId53" w:history="1">
        <w:r w:rsidRPr="00CD1F25">
          <w:rPr>
            <w:rFonts w:cstheme="minorHAnsi"/>
            <w:color w:val="4CA6CF"/>
            <w:sz w:val="23"/>
            <w:szCs w:val="23"/>
          </w:rPr>
          <w:t>WordPress Hooks Database</w:t>
        </w:r>
      </w:hyperlink>
      <w:r w:rsidRPr="00CD1F25">
        <w:rPr>
          <w:rFonts w:cstheme="minorHAnsi"/>
          <w:color w:val="000000"/>
          <w:sz w:val="23"/>
          <w:szCs w:val="23"/>
        </w:rPr>
        <w:t>.</w:t>
      </w:r>
    </w:p>
    <w:p w:rsidR="00DA0452" w:rsidRPr="00CD1F25" w:rsidRDefault="00DA0452" w:rsidP="00DA0452">
      <w:pPr>
        <w:pStyle w:val="Heading2"/>
        <w:pBdr>
          <w:bottom w:val="single" w:sz="6" w:space="0" w:color="DADADA"/>
        </w:pBdr>
        <w:shd w:val="clear" w:color="auto" w:fill="FFFFFF"/>
        <w:spacing w:before="396" w:after="198"/>
        <w:rPr>
          <w:rFonts w:asciiTheme="minorHAnsi" w:hAnsiTheme="minorHAnsi" w:cstheme="minorHAnsi"/>
          <w:b w:val="0"/>
          <w:bCs w:val="0"/>
          <w:color w:val="333333"/>
          <w:sz w:val="44"/>
          <w:szCs w:val="44"/>
        </w:rPr>
      </w:pPr>
      <w:r w:rsidRPr="00CD1F25">
        <w:rPr>
          <w:rStyle w:val="tocnumber"/>
          <w:rFonts w:asciiTheme="minorHAnsi" w:hAnsiTheme="minorHAnsi" w:cstheme="minorHAnsi"/>
          <w:b w:val="0"/>
          <w:bCs w:val="0"/>
          <w:color w:val="333333"/>
          <w:sz w:val="44"/>
          <w:szCs w:val="44"/>
        </w:rPr>
        <w:t>Function Reference</w:t>
      </w:r>
    </w:p>
    <w:tbl>
      <w:tblPr>
        <w:tblW w:w="5000" w:type="pct"/>
        <w:tblCellSpacing w:w="75" w:type="dxa"/>
        <w:shd w:val="clear" w:color="auto" w:fill="FFFFFF"/>
        <w:tblCellMar>
          <w:left w:w="0" w:type="dxa"/>
          <w:right w:w="0" w:type="dxa"/>
        </w:tblCellMar>
        <w:tblLook w:val="04A0"/>
      </w:tblPr>
      <w:tblGrid>
        <w:gridCol w:w="10380"/>
      </w:tblGrid>
      <w:tr w:rsidR="00DA0452" w:rsidRPr="00CD1F25" w:rsidTr="00571C6E">
        <w:trPr>
          <w:tblCellSpacing w:w="75" w:type="dxa"/>
        </w:trPr>
        <w:tc>
          <w:tcPr>
            <w:tcW w:w="5000" w:type="pct"/>
            <w:shd w:val="clear" w:color="auto" w:fill="FFFFFF"/>
            <w:hideMark/>
          </w:tcPr>
          <w:tbl>
            <w:tblPr>
              <w:tblW w:w="10080" w:type="dxa"/>
              <w:tblCellMar>
                <w:left w:w="0" w:type="dxa"/>
                <w:right w:w="0" w:type="dxa"/>
              </w:tblCellMar>
              <w:tblLook w:val="04A0"/>
            </w:tblPr>
            <w:tblGrid>
              <w:gridCol w:w="10080"/>
            </w:tblGrid>
            <w:tr w:rsidR="00DA0452" w:rsidRPr="00CD1F25" w:rsidTr="00571C6E">
              <w:tc>
                <w:tcPr>
                  <w:tcW w:w="10080" w:type="dxa"/>
                  <w:shd w:val="clear" w:color="auto" w:fill="464646"/>
                  <w:tcMar>
                    <w:top w:w="144" w:type="dxa"/>
                    <w:left w:w="108" w:type="dxa"/>
                    <w:bottom w:w="72" w:type="dxa"/>
                    <w:right w:w="108" w:type="dxa"/>
                  </w:tcMar>
                  <w:hideMark/>
                </w:tcPr>
                <w:p w:rsidR="00DA0452" w:rsidRPr="00CD1F25" w:rsidRDefault="00DA0452" w:rsidP="00571C6E">
                  <w:pPr>
                    <w:rPr>
                      <w:rFonts w:cstheme="minorHAnsi"/>
                      <w:color w:val="D7D7D7"/>
                      <w:sz w:val="23"/>
                      <w:szCs w:val="23"/>
                    </w:rPr>
                  </w:pPr>
                  <w:r w:rsidRPr="00CD1F25">
                    <w:rPr>
                      <w:rFonts w:cstheme="minorHAnsi"/>
                      <w:b/>
                      <w:bCs/>
                      <w:color w:val="D7D7D7"/>
                      <w:sz w:val="23"/>
                      <w:szCs w:val="23"/>
                    </w:rPr>
                    <w:t>Filter Functions</w:t>
                  </w:r>
                </w:p>
              </w:tc>
            </w:tr>
            <w:tr w:rsidR="00DA0452" w:rsidRPr="00CD1F25" w:rsidTr="00571C6E">
              <w:tc>
                <w:tcPr>
                  <w:tcW w:w="10080" w:type="dxa"/>
                  <w:tcMar>
                    <w:top w:w="108" w:type="dxa"/>
                    <w:left w:w="108" w:type="dxa"/>
                    <w:bottom w:w="108" w:type="dxa"/>
                    <w:right w:w="108" w:type="dxa"/>
                  </w:tcMar>
                  <w:hideMark/>
                </w:tcPr>
                <w:p w:rsidR="00DA0452" w:rsidRPr="00AF1420" w:rsidRDefault="00012147" w:rsidP="00CF1D63">
                  <w:pPr>
                    <w:numPr>
                      <w:ilvl w:val="0"/>
                      <w:numId w:val="9"/>
                    </w:numPr>
                    <w:spacing w:after="0" w:line="240" w:lineRule="auto"/>
                    <w:ind w:left="288"/>
                    <w:rPr>
                      <w:rFonts w:cstheme="minorHAnsi"/>
                      <w:color w:val="0070C0"/>
                      <w:sz w:val="23"/>
                      <w:szCs w:val="23"/>
                    </w:rPr>
                  </w:pPr>
                  <w:hyperlink r:id="rId54" w:tooltip="Function Reference/has filter" w:history="1">
                    <w:r w:rsidR="00DA0452" w:rsidRPr="00AF1420">
                      <w:rPr>
                        <w:rFonts w:cstheme="minorHAnsi"/>
                        <w:color w:val="0070C0"/>
                        <w:sz w:val="20"/>
                        <w:szCs w:val="20"/>
                      </w:rPr>
                      <w:t>has_filter()</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55" w:tooltip="Function Reference/add filter" w:history="1">
                    <w:r w:rsidR="00DA0452" w:rsidRPr="00AF1420">
                      <w:rPr>
                        <w:rFonts w:cstheme="minorHAnsi"/>
                        <w:color w:val="0070C0"/>
                        <w:sz w:val="20"/>
                        <w:szCs w:val="20"/>
                      </w:rPr>
                      <w:t>add_filter()</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56" w:tooltip="Function Reference/apply filters" w:history="1">
                    <w:r w:rsidR="00DA0452" w:rsidRPr="00AF1420">
                      <w:rPr>
                        <w:rFonts w:cstheme="minorHAnsi"/>
                        <w:color w:val="0070C0"/>
                        <w:sz w:val="20"/>
                        <w:szCs w:val="20"/>
                      </w:rPr>
                      <w:t>apply_filters()</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57" w:tooltip="Function Reference/apply filters ref array" w:history="1">
                    <w:r w:rsidR="00DA0452" w:rsidRPr="00AF1420">
                      <w:rPr>
                        <w:rFonts w:cstheme="minorHAnsi"/>
                        <w:color w:val="0070C0"/>
                        <w:sz w:val="20"/>
                        <w:szCs w:val="20"/>
                      </w:rPr>
                      <w:t>apply_filters_ref_array()</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58" w:tooltip="Function Reference/current filter" w:history="1">
                    <w:r w:rsidR="00DA0452" w:rsidRPr="00AF1420">
                      <w:rPr>
                        <w:rFonts w:cstheme="minorHAnsi"/>
                        <w:color w:val="0070C0"/>
                        <w:sz w:val="20"/>
                        <w:szCs w:val="20"/>
                      </w:rPr>
                      <w:t>current_filter()</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59" w:tooltip="Function Reference/remove filter" w:history="1">
                    <w:r w:rsidR="00DA0452" w:rsidRPr="00AF1420">
                      <w:rPr>
                        <w:rFonts w:cstheme="minorHAnsi"/>
                        <w:color w:val="0070C0"/>
                        <w:sz w:val="20"/>
                        <w:szCs w:val="20"/>
                      </w:rPr>
                      <w:t>remove_filter()</w:t>
                    </w:r>
                  </w:hyperlink>
                </w:p>
                <w:p w:rsidR="00DA0452" w:rsidRPr="00AF1420" w:rsidRDefault="00012147" w:rsidP="00CF1D63">
                  <w:pPr>
                    <w:numPr>
                      <w:ilvl w:val="0"/>
                      <w:numId w:val="9"/>
                    </w:numPr>
                    <w:spacing w:after="0" w:line="240" w:lineRule="auto"/>
                    <w:ind w:left="288"/>
                    <w:rPr>
                      <w:rFonts w:cstheme="minorHAnsi"/>
                      <w:color w:val="0070C0"/>
                      <w:sz w:val="23"/>
                      <w:szCs w:val="23"/>
                    </w:rPr>
                  </w:pPr>
                  <w:hyperlink r:id="rId60" w:tooltip="Function Reference/remove all filters" w:history="1">
                    <w:r w:rsidR="00DA0452" w:rsidRPr="00AF1420">
                      <w:rPr>
                        <w:rFonts w:cstheme="minorHAnsi"/>
                        <w:color w:val="0070C0"/>
                        <w:sz w:val="20"/>
                        <w:szCs w:val="20"/>
                      </w:rPr>
                      <w:t>remove_all_filters()</w:t>
                    </w:r>
                  </w:hyperlink>
                </w:p>
                <w:p w:rsidR="00DA0452" w:rsidRPr="00CD1F25" w:rsidRDefault="00012147" w:rsidP="00CF1D63">
                  <w:pPr>
                    <w:numPr>
                      <w:ilvl w:val="0"/>
                      <w:numId w:val="9"/>
                    </w:numPr>
                    <w:spacing w:after="0" w:line="240" w:lineRule="auto"/>
                    <w:ind w:left="288"/>
                    <w:rPr>
                      <w:rFonts w:cstheme="minorHAnsi"/>
                      <w:sz w:val="23"/>
                      <w:szCs w:val="23"/>
                    </w:rPr>
                  </w:pPr>
                  <w:hyperlink r:id="rId61" w:tooltip="Function Reference/doing filter" w:history="1">
                    <w:r w:rsidR="00DA0452" w:rsidRPr="00AF1420">
                      <w:rPr>
                        <w:rFonts w:cstheme="minorHAnsi"/>
                        <w:color w:val="0070C0"/>
                        <w:sz w:val="20"/>
                        <w:szCs w:val="20"/>
                      </w:rPr>
                      <w:t>doing_filter()</w:t>
                    </w:r>
                  </w:hyperlink>
                </w:p>
              </w:tc>
            </w:tr>
          </w:tbl>
          <w:p w:rsidR="00DA0452" w:rsidRPr="00CD1F25" w:rsidRDefault="00DA0452" w:rsidP="00571C6E">
            <w:pPr>
              <w:rPr>
                <w:rFonts w:cstheme="minorHAnsi"/>
                <w:color w:val="000000"/>
                <w:sz w:val="23"/>
                <w:szCs w:val="23"/>
              </w:rPr>
            </w:pPr>
          </w:p>
        </w:tc>
      </w:tr>
    </w:tbl>
    <w:p w:rsidR="00DA0452" w:rsidRPr="00CD1F25" w:rsidRDefault="00DA0452" w:rsidP="00DA0452">
      <w:pPr>
        <w:rPr>
          <w:rFonts w:cstheme="minorHAnsi"/>
          <w:vanish/>
        </w:rPr>
      </w:pPr>
    </w:p>
    <w:tbl>
      <w:tblPr>
        <w:tblW w:w="10380" w:type="dxa"/>
        <w:tblInd w:w="-42" w:type="dxa"/>
        <w:shd w:val="clear" w:color="auto" w:fill="FFFFFF"/>
        <w:tblCellMar>
          <w:left w:w="0" w:type="dxa"/>
          <w:right w:w="0" w:type="dxa"/>
        </w:tblCellMar>
        <w:tblLook w:val="04A0"/>
      </w:tblPr>
      <w:tblGrid>
        <w:gridCol w:w="10380"/>
      </w:tblGrid>
      <w:tr w:rsidR="00DA0452" w:rsidRPr="00CD1F25" w:rsidTr="00571C6E">
        <w:tc>
          <w:tcPr>
            <w:tcW w:w="10188" w:type="dxa"/>
            <w:shd w:val="clear" w:color="auto" w:fill="464646"/>
            <w:tcMar>
              <w:top w:w="144" w:type="dxa"/>
              <w:left w:w="108" w:type="dxa"/>
              <w:bottom w:w="72" w:type="dxa"/>
              <w:right w:w="108" w:type="dxa"/>
            </w:tcMar>
            <w:hideMark/>
          </w:tcPr>
          <w:p w:rsidR="00DA0452" w:rsidRPr="00CD1F25" w:rsidRDefault="00DA0452" w:rsidP="00571C6E">
            <w:pPr>
              <w:rPr>
                <w:rFonts w:cstheme="minorHAnsi"/>
                <w:color w:val="D7D7D7"/>
                <w:sz w:val="23"/>
                <w:szCs w:val="23"/>
              </w:rPr>
            </w:pPr>
            <w:r w:rsidRPr="00CD1F25">
              <w:rPr>
                <w:rFonts w:cstheme="minorHAnsi"/>
                <w:b/>
                <w:bCs/>
                <w:color w:val="D7D7D7"/>
                <w:sz w:val="23"/>
                <w:szCs w:val="23"/>
              </w:rPr>
              <w:t>Actions Functions</w:t>
            </w:r>
          </w:p>
        </w:tc>
      </w:tr>
      <w:tr w:rsidR="00DA0452" w:rsidRPr="00AF1420" w:rsidTr="00571C6E">
        <w:tc>
          <w:tcPr>
            <w:tcW w:w="10188" w:type="dxa"/>
            <w:shd w:val="clear" w:color="auto" w:fill="FFFFFF"/>
            <w:tcMar>
              <w:top w:w="108" w:type="dxa"/>
              <w:left w:w="108" w:type="dxa"/>
              <w:bottom w:w="108" w:type="dxa"/>
              <w:right w:w="108" w:type="dxa"/>
            </w:tcMar>
            <w:hideMark/>
          </w:tcPr>
          <w:p w:rsidR="00DA0452" w:rsidRPr="00AF1420" w:rsidRDefault="00012147" w:rsidP="00CF1D63">
            <w:pPr>
              <w:numPr>
                <w:ilvl w:val="0"/>
                <w:numId w:val="10"/>
              </w:numPr>
              <w:spacing w:after="0" w:line="240" w:lineRule="auto"/>
              <w:ind w:left="288"/>
              <w:rPr>
                <w:rFonts w:cstheme="minorHAnsi"/>
                <w:color w:val="0070C0"/>
                <w:sz w:val="23"/>
                <w:szCs w:val="23"/>
              </w:rPr>
            </w:pPr>
            <w:hyperlink r:id="rId62" w:tooltip="Function Reference/has action" w:history="1">
              <w:r w:rsidR="00DA0452" w:rsidRPr="00AF1420">
                <w:rPr>
                  <w:rFonts w:cstheme="minorHAnsi"/>
                  <w:color w:val="0070C0"/>
                  <w:sz w:val="20"/>
                  <w:szCs w:val="20"/>
                </w:rPr>
                <w:t>has_action()</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3" w:tooltip="Function Reference/add action" w:history="1">
              <w:r w:rsidR="00DA0452" w:rsidRPr="00AF1420">
                <w:rPr>
                  <w:rFonts w:cstheme="minorHAnsi"/>
                  <w:color w:val="0070C0"/>
                  <w:sz w:val="20"/>
                  <w:szCs w:val="20"/>
                </w:rPr>
                <w:t>add_action()</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4" w:tooltip="Function Reference/do action" w:history="1">
              <w:r w:rsidR="00DA0452" w:rsidRPr="00AF1420">
                <w:rPr>
                  <w:rFonts w:cstheme="minorHAnsi"/>
                  <w:color w:val="0070C0"/>
                  <w:sz w:val="20"/>
                  <w:szCs w:val="20"/>
                </w:rPr>
                <w:t>do_action()</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5" w:tooltip="Function Reference/do action ref array" w:history="1">
              <w:r w:rsidR="00DA0452" w:rsidRPr="00AF1420">
                <w:rPr>
                  <w:rFonts w:cstheme="minorHAnsi"/>
                  <w:color w:val="0070C0"/>
                  <w:sz w:val="20"/>
                  <w:szCs w:val="20"/>
                </w:rPr>
                <w:t>do_action_ref_array()</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6" w:tooltip="Function Reference/did action" w:history="1">
              <w:r w:rsidR="00DA0452" w:rsidRPr="00AF1420">
                <w:rPr>
                  <w:rFonts w:cstheme="minorHAnsi"/>
                  <w:color w:val="0070C0"/>
                  <w:sz w:val="20"/>
                  <w:szCs w:val="20"/>
                </w:rPr>
                <w:t>did_action()</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7" w:tooltip="Function Reference/remove action" w:history="1">
              <w:r w:rsidR="00DA0452" w:rsidRPr="00AF1420">
                <w:rPr>
                  <w:rFonts w:cstheme="minorHAnsi"/>
                  <w:color w:val="0070C0"/>
                  <w:sz w:val="20"/>
                  <w:szCs w:val="20"/>
                </w:rPr>
                <w:t>remove_action()</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8" w:tooltip="Function Reference/remove all actions" w:history="1">
              <w:r w:rsidR="00DA0452" w:rsidRPr="00AF1420">
                <w:rPr>
                  <w:rFonts w:cstheme="minorHAnsi"/>
                  <w:color w:val="0070C0"/>
                  <w:sz w:val="20"/>
                  <w:szCs w:val="20"/>
                </w:rPr>
                <w:t>remove_all_actions()</w:t>
              </w:r>
            </w:hyperlink>
          </w:p>
          <w:p w:rsidR="00DA0452" w:rsidRPr="00AF1420" w:rsidRDefault="00012147" w:rsidP="00CF1D63">
            <w:pPr>
              <w:numPr>
                <w:ilvl w:val="0"/>
                <w:numId w:val="10"/>
              </w:numPr>
              <w:spacing w:after="0" w:line="240" w:lineRule="auto"/>
              <w:ind w:left="288"/>
              <w:rPr>
                <w:rFonts w:cstheme="minorHAnsi"/>
                <w:color w:val="0070C0"/>
                <w:sz w:val="23"/>
                <w:szCs w:val="23"/>
              </w:rPr>
            </w:pPr>
            <w:hyperlink r:id="rId69" w:tooltip="Function Reference/doing action" w:history="1">
              <w:r w:rsidR="00DA0452" w:rsidRPr="00AF1420">
                <w:rPr>
                  <w:rFonts w:cstheme="minorHAnsi"/>
                  <w:color w:val="0070C0"/>
                  <w:sz w:val="20"/>
                  <w:szCs w:val="20"/>
                </w:rPr>
                <w:t>doing_action()</w:t>
              </w:r>
            </w:hyperlink>
          </w:p>
        </w:tc>
      </w:tr>
      <w:tr w:rsidR="00DA0452" w:rsidRPr="00CD1F25" w:rsidTr="00571C6E">
        <w:tblPrEx>
          <w:tblCellSpacing w:w="75" w:type="dxa"/>
        </w:tblPrEx>
        <w:trPr>
          <w:tblCellSpacing w:w="75" w:type="dxa"/>
        </w:trPr>
        <w:tc>
          <w:tcPr>
            <w:tcW w:w="0" w:type="auto"/>
            <w:shd w:val="clear" w:color="auto" w:fill="FFFFFF"/>
            <w:vAlign w:val="center"/>
            <w:hideMark/>
          </w:tcPr>
          <w:p w:rsidR="00DA0452" w:rsidRPr="00CD1F25" w:rsidRDefault="00DA0452" w:rsidP="00571C6E">
            <w:pPr>
              <w:rPr>
                <w:rFonts w:cstheme="minorHAnsi"/>
                <w:color w:val="000000"/>
                <w:sz w:val="23"/>
                <w:szCs w:val="23"/>
              </w:rPr>
            </w:pPr>
          </w:p>
        </w:tc>
      </w:tr>
    </w:tbl>
    <w:p w:rsidR="00DA0452" w:rsidRPr="00CD1F25" w:rsidRDefault="00DA0452" w:rsidP="00DA0452">
      <w:pPr>
        <w:rPr>
          <w:rFonts w:cstheme="minorHAnsi"/>
          <w:vanish/>
        </w:rPr>
      </w:pPr>
    </w:p>
    <w:tbl>
      <w:tblPr>
        <w:tblW w:w="10188" w:type="dxa"/>
        <w:shd w:val="clear" w:color="auto" w:fill="FFFFFF"/>
        <w:tblCellMar>
          <w:left w:w="0" w:type="dxa"/>
          <w:right w:w="0" w:type="dxa"/>
        </w:tblCellMar>
        <w:tblLook w:val="04A0"/>
      </w:tblPr>
      <w:tblGrid>
        <w:gridCol w:w="4327"/>
        <w:gridCol w:w="5861"/>
      </w:tblGrid>
      <w:tr w:rsidR="00DA0452" w:rsidRPr="00CD1F25" w:rsidTr="00571C6E">
        <w:tc>
          <w:tcPr>
            <w:tcW w:w="10188" w:type="dxa"/>
            <w:gridSpan w:val="2"/>
            <w:shd w:val="clear" w:color="auto" w:fill="464646"/>
            <w:tcMar>
              <w:top w:w="144" w:type="dxa"/>
              <w:left w:w="108" w:type="dxa"/>
              <w:bottom w:w="72" w:type="dxa"/>
              <w:right w:w="108" w:type="dxa"/>
            </w:tcMar>
            <w:hideMark/>
          </w:tcPr>
          <w:p w:rsidR="00DA0452" w:rsidRPr="00CD1F25" w:rsidRDefault="00DA0452" w:rsidP="00571C6E">
            <w:pPr>
              <w:rPr>
                <w:rFonts w:cstheme="minorHAnsi"/>
                <w:color w:val="D7D7D7"/>
                <w:sz w:val="23"/>
                <w:szCs w:val="23"/>
              </w:rPr>
            </w:pPr>
            <w:r w:rsidRPr="00CD1F25">
              <w:rPr>
                <w:rFonts w:cstheme="minorHAnsi"/>
                <w:b/>
                <w:bCs/>
                <w:color w:val="D7D7D7"/>
                <w:sz w:val="23"/>
                <w:szCs w:val="23"/>
              </w:rPr>
              <w:t>Activation/Deactivation/Uninstall Functions</w:t>
            </w:r>
          </w:p>
        </w:tc>
      </w:tr>
      <w:tr w:rsidR="00DA0452" w:rsidRPr="00AF1420" w:rsidTr="00571C6E">
        <w:tc>
          <w:tcPr>
            <w:tcW w:w="0" w:type="auto"/>
            <w:shd w:val="clear" w:color="auto" w:fill="DDDDDD"/>
            <w:tcMar>
              <w:top w:w="108" w:type="dxa"/>
              <w:left w:w="108" w:type="dxa"/>
              <w:bottom w:w="108" w:type="dxa"/>
              <w:right w:w="108" w:type="dxa"/>
            </w:tcMar>
            <w:hideMark/>
          </w:tcPr>
          <w:p w:rsidR="00DA0452" w:rsidRPr="00AF1420" w:rsidRDefault="00012147" w:rsidP="00CF1D63">
            <w:pPr>
              <w:numPr>
                <w:ilvl w:val="0"/>
                <w:numId w:val="11"/>
              </w:numPr>
              <w:spacing w:after="0" w:line="240" w:lineRule="auto"/>
              <w:ind w:left="288"/>
              <w:rPr>
                <w:rFonts w:cstheme="minorHAnsi"/>
                <w:color w:val="0070C0"/>
                <w:sz w:val="23"/>
                <w:szCs w:val="23"/>
              </w:rPr>
            </w:pPr>
            <w:hyperlink r:id="rId70" w:tooltip="Function Reference/register activation hook" w:history="1">
              <w:r w:rsidR="00DA0452" w:rsidRPr="00AF1420">
                <w:rPr>
                  <w:rFonts w:cstheme="minorHAnsi"/>
                  <w:color w:val="0070C0"/>
                  <w:sz w:val="20"/>
                  <w:szCs w:val="20"/>
                </w:rPr>
                <w:t>register_activation_hook()</w:t>
              </w:r>
            </w:hyperlink>
          </w:p>
          <w:p w:rsidR="00DA0452" w:rsidRPr="00AF1420" w:rsidRDefault="00012147" w:rsidP="00CF1D63">
            <w:pPr>
              <w:numPr>
                <w:ilvl w:val="0"/>
                <w:numId w:val="11"/>
              </w:numPr>
              <w:spacing w:after="0" w:line="240" w:lineRule="auto"/>
              <w:ind w:left="288"/>
              <w:rPr>
                <w:rFonts w:cstheme="minorHAnsi"/>
                <w:color w:val="0070C0"/>
                <w:sz w:val="23"/>
                <w:szCs w:val="23"/>
              </w:rPr>
            </w:pPr>
            <w:hyperlink r:id="rId71" w:tooltip="Function Reference/register uninstall hook" w:history="1">
              <w:r w:rsidR="00DA0452" w:rsidRPr="00AF1420">
                <w:rPr>
                  <w:rFonts w:cstheme="minorHAnsi"/>
                  <w:color w:val="0070C0"/>
                  <w:sz w:val="20"/>
                  <w:szCs w:val="20"/>
                </w:rPr>
                <w:t>register_uninstall_hook()</w:t>
              </w:r>
            </w:hyperlink>
          </w:p>
        </w:tc>
        <w:tc>
          <w:tcPr>
            <w:tcW w:w="3504" w:type="dxa"/>
            <w:shd w:val="clear" w:color="auto" w:fill="DDDDDD"/>
            <w:tcMar>
              <w:top w:w="108" w:type="dxa"/>
              <w:left w:w="108" w:type="dxa"/>
              <w:bottom w:w="108" w:type="dxa"/>
              <w:right w:w="108" w:type="dxa"/>
            </w:tcMar>
            <w:hideMark/>
          </w:tcPr>
          <w:p w:rsidR="00DA0452" w:rsidRPr="00AF1420" w:rsidRDefault="00012147" w:rsidP="00CF1D63">
            <w:pPr>
              <w:numPr>
                <w:ilvl w:val="0"/>
                <w:numId w:val="12"/>
              </w:numPr>
              <w:spacing w:after="0" w:line="240" w:lineRule="auto"/>
              <w:ind w:left="288"/>
              <w:rPr>
                <w:rFonts w:cstheme="minorHAnsi"/>
                <w:color w:val="0070C0"/>
                <w:sz w:val="23"/>
                <w:szCs w:val="23"/>
              </w:rPr>
            </w:pPr>
            <w:hyperlink r:id="rId72" w:tooltip="Function Reference/register deactivation hook" w:history="1">
              <w:r w:rsidR="00DA0452" w:rsidRPr="00AF1420">
                <w:rPr>
                  <w:rFonts w:cstheme="minorHAnsi"/>
                  <w:color w:val="0070C0"/>
                  <w:sz w:val="20"/>
                  <w:szCs w:val="20"/>
                </w:rPr>
                <w:t>register_deactivation_hook()</w:t>
              </w:r>
            </w:hyperlink>
          </w:p>
        </w:tc>
      </w:tr>
    </w:tbl>
    <w:p w:rsidR="00DA0452" w:rsidRDefault="00DA0452" w:rsidP="00DA0452">
      <w:pPr>
        <w:pBdr>
          <w:bottom w:val="single" w:sz="6" w:space="1" w:color="auto"/>
        </w:pBdr>
        <w:rPr>
          <w:rFonts w:cstheme="minorHAnsi"/>
          <w:strike/>
          <w:color w:val="FF0000"/>
          <w:sz w:val="19"/>
          <w:szCs w:val="19"/>
        </w:rPr>
      </w:pPr>
    </w:p>
    <w:p w:rsidR="00D87C01" w:rsidRDefault="00D87C01">
      <w:pPr>
        <w:rPr>
          <w:rFonts w:cstheme="minorHAnsi"/>
          <w:color w:val="3A3A3A"/>
          <w:sz w:val="40"/>
          <w:szCs w:val="64"/>
        </w:rPr>
      </w:pPr>
      <w:r>
        <w:rPr>
          <w:rFonts w:cstheme="minorHAnsi"/>
          <w:color w:val="3A3A3A"/>
          <w:sz w:val="40"/>
          <w:szCs w:val="64"/>
        </w:rPr>
        <w:br w:type="page"/>
      </w:r>
    </w:p>
    <w:p w:rsidR="00D87C01" w:rsidRDefault="00D87C01" w:rsidP="00D87C01">
      <w:pPr>
        <w:pStyle w:val="Heading2"/>
        <w:rPr>
          <w:rFonts w:asciiTheme="minorHAnsi" w:hAnsiTheme="minorHAnsi" w:cstheme="minorHAnsi"/>
          <w:color w:val="2E353B"/>
          <w:sz w:val="36"/>
          <w:szCs w:val="60"/>
        </w:rPr>
      </w:pPr>
      <w:r w:rsidRPr="006D1468">
        <w:rPr>
          <w:rFonts w:asciiTheme="minorHAnsi" w:hAnsiTheme="minorHAnsi" w:cstheme="minorHAnsi"/>
          <w:color w:val="2E353B"/>
          <w:sz w:val="36"/>
          <w:szCs w:val="60"/>
        </w:rPr>
        <w:lastRenderedPageBreak/>
        <w:t>Types of Action and Filter Hooks</w:t>
      </w:r>
    </w:p>
    <w:p w:rsidR="006D1468" w:rsidRPr="006D1468" w:rsidRDefault="00012147" w:rsidP="006D1468">
      <w:hyperlink r:id="rId73" w:history="1">
        <w:r w:rsidR="006D1468">
          <w:t>https://blog.teamtreehouse.com/hooks-wordpress-actions-filters-examples</w:t>
        </w:r>
      </w:hyperlink>
    </w:p>
    <w:p w:rsidR="00D87C01" w:rsidRPr="00D87C01" w:rsidRDefault="00D87C01" w:rsidP="00D87C01">
      <w:pPr>
        <w:spacing w:after="0"/>
        <w:rPr>
          <w:rFonts w:cstheme="minorHAnsi"/>
          <w:color w:val="576366"/>
        </w:rPr>
      </w:pPr>
      <w:r w:rsidRPr="00D87C01">
        <w:rPr>
          <w:rFonts w:cstheme="minorHAnsi"/>
          <w:color w:val="3A3A3A"/>
          <w:sz w:val="40"/>
          <w:szCs w:val="64"/>
        </w:rPr>
        <w:t xml:space="preserve"> </w:t>
      </w:r>
      <w:r w:rsidRPr="00D87C01">
        <w:rPr>
          <w:rFonts w:cstheme="minorHAnsi"/>
          <w:color w:val="576366"/>
        </w:rPr>
        <w:t>The WordPress Codex has two important pages that can help you orient yourself with what hooks are available in WordPress.</w:t>
      </w:r>
      <w:r>
        <w:rPr>
          <w:rFonts w:cstheme="minorHAnsi"/>
          <w:color w:val="576366"/>
        </w:rPr>
        <w:br/>
      </w:r>
    </w:p>
    <w:p w:rsidR="00D87C01" w:rsidRPr="00D87C01" w:rsidRDefault="00D87C01" w:rsidP="00D87C01">
      <w:pPr>
        <w:spacing w:after="0"/>
        <w:rPr>
          <w:rFonts w:cstheme="minorHAnsi"/>
          <w:color w:val="576366"/>
        </w:rPr>
      </w:pPr>
      <w:r w:rsidRPr="00D87C01">
        <w:rPr>
          <w:rStyle w:val="token"/>
          <w:rFonts w:cstheme="minorHAnsi"/>
          <w:color w:val="576366"/>
        </w:rPr>
        <w:t>NOTE: At the time of writing there is a bit of a transition of documentation on hooks from the </w:t>
      </w:r>
      <w:hyperlink r:id="rId74" w:history="1">
        <w:r w:rsidRPr="00D87C01">
          <w:rPr>
            <w:rFonts w:cstheme="minorHAnsi"/>
            <w:i/>
            <w:iCs/>
            <w:color w:val="42B4D6"/>
          </w:rPr>
          <w:t>Codex</w:t>
        </w:r>
      </w:hyperlink>
      <w:r w:rsidRPr="00D87C01">
        <w:rPr>
          <w:rStyle w:val="token"/>
          <w:rFonts w:cstheme="minorHAnsi"/>
          <w:color w:val="576366"/>
        </w:rPr>
        <w:t> to the </w:t>
      </w:r>
      <w:hyperlink r:id="rId75" w:history="1">
        <w:r w:rsidRPr="00D87C01">
          <w:rPr>
            <w:rFonts w:cstheme="minorHAnsi"/>
            <w:i/>
            <w:iCs/>
            <w:color w:val="42B4D6"/>
          </w:rPr>
          <w:t>Code Reference</w:t>
        </w:r>
      </w:hyperlink>
      <w:r w:rsidRPr="00D87C01">
        <w:rPr>
          <w:rStyle w:val="token"/>
          <w:rFonts w:cstheme="minorHAnsi"/>
          <w:color w:val="576366"/>
        </w:rPr>
        <w:t> site. Because of this you may find hooks that are listed on the Codex, but not documented. You should be able to find some documentation for all of the hooks if you search for them in the Code Reference, however, it does not have any current pages like the Codex where all hooks are grouped in one place.</w:t>
      </w:r>
      <w:r>
        <w:rPr>
          <w:rStyle w:val="token"/>
          <w:rFonts w:cstheme="minorHAnsi"/>
          <w:color w:val="576366"/>
        </w:rPr>
        <w:br/>
      </w:r>
    </w:p>
    <w:p w:rsidR="00D87C01" w:rsidRPr="00D87C01" w:rsidRDefault="00D87C01" w:rsidP="00D87C01">
      <w:pPr>
        <w:spacing w:after="0"/>
        <w:rPr>
          <w:rFonts w:cstheme="minorHAnsi"/>
          <w:color w:val="576366"/>
        </w:rPr>
      </w:pPr>
      <w:r w:rsidRPr="00D87C01">
        <w:rPr>
          <w:rFonts w:cstheme="minorHAnsi"/>
          <w:color w:val="576366"/>
        </w:rPr>
        <w:t>The </w:t>
      </w:r>
      <w:hyperlink r:id="rId76" w:history="1">
        <w:r w:rsidRPr="00D87C01">
          <w:rPr>
            <w:rFonts w:cstheme="minorHAnsi"/>
            <w:color w:val="42B4D6"/>
          </w:rPr>
          <w:t>WordPress </w:t>
        </w:r>
        <w:r w:rsidRPr="00D87C01">
          <w:rPr>
            <w:rStyle w:val="HTMLCode"/>
            <w:rFonts w:asciiTheme="minorHAnsi" w:eastAsiaTheme="minorEastAsia" w:hAnsiTheme="minorHAnsi" w:cstheme="minorHAnsi"/>
            <w:color w:val="42B4D6"/>
          </w:rPr>
          <w:t>Action Reference page</w:t>
        </w:r>
      </w:hyperlink>
      <w:r w:rsidRPr="00D87C01">
        <w:rPr>
          <w:rFonts w:cstheme="minorHAnsi"/>
          <w:color w:val="576366"/>
        </w:rPr>
        <w:t> has available actions listed by the following categories:</w:t>
      </w:r>
      <w:r>
        <w:rPr>
          <w:rFonts w:cstheme="minorHAnsi"/>
          <w:color w:val="576366"/>
        </w:rPr>
        <w:br/>
      </w:r>
    </w:p>
    <w:p w:rsidR="00D87C01" w:rsidRPr="00D87C01" w:rsidRDefault="00012147" w:rsidP="00CF1D63">
      <w:pPr>
        <w:numPr>
          <w:ilvl w:val="0"/>
          <w:numId w:val="22"/>
        </w:numPr>
        <w:spacing w:after="0"/>
        <w:ind w:left="600"/>
        <w:rPr>
          <w:rFonts w:cstheme="minorHAnsi"/>
          <w:color w:val="576366"/>
          <w:sz w:val="21"/>
          <w:szCs w:val="21"/>
        </w:rPr>
      </w:pPr>
      <w:hyperlink r:id="rId77" w:anchor="Actions_Run_During_a_Typical_Request" w:history="1">
        <w:r w:rsidR="00D87C01" w:rsidRPr="00D87C01">
          <w:rPr>
            <w:rFonts w:cstheme="minorHAnsi"/>
            <w:color w:val="42B4D6"/>
            <w:sz w:val="21"/>
            <w:szCs w:val="21"/>
          </w:rPr>
          <w:t>Actions Run During a Typical Request</w:t>
        </w:r>
      </w:hyperlink>
    </w:p>
    <w:p w:rsidR="00D87C01" w:rsidRPr="00D87C01" w:rsidRDefault="00012147" w:rsidP="00CF1D63">
      <w:pPr>
        <w:numPr>
          <w:ilvl w:val="0"/>
          <w:numId w:val="22"/>
        </w:numPr>
        <w:spacing w:after="0"/>
        <w:ind w:left="600"/>
        <w:rPr>
          <w:rFonts w:cstheme="minorHAnsi"/>
          <w:color w:val="576366"/>
          <w:sz w:val="21"/>
          <w:szCs w:val="21"/>
        </w:rPr>
      </w:pPr>
      <w:hyperlink r:id="rId78" w:anchor="Actions_Run_During_an_Admin_Page_Request" w:history="1">
        <w:r w:rsidR="00D87C01" w:rsidRPr="00D87C01">
          <w:rPr>
            <w:rFonts w:cstheme="minorHAnsi"/>
            <w:color w:val="42B4D6"/>
            <w:sz w:val="21"/>
            <w:szCs w:val="21"/>
          </w:rPr>
          <w:t>Actions Run During an Admin Page Request</w:t>
        </w:r>
      </w:hyperlink>
    </w:p>
    <w:p w:rsidR="00D87C01" w:rsidRPr="00D87C01" w:rsidRDefault="00012147" w:rsidP="00CF1D63">
      <w:pPr>
        <w:numPr>
          <w:ilvl w:val="0"/>
          <w:numId w:val="22"/>
        </w:numPr>
        <w:spacing w:after="0"/>
        <w:ind w:left="600"/>
        <w:rPr>
          <w:rFonts w:cstheme="minorHAnsi"/>
          <w:color w:val="576366"/>
          <w:sz w:val="21"/>
          <w:szCs w:val="21"/>
        </w:rPr>
      </w:pPr>
      <w:hyperlink r:id="rId79" w:anchor="Post.2C_Page.2C_Attachment.2C_and_Category_Actions_.28Admin.29" w:history="1">
        <w:r w:rsidR="00D87C01" w:rsidRPr="00D87C01">
          <w:rPr>
            <w:rFonts w:cstheme="minorHAnsi"/>
            <w:color w:val="42B4D6"/>
            <w:sz w:val="21"/>
            <w:szCs w:val="21"/>
          </w:rPr>
          <w:t>Post, Page, Attachment, and Category Actions (Admin)</w:t>
        </w:r>
      </w:hyperlink>
    </w:p>
    <w:p w:rsidR="00D87C01" w:rsidRPr="00D87C01" w:rsidRDefault="00012147" w:rsidP="00CF1D63">
      <w:pPr>
        <w:numPr>
          <w:ilvl w:val="0"/>
          <w:numId w:val="22"/>
        </w:numPr>
        <w:spacing w:after="0"/>
        <w:ind w:left="600"/>
        <w:rPr>
          <w:rFonts w:cstheme="minorHAnsi"/>
          <w:color w:val="576366"/>
          <w:sz w:val="21"/>
          <w:szCs w:val="21"/>
        </w:rPr>
      </w:pPr>
      <w:hyperlink r:id="rId80" w:anchor="Comment.2C_Ping.2C_and_Trackback_Actions" w:history="1">
        <w:r w:rsidR="00D87C01" w:rsidRPr="00D87C01">
          <w:rPr>
            <w:rFonts w:cstheme="minorHAnsi"/>
            <w:color w:val="42B4D6"/>
            <w:sz w:val="21"/>
            <w:szCs w:val="21"/>
          </w:rPr>
          <w:t>Comment, Ping, and Trackback Actions</w:t>
        </w:r>
      </w:hyperlink>
    </w:p>
    <w:p w:rsidR="00D87C01" w:rsidRPr="00D87C01" w:rsidRDefault="00012147" w:rsidP="00CF1D63">
      <w:pPr>
        <w:numPr>
          <w:ilvl w:val="0"/>
          <w:numId w:val="22"/>
        </w:numPr>
        <w:spacing w:after="0"/>
        <w:ind w:left="600"/>
        <w:rPr>
          <w:rFonts w:cstheme="minorHAnsi"/>
          <w:color w:val="576366"/>
          <w:sz w:val="21"/>
          <w:szCs w:val="21"/>
        </w:rPr>
      </w:pPr>
      <w:hyperlink r:id="rId81" w:anchor="Blogroll_Actions" w:history="1">
        <w:r w:rsidR="00D87C01" w:rsidRPr="00D87C01">
          <w:rPr>
            <w:rFonts w:cstheme="minorHAnsi"/>
            <w:color w:val="42B4D6"/>
            <w:sz w:val="21"/>
            <w:szCs w:val="21"/>
          </w:rPr>
          <w:t>Blogroll Actions</w:t>
        </w:r>
      </w:hyperlink>
    </w:p>
    <w:p w:rsidR="00D87C01" w:rsidRPr="00D87C01" w:rsidRDefault="00012147" w:rsidP="00CF1D63">
      <w:pPr>
        <w:numPr>
          <w:ilvl w:val="0"/>
          <w:numId w:val="22"/>
        </w:numPr>
        <w:spacing w:after="0"/>
        <w:ind w:left="600"/>
        <w:rPr>
          <w:rFonts w:cstheme="minorHAnsi"/>
          <w:color w:val="576366"/>
          <w:sz w:val="21"/>
          <w:szCs w:val="21"/>
        </w:rPr>
      </w:pPr>
      <w:hyperlink r:id="rId82" w:anchor="Feed_Actions" w:history="1">
        <w:r w:rsidR="00D87C01" w:rsidRPr="00D87C01">
          <w:rPr>
            <w:rFonts w:cstheme="minorHAnsi"/>
            <w:color w:val="42B4D6"/>
            <w:sz w:val="21"/>
            <w:szCs w:val="21"/>
          </w:rPr>
          <w:t>Feed Actions</w:t>
        </w:r>
      </w:hyperlink>
    </w:p>
    <w:p w:rsidR="00D87C01" w:rsidRPr="00D87C01" w:rsidRDefault="00012147" w:rsidP="00CF1D63">
      <w:pPr>
        <w:numPr>
          <w:ilvl w:val="0"/>
          <w:numId w:val="22"/>
        </w:numPr>
        <w:spacing w:after="0"/>
        <w:ind w:left="600"/>
        <w:rPr>
          <w:rFonts w:cstheme="minorHAnsi"/>
          <w:color w:val="576366"/>
          <w:sz w:val="21"/>
          <w:szCs w:val="21"/>
        </w:rPr>
      </w:pPr>
      <w:hyperlink r:id="rId83" w:anchor="Template_Actions" w:history="1">
        <w:r w:rsidR="00D87C01" w:rsidRPr="00D87C01">
          <w:rPr>
            <w:rFonts w:cstheme="minorHAnsi"/>
            <w:color w:val="42B4D6"/>
            <w:sz w:val="21"/>
            <w:szCs w:val="21"/>
          </w:rPr>
          <w:t>Template Actions</w:t>
        </w:r>
      </w:hyperlink>
    </w:p>
    <w:p w:rsidR="00D87C01" w:rsidRPr="00D87C01" w:rsidRDefault="00012147" w:rsidP="00CF1D63">
      <w:pPr>
        <w:numPr>
          <w:ilvl w:val="0"/>
          <w:numId w:val="22"/>
        </w:numPr>
        <w:spacing w:after="0"/>
        <w:ind w:left="600"/>
        <w:rPr>
          <w:rFonts w:cstheme="minorHAnsi"/>
          <w:color w:val="576366"/>
          <w:sz w:val="21"/>
          <w:szCs w:val="21"/>
        </w:rPr>
      </w:pPr>
      <w:hyperlink r:id="rId84" w:anchor="Administrative_Actions" w:history="1">
        <w:r w:rsidR="00D87C01" w:rsidRPr="00D87C01">
          <w:rPr>
            <w:rFonts w:cstheme="minorHAnsi"/>
            <w:color w:val="42B4D6"/>
            <w:sz w:val="21"/>
            <w:szCs w:val="21"/>
          </w:rPr>
          <w:t>Administrative Actions</w:t>
        </w:r>
      </w:hyperlink>
    </w:p>
    <w:p w:rsidR="00D87C01" w:rsidRPr="00D87C01" w:rsidRDefault="00012147" w:rsidP="00CF1D63">
      <w:pPr>
        <w:numPr>
          <w:ilvl w:val="0"/>
          <w:numId w:val="22"/>
        </w:numPr>
        <w:spacing w:after="0"/>
        <w:ind w:left="600"/>
        <w:rPr>
          <w:rFonts w:cstheme="minorHAnsi"/>
          <w:color w:val="576366"/>
          <w:sz w:val="21"/>
          <w:szCs w:val="21"/>
        </w:rPr>
      </w:pPr>
      <w:hyperlink r:id="rId85" w:anchor="Dashboard_.22Right_Now.22_Widget_Actions" w:history="1">
        <w:r w:rsidR="00D87C01" w:rsidRPr="00D87C01">
          <w:rPr>
            <w:rFonts w:cstheme="minorHAnsi"/>
            <w:color w:val="42B4D6"/>
            <w:sz w:val="21"/>
            <w:szCs w:val="21"/>
          </w:rPr>
          <w:t>Dashboard “Right Now” Widget Actions</w:t>
        </w:r>
      </w:hyperlink>
      <w:r w:rsidR="00D87C01">
        <w:rPr>
          <w:rFonts w:cstheme="minorHAnsi"/>
          <w:color w:val="576366"/>
          <w:sz w:val="21"/>
          <w:szCs w:val="21"/>
        </w:rPr>
        <w:br/>
      </w:r>
    </w:p>
    <w:p w:rsidR="00D87C01" w:rsidRPr="00D87C01" w:rsidRDefault="00D87C01" w:rsidP="00D87C01">
      <w:pPr>
        <w:spacing w:after="0"/>
        <w:rPr>
          <w:rFonts w:cstheme="minorHAnsi"/>
          <w:color w:val="576366"/>
        </w:rPr>
      </w:pPr>
      <w:r w:rsidRPr="00D87C01">
        <w:rPr>
          <w:rFonts w:cstheme="minorHAnsi"/>
          <w:color w:val="576366"/>
        </w:rPr>
        <w:t>The Codex also has a similar </w:t>
      </w:r>
      <w:hyperlink r:id="rId86" w:history="1">
        <w:r w:rsidRPr="00D87C01">
          <w:rPr>
            <w:rFonts w:cstheme="minorHAnsi"/>
            <w:b/>
            <w:bCs/>
            <w:color w:val="42B4D6"/>
          </w:rPr>
          <w:t>Filter Reference page</w:t>
        </w:r>
      </w:hyperlink>
      <w:r w:rsidRPr="00D87C01">
        <w:rPr>
          <w:rFonts w:cstheme="minorHAnsi"/>
          <w:color w:val="576366"/>
        </w:rPr>
        <w:t>, which it lists by the following categories:</w:t>
      </w:r>
      <w:r>
        <w:rPr>
          <w:rFonts w:cstheme="minorHAnsi"/>
          <w:color w:val="576366"/>
        </w:rPr>
        <w:br/>
      </w:r>
    </w:p>
    <w:p w:rsidR="00D87C01" w:rsidRPr="00D87C01" w:rsidRDefault="00012147" w:rsidP="00CF1D63">
      <w:pPr>
        <w:numPr>
          <w:ilvl w:val="0"/>
          <w:numId w:val="23"/>
        </w:numPr>
        <w:spacing w:after="0"/>
        <w:ind w:left="600"/>
        <w:rPr>
          <w:rFonts w:cstheme="minorHAnsi"/>
          <w:color w:val="576366"/>
          <w:sz w:val="21"/>
          <w:szCs w:val="21"/>
        </w:rPr>
      </w:pPr>
      <w:hyperlink r:id="rId87" w:anchor="Post.2C_Page.2C_and_Attachment_.28Upload.29_Filters" w:history="1">
        <w:r w:rsidR="00D87C01" w:rsidRPr="00D87C01">
          <w:rPr>
            <w:rFonts w:cstheme="minorHAnsi"/>
            <w:color w:val="42B4D6"/>
            <w:sz w:val="21"/>
            <w:szCs w:val="21"/>
          </w:rPr>
          <w:t>Post, Page, and Attachment (Upload) Filters</w:t>
        </w:r>
      </w:hyperlink>
    </w:p>
    <w:p w:rsidR="00D87C01" w:rsidRPr="00D87C01" w:rsidRDefault="00012147" w:rsidP="00CF1D63">
      <w:pPr>
        <w:numPr>
          <w:ilvl w:val="0"/>
          <w:numId w:val="23"/>
        </w:numPr>
        <w:spacing w:after="0"/>
        <w:ind w:left="600"/>
        <w:rPr>
          <w:rFonts w:cstheme="minorHAnsi"/>
          <w:color w:val="576366"/>
          <w:sz w:val="21"/>
          <w:szCs w:val="21"/>
        </w:rPr>
      </w:pPr>
      <w:hyperlink r:id="rId88" w:anchor="Comment.2C_Trackback.2C_and_Ping_Filters" w:history="1">
        <w:r w:rsidR="00D87C01" w:rsidRPr="00D87C01">
          <w:rPr>
            <w:rFonts w:cstheme="minorHAnsi"/>
            <w:color w:val="42B4D6"/>
            <w:sz w:val="21"/>
            <w:szCs w:val="21"/>
          </w:rPr>
          <w:t>Comment, Trackback, and Ping Filters</w:t>
        </w:r>
      </w:hyperlink>
    </w:p>
    <w:p w:rsidR="00D87C01" w:rsidRPr="00D87C01" w:rsidRDefault="00012147" w:rsidP="00CF1D63">
      <w:pPr>
        <w:numPr>
          <w:ilvl w:val="0"/>
          <w:numId w:val="23"/>
        </w:numPr>
        <w:spacing w:after="0"/>
        <w:ind w:left="600"/>
        <w:rPr>
          <w:rFonts w:cstheme="minorHAnsi"/>
          <w:color w:val="576366"/>
          <w:sz w:val="21"/>
          <w:szCs w:val="21"/>
        </w:rPr>
      </w:pPr>
      <w:hyperlink r:id="rId89" w:anchor="Category_and_Term_Filters" w:history="1">
        <w:r w:rsidR="00D87C01" w:rsidRPr="00D87C01">
          <w:rPr>
            <w:rFonts w:cstheme="minorHAnsi"/>
            <w:color w:val="42B4D6"/>
            <w:sz w:val="21"/>
            <w:szCs w:val="21"/>
          </w:rPr>
          <w:t>Category and Term Filters</w:t>
        </w:r>
      </w:hyperlink>
    </w:p>
    <w:p w:rsidR="00D87C01" w:rsidRPr="00D87C01" w:rsidRDefault="00012147" w:rsidP="00CF1D63">
      <w:pPr>
        <w:numPr>
          <w:ilvl w:val="0"/>
          <w:numId w:val="23"/>
        </w:numPr>
        <w:spacing w:after="0"/>
        <w:ind w:left="600"/>
        <w:rPr>
          <w:rFonts w:cstheme="minorHAnsi"/>
          <w:color w:val="576366"/>
          <w:sz w:val="21"/>
          <w:szCs w:val="21"/>
        </w:rPr>
      </w:pPr>
      <w:hyperlink r:id="rId90" w:anchor="Link_Filters" w:history="1">
        <w:r w:rsidR="00D87C01" w:rsidRPr="00D87C01">
          <w:rPr>
            <w:rFonts w:cstheme="minorHAnsi"/>
            <w:color w:val="42B4D6"/>
            <w:sz w:val="21"/>
            <w:szCs w:val="21"/>
          </w:rPr>
          <w:t>Link Filters</w:t>
        </w:r>
      </w:hyperlink>
    </w:p>
    <w:p w:rsidR="00D87C01" w:rsidRPr="00D87C01" w:rsidRDefault="00012147" w:rsidP="00CF1D63">
      <w:pPr>
        <w:numPr>
          <w:ilvl w:val="0"/>
          <w:numId w:val="23"/>
        </w:numPr>
        <w:spacing w:after="0"/>
        <w:ind w:left="600"/>
        <w:rPr>
          <w:rFonts w:cstheme="minorHAnsi"/>
          <w:color w:val="576366"/>
          <w:sz w:val="21"/>
          <w:szCs w:val="21"/>
        </w:rPr>
      </w:pPr>
      <w:hyperlink r:id="rId91" w:anchor="Date_and_Time_Filters" w:history="1">
        <w:r w:rsidR="00D87C01" w:rsidRPr="00D87C01">
          <w:rPr>
            <w:rFonts w:cstheme="minorHAnsi"/>
            <w:color w:val="42B4D6"/>
            <w:sz w:val="21"/>
            <w:szCs w:val="21"/>
          </w:rPr>
          <w:t>Date and Time Filters</w:t>
        </w:r>
      </w:hyperlink>
    </w:p>
    <w:p w:rsidR="00D87C01" w:rsidRPr="00D87C01" w:rsidRDefault="00012147" w:rsidP="00CF1D63">
      <w:pPr>
        <w:numPr>
          <w:ilvl w:val="0"/>
          <w:numId w:val="23"/>
        </w:numPr>
        <w:spacing w:after="0"/>
        <w:ind w:left="600"/>
        <w:rPr>
          <w:rFonts w:cstheme="minorHAnsi"/>
          <w:color w:val="576366"/>
          <w:sz w:val="21"/>
          <w:szCs w:val="21"/>
        </w:rPr>
      </w:pPr>
      <w:hyperlink r:id="rId92" w:anchor="Author_and_User_Filters" w:history="1">
        <w:r w:rsidR="00D87C01" w:rsidRPr="00D87C01">
          <w:rPr>
            <w:rFonts w:cstheme="minorHAnsi"/>
            <w:color w:val="42B4D6"/>
            <w:sz w:val="21"/>
            <w:szCs w:val="21"/>
          </w:rPr>
          <w:t>Author and User Filters</w:t>
        </w:r>
      </w:hyperlink>
    </w:p>
    <w:p w:rsidR="00D87C01" w:rsidRPr="00D87C01" w:rsidRDefault="00012147" w:rsidP="00CF1D63">
      <w:pPr>
        <w:numPr>
          <w:ilvl w:val="0"/>
          <w:numId w:val="23"/>
        </w:numPr>
        <w:spacing w:after="0"/>
        <w:ind w:left="600"/>
        <w:rPr>
          <w:rFonts w:cstheme="minorHAnsi"/>
          <w:color w:val="576366"/>
          <w:sz w:val="21"/>
          <w:szCs w:val="21"/>
        </w:rPr>
      </w:pPr>
      <w:hyperlink r:id="rId93" w:anchor="Blogroll_Filters" w:history="1">
        <w:r w:rsidR="00D87C01" w:rsidRPr="00D87C01">
          <w:rPr>
            <w:rFonts w:cstheme="minorHAnsi"/>
            <w:color w:val="42B4D6"/>
            <w:sz w:val="21"/>
            <w:szCs w:val="21"/>
          </w:rPr>
          <w:t>Blogroll Filters</w:t>
        </w:r>
      </w:hyperlink>
    </w:p>
    <w:p w:rsidR="00D87C01" w:rsidRPr="00D87C01" w:rsidRDefault="00012147" w:rsidP="00CF1D63">
      <w:pPr>
        <w:numPr>
          <w:ilvl w:val="0"/>
          <w:numId w:val="23"/>
        </w:numPr>
        <w:spacing w:after="0"/>
        <w:ind w:left="600"/>
        <w:rPr>
          <w:rFonts w:cstheme="minorHAnsi"/>
          <w:color w:val="576366"/>
          <w:sz w:val="21"/>
          <w:szCs w:val="21"/>
        </w:rPr>
      </w:pPr>
      <w:hyperlink r:id="rId94" w:anchor="Blog_Information_and_Option_Filters" w:history="1">
        <w:r w:rsidR="00D87C01" w:rsidRPr="00D87C01">
          <w:rPr>
            <w:rFonts w:cstheme="minorHAnsi"/>
            <w:color w:val="42B4D6"/>
            <w:sz w:val="21"/>
            <w:szCs w:val="21"/>
          </w:rPr>
          <w:t>Blog Information and Option Filters</w:t>
        </w:r>
      </w:hyperlink>
    </w:p>
    <w:p w:rsidR="00D87C01" w:rsidRPr="00D87C01" w:rsidRDefault="00012147" w:rsidP="00CF1D63">
      <w:pPr>
        <w:numPr>
          <w:ilvl w:val="0"/>
          <w:numId w:val="23"/>
        </w:numPr>
        <w:spacing w:after="0"/>
        <w:ind w:left="600"/>
        <w:rPr>
          <w:rFonts w:cstheme="minorHAnsi"/>
          <w:color w:val="576366"/>
          <w:sz w:val="21"/>
          <w:szCs w:val="21"/>
        </w:rPr>
      </w:pPr>
      <w:hyperlink r:id="rId95" w:anchor="General_Text_Filters" w:history="1">
        <w:r w:rsidR="00D87C01" w:rsidRPr="00D87C01">
          <w:rPr>
            <w:rFonts w:cstheme="minorHAnsi"/>
            <w:color w:val="42B4D6"/>
            <w:sz w:val="21"/>
            <w:szCs w:val="21"/>
          </w:rPr>
          <w:t>General Text Filters</w:t>
        </w:r>
      </w:hyperlink>
    </w:p>
    <w:p w:rsidR="00D87C01" w:rsidRPr="00D87C01" w:rsidRDefault="00012147" w:rsidP="00CF1D63">
      <w:pPr>
        <w:numPr>
          <w:ilvl w:val="0"/>
          <w:numId w:val="23"/>
        </w:numPr>
        <w:spacing w:after="0"/>
        <w:ind w:left="600"/>
        <w:rPr>
          <w:rFonts w:cstheme="minorHAnsi"/>
          <w:color w:val="576366"/>
          <w:sz w:val="21"/>
          <w:szCs w:val="21"/>
        </w:rPr>
      </w:pPr>
      <w:hyperlink r:id="rId96" w:anchor="Administrative_Filters" w:history="1">
        <w:r w:rsidR="00D87C01" w:rsidRPr="00D87C01">
          <w:rPr>
            <w:rFonts w:cstheme="minorHAnsi"/>
            <w:color w:val="42B4D6"/>
            <w:sz w:val="21"/>
            <w:szCs w:val="21"/>
          </w:rPr>
          <w:t>Administrative Filters</w:t>
        </w:r>
      </w:hyperlink>
    </w:p>
    <w:p w:rsidR="00D87C01" w:rsidRPr="00D87C01" w:rsidRDefault="00012147" w:rsidP="00CF1D63">
      <w:pPr>
        <w:numPr>
          <w:ilvl w:val="0"/>
          <w:numId w:val="23"/>
        </w:numPr>
        <w:spacing w:after="0"/>
        <w:ind w:left="600"/>
        <w:rPr>
          <w:rFonts w:cstheme="minorHAnsi"/>
          <w:color w:val="576366"/>
          <w:sz w:val="21"/>
          <w:szCs w:val="21"/>
        </w:rPr>
      </w:pPr>
      <w:hyperlink r:id="rId97" w:anchor="Rich_Text_Editor_Filters" w:history="1">
        <w:r w:rsidR="00D87C01" w:rsidRPr="00D87C01">
          <w:rPr>
            <w:rFonts w:cstheme="minorHAnsi"/>
            <w:color w:val="42B4D6"/>
            <w:sz w:val="21"/>
            <w:szCs w:val="21"/>
          </w:rPr>
          <w:t>Rich Text Editor Filters</w:t>
        </w:r>
      </w:hyperlink>
    </w:p>
    <w:p w:rsidR="00D87C01" w:rsidRPr="00D87C01" w:rsidRDefault="00012147" w:rsidP="00CF1D63">
      <w:pPr>
        <w:numPr>
          <w:ilvl w:val="0"/>
          <w:numId w:val="23"/>
        </w:numPr>
        <w:spacing w:after="0"/>
        <w:ind w:left="600"/>
        <w:rPr>
          <w:rFonts w:cstheme="minorHAnsi"/>
          <w:color w:val="576366"/>
          <w:sz w:val="21"/>
          <w:szCs w:val="21"/>
        </w:rPr>
      </w:pPr>
      <w:hyperlink r:id="rId98" w:anchor="Template_Filters" w:history="1">
        <w:r w:rsidR="00D87C01" w:rsidRPr="00D87C01">
          <w:rPr>
            <w:rFonts w:cstheme="minorHAnsi"/>
            <w:color w:val="42B4D6"/>
            <w:sz w:val="21"/>
            <w:szCs w:val="21"/>
          </w:rPr>
          <w:t>Template Filters</w:t>
        </w:r>
      </w:hyperlink>
    </w:p>
    <w:p w:rsidR="00D87C01" w:rsidRPr="00D87C01" w:rsidRDefault="00012147" w:rsidP="00CF1D63">
      <w:pPr>
        <w:numPr>
          <w:ilvl w:val="0"/>
          <w:numId w:val="23"/>
        </w:numPr>
        <w:spacing w:after="0"/>
        <w:ind w:left="600"/>
        <w:rPr>
          <w:rFonts w:cstheme="minorHAnsi"/>
          <w:color w:val="576366"/>
          <w:sz w:val="21"/>
          <w:szCs w:val="21"/>
        </w:rPr>
      </w:pPr>
      <w:hyperlink r:id="rId99" w:anchor="Registration_.26_Login_Filters" w:history="1">
        <w:r w:rsidR="00D87C01" w:rsidRPr="00D87C01">
          <w:rPr>
            <w:rFonts w:cstheme="minorHAnsi"/>
            <w:color w:val="42B4D6"/>
            <w:sz w:val="21"/>
            <w:szCs w:val="21"/>
          </w:rPr>
          <w:t>Registration &amp; Login Filters</w:t>
        </w:r>
      </w:hyperlink>
    </w:p>
    <w:p w:rsidR="00D87C01" w:rsidRPr="00D87C01" w:rsidRDefault="00012147" w:rsidP="00CF1D63">
      <w:pPr>
        <w:numPr>
          <w:ilvl w:val="0"/>
          <w:numId w:val="23"/>
        </w:numPr>
        <w:spacing w:after="0"/>
        <w:ind w:left="600"/>
        <w:rPr>
          <w:rFonts w:cstheme="minorHAnsi"/>
          <w:color w:val="576366"/>
          <w:sz w:val="21"/>
          <w:szCs w:val="21"/>
        </w:rPr>
      </w:pPr>
      <w:hyperlink r:id="rId100" w:anchor="Redirect.2FRewrite_Filters" w:history="1">
        <w:r w:rsidR="00D87C01" w:rsidRPr="00D87C01">
          <w:rPr>
            <w:rFonts w:cstheme="minorHAnsi"/>
            <w:color w:val="42B4D6"/>
            <w:sz w:val="21"/>
            <w:szCs w:val="21"/>
          </w:rPr>
          <w:t>Redirect/Rewrite Filters</w:t>
        </w:r>
      </w:hyperlink>
    </w:p>
    <w:p w:rsidR="00D87C01" w:rsidRPr="00D87C01" w:rsidRDefault="00012147" w:rsidP="00CF1D63">
      <w:pPr>
        <w:numPr>
          <w:ilvl w:val="0"/>
          <w:numId w:val="23"/>
        </w:numPr>
        <w:spacing w:after="0"/>
        <w:ind w:left="600"/>
        <w:rPr>
          <w:rFonts w:cstheme="minorHAnsi"/>
          <w:color w:val="576366"/>
          <w:sz w:val="21"/>
          <w:szCs w:val="21"/>
        </w:rPr>
      </w:pPr>
      <w:hyperlink r:id="rId101" w:anchor="WP_Query_Filters" w:history="1">
        <w:r w:rsidR="00D87C01" w:rsidRPr="00D87C01">
          <w:rPr>
            <w:rFonts w:cstheme="minorHAnsi"/>
            <w:color w:val="42B4D6"/>
            <w:sz w:val="21"/>
            <w:szCs w:val="21"/>
          </w:rPr>
          <w:t>WP_Query Filters</w:t>
        </w:r>
      </w:hyperlink>
    </w:p>
    <w:p w:rsidR="00D87C01" w:rsidRPr="00D87C01" w:rsidRDefault="00012147" w:rsidP="00CF1D63">
      <w:pPr>
        <w:numPr>
          <w:ilvl w:val="0"/>
          <w:numId w:val="23"/>
        </w:numPr>
        <w:spacing w:after="0"/>
        <w:ind w:left="600"/>
        <w:rPr>
          <w:rFonts w:cstheme="minorHAnsi"/>
          <w:color w:val="576366"/>
          <w:sz w:val="21"/>
          <w:szCs w:val="21"/>
        </w:rPr>
      </w:pPr>
      <w:hyperlink r:id="rId102" w:anchor="Media_Filters" w:history="1">
        <w:r w:rsidR="00D87C01" w:rsidRPr="00D87C01">
          <w:rPr>
            <w:rFonts w:cstheme="minorHAnsi"/>
            <w:color w:val="42B4D6"/>
            <w:sz w:val="21"/>
            <w:szCs w:val="21"/>
          </w:rPr>
          <w:t>Media Filters</w:t>
        </w:r>
      </w:hyperlink>
    </w:p>
    <w:p w:rsidR="00D87C01" w:rsidRPr="00D87C01" w:rsidRDefault="00012147" w:rsidP="00CF1D63">
      <w:pPr>
        <w:numPr>
          <w:ilvl w:val="0"/>
          <w:numId w:val="23"/>
        </w:numPr>
        <w:spacing w:after="0"/>
        <w:ind w:left="600"/>
        <w:rPr>
          <w:rFonts w:cstheme="minorHAnsi"/>
          <w:color w:val="576366"/>
          <w:sz w:val="21"/>
          <w:szCs w:val="21"/>
        </w:rPr>
      </w:pPr>
      <w:hyperlink r:id="rId103" w:anchor="Advanced_WordPress_Filters" w:history="1">
        <w:r w:rsidR="00D87C01" w:rsidRPr="00D87C01">
          <w:rPr>
            <w:rFonts w:cstheme="minorHAnsi"/>
            <w:color w:val="42B4D6"/>
            <w:sz w:val="21"/>
            <w:szCs w:val="21"/>
          </w:rPr>
          <w:t>Advanced WordPress Filters</w:t>
        </w:r>
      </w:hyperlink>
    </w:p>
    <w:p w:rsidR="00D87C01" w:rsidRPr="00D87C01" w:rsidRDefault="00012147" w:rsidP="00CF1D63">
      <w:pPr>
        <w:numPr>
          <w:ilvl w:val="0"/>
          <w:numId w:val="23"/>
        </w:numPr>
        <w:spacing w:after="0"/>
        <w:ind w:left="600"/>
        <w:rPr>
          <w:rFonts w:cstheme="minorHAnsi"/>
          <w:color w:val="576366"/>
          <w:sz w:val="21"/>
          <w:szCs w:val="21"/>
        </w:rPr>
      </w:pPr>
      <w:hyperlink r:id="rId104" w:anchor="Widgets" w:history="1">
        <w:r w:rsidR="00D87C01" w:rsidRPr="00D87C01">
          <w:rPr>
            <w:rFonts w:cstheme="minorHAnsi"/>
            <w:color w:val="42B4D6"/>
            <w:sz w:val="21"/>
            <w:szCs w:val="21"/>
          </w:rPr>
          <w:t>Widgets</w:t>
        </w:r>
      </w:hyperlink>
    </w:p>
    <w:p w:rsidR="00D87C01" w:rsidRPr="00D87C01" w:rsidRDefault="00012147" w:rsidP="00CF1D63">
      <w:pPr>
        <w:numPr>
          <w:ilvl w:val="0"/>
          <w:numId w:val="23"/>
        </w:numPr>
        <w:spacing w:after="0"/>
        <w:ind w:left="600"/>
        <w:rPr>
          <w:rFonts w:cstheme="minorHAnsi"/>
          <w:color w:val="576366"/>
          <w:sz w:val="21"/>
          <w:szCs w:val="21"/>
        </w:rPr>
      </w:pPr>
      <w:hyperlink r:id="rId105" w:anchor="Admin_Bar" w:history="1">
        <w:r w:rsidR="00D87C01" w:rsidRPr="00D87C01">
          <w:rPr>
            <w:rFonts w:cstheme="minorHAnsi"/>
            <w:color w:val="42B4D6"/>
            <w:sz w:val="21"/>
            <w:szCs w:val="21"/>
          </w:rPr>
          <w:t>Admin Bar</w:t>
        </w:r>
      </w:hyperlink>
      <w:r w:rsidR="00D87C01">
        <w:rPr>
          <w:rFonts w:cstheme="minorHAnsi"/>
          <w:color w:val="576366"/>
          <w:sz w:val="21"/>
          <w:szCs w:val="21"/>
        </w:rPr>
        <w:br/>
      </w:r>
    </w:p>
    <w:p w:rsidR="00D87C01" w:rsidRDefault="00D87C01" w:rsidP="00D87C01">
      <w:pPr>
        <w:spacing w:after="0"/>
        <w:rPr>
          <w:rFonts w:cstheme="minorHAnsi"/>
          <w:color w:val="576366"/>
        </w:rPr>
      </w:pPr>
      <w:r w:rsidRPr="00D87C01">
        <w:rPr>
          <w:rFonts w:cstheme="minorHAnsi"/>
          <w:color w:val="576366"/>
        </w:rPr>
        <w:t>Many of these filter hooks are separated into subcategories: </w:t>
      </w:r>
      <w:r w:rsidRPr="00D87C01">
        <w:rPr>
          <w:rStyle w:val="HTMLCode"/>
          <w:rFonts w:asciiTheme="minorHAnsi" w:eastAsiaTheme="minorEastAsia" w:hAnsiTheme="minorHAnsi" w:cstheme="minorHAnsi"/>
          <w:color w:val="576366"/>
        </w:rPr>
        <w:t>Database Reads</w:t>
      </w:r>
      <w:r w:rsidRPr="00D87C01">
        <w:rPr>
          <w:rFonts w:cstheme="minorHAnsi"/>
          <w:color w:val="576366"/>
        </w:rPr>
        <w:t> and </w:t>
      </w:r>
      <w:r w:rsidRPr="00D87C01">
        <w:rPr>
          <w:rStyle w:val="HTMLCode"/>
          <w:rFonts w:asciiTheme="minorHAnsi" w:eastAsiaTheme="minorEastAsia" w:hAnsiTheme="minorHAnsi" w:cstheme="minorHAnsi"/>
          <w:color w:val="576366"/>
        </w:rPr>
        <w:t>Database Writes</w:t>
      </w:r>
      <w:r w:rsidRPr="00D87C01">
        <w:rPr>
          <w:rFonts w:cstheme="minorHAnsi"/>
          <w:color w:val="576366"/>
        </w:rPr>
        <w:t>. This depends on whether you are reading from the database prior to displaying on a page or editing a screen, or you are writing code prior to saving data to the database.</w:t>
      </w:r>
    </w:p>
    <w:p w:rsidR="00790A85" w:rsidRDefault="00790A85" w:rsidP="00D87C01">
      <w:pPr>
        <w:pBdr>
          <w:bottom w:val="single" w:sz="6" w:space="1" w:color="auto"/>
        </w:pBdr>
        <w:spacing w:after="0"/>
        <w:rPr>
          <w:rFonts w:cstheme="minorHAnsi"/>
          <w:color w:val="576366"/>
        </w:rPr>
      </w:pPr>
    </w:p>
    <w:p w:rsidR="000C6C9D" w:rsidRDefault="00D87C01" w:rsidP="006D1468">
      <w:pPr>
        <w:spacing w:after="0"/>
        <w:rPr>
          <w:rFonts w:cstheme="minorHAnsi"/>
          <w:color w:val="3A3A3A"/>
          <w:sz w:val="40"/>
          <w:szCs w:val="64"/>
        </w:rPr>
      </w:pPr>
      <w:r>
        <w:rPr>
          <w:rFonts w:cstheme="minorHAnsi"/>
          <w:color w:val="3A3A3A"/>
          <w:sz w:val="40"/>
          <w:szCs w:val="64"/>
        </w:rPr>
        <w:t xml:space="preserve"> </w:t>
      </w:r>
    </w:p>
    <w:p w:rsidR="009B109B" w:rsidRDefault="009B109B" w:rsidP="000C6C9D">
      <w:pPr>
        <w:rPr>
          <w:rFonts w:cstheme="minorHAnsi"/>
          <w:color w:val="3A3A3A"/>
          <w:sz w:val="40"/>
          <w:szCs w:val="64"/>
        </w:rPr>
      </w:pPr>
      <w:r w:rsidRPr="009B109B">
        <w:rPr>
          <w:rFonts w:cstheme="minorHAnsi"/>
          <w:color w:val="3A3A3A"/>
          <w:sz w:val="40"/>
          <w:szCs w:val="64"/>
        </w:rPr>
        <w:lastRenderedPageBreak/>
        <w:t>Implementation in Your Own Plugins</w:t>
      </w:r>
    </w:p>
    <w:p w:rsidR="009B109B" w:rsidRDefault="009B109B" w:rsidP="009B109B">
      <w:pPr>
        <w:shd w:val="clear" w:color="auto" w:fill="FEFEFE"/>
        <w:spacing w:after="0"/>
        <w:rPr>
          <w:rFonts w:cstheme="minorHAnsi"/>
          <w:color w:val="3A3A3A"/>
          <w:szCs w:val="37"/>
        </w:rPr>
      </w:pPr>
      <w:r w:rsidRPr="009B109B">
        <w:rPr>
          <w:rFonts w:cstheme="minorHAnsi"/>
          <w:color w:val="3A3A3A"/>
          <w:szCs w:val="37"/>
        </w:rPr>
        <w:t>In order to make your plugin truly extensible, you need to use the key functions mentioned above throughout the entire plugin. At first you may find it difficult, cumbersome, annoying, or many other applicable adjectives, to constantly place these additional functions throughout your code, especially when you do not see an immediate benefit or use for them.</w:t>
      </w:r>
    </w:p>
    <w:p w:rsidR="009B109B" w:rsidRPr="009B109B" w:rsidRDefault="009B109B" w:rsidP="009B109B">
      <w:pPr>
        <w:shd w:val="clear" w:color="auto" w:fill="FEFEFE"/>
        <w:spacing w:after="0"/>
        <w:rPr>
          <w:rFonts w:cstheme="minorHAnsi"/>
          <w:color w:val="3A3A3A"/>
          <w:szCs w:val="37"/>
        </w:rPr>
      </w:pPr>
    </w:p>
    <w:p w:rsidR="009B109B" w:rsidRPr="009B109B" w:rsidRDefault="009B109B" w:rsidP="009B109B">
      <w:pPr>
        <w:shd w:val="clear" w:color="auto" w:fill="FEFEFE"/>
        <w:spacing w:after="535"/>
        <w:rPr>
          <w:rFonts w:cstheme="minorHAnsi"/>
          <w:color w:val="3A3A3A"/>
          <w:szCs w:val="37"/>
        </w:rPr>
      </w:pPr>
      <w:r w:rsidRPr="009B109B">
        <w:rPr>
          <w:rFonts w:cstheme="minorHAnsi"/>
          <w:color w:val="3A3A3A"/>
          <w:szCs w:val="37"/>
        </w:rPr>
        <w:t>What you will find, however, is that once you are in the habit of writing your plugins with all of these functions in mind, it will become second nature to include them.</w:t>
      </w:r>
    </w:p>
    <w:p w:rsidR="009B109B" w:rsidRPr="009B109B" w:rsidRDefault="009B109B" w:rsidP="009B109B">
      <w:pPr>
        <w:shd w:val="clear" w:color="auto" w:fill="FEFEFE"/>
        <w:spacing w:after="535"/>
        <w:rPr>
          <w:rFonts w:cstheme="minorHAnsi"/>
          <w:color w:val="3A3A3A"/>
          <w:szCs w:val="37"/>
        </w:rPr>
      </w:pPr>
      <w:r w:rsidRPr="009B109B">
        <w:rPr>
          <w:rFonts w:cstheme="minorHAnsi"/>
          <w:color w:val="3A3A3A"/>
          <w:szCs w:val="37"/>
        </w:rPr>
        <w:t>There are a few main scenarios where you will use filters in your plugins:</w:t>
      </w:r>
    </w:p>
    <w:p w:rsidR="009B109B" w:rsidRPr="009B109B" w:rsidRDefault="009B109B" w:rsidP="00CF1D63">
      <w:pPr>
        <w:numPr>
          <w:ilvl w:val="0"/>
          <w:numId w:val="16"/>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When arrays are setup. Filters will be added here so that other plugins can modify the data before it is used.</w:t>
      </w:r>
    </w:p>
    <w:p w:rsidR="009B109B" w:rsidRPr="009B109B" w:rsidRDefault="009B109B" w:rsidP="00CF1D63">
      <w:pPr>
        <w:numPr>
          <w:ilvl w:val="0"/>
          <w:numId w:val="16"/>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When data objects are setup. Just like with arrays, you will use a filter on objects so that other developers can alter the object before it is used.</w:t>
      </w:r>
    </w:p>
    <w:p w:rsidR="009B109B" w:rsidRPr="009B109B" w:rsidRDefault="009B109B" w:rsidP="00CF1D63">
      <w:pPr>
        <w:numPr>
          <w:ilvl w:val="0"/>
          <w:numId w:val="16"/>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When data strings are setup. With a filter available on a string, other developers can change the entire string, alter parts of it, or add onto it.</w:t>
      </w:r>
    </w:p>
    <w:p w:rsidR="009B109B" w:rsidRPr="009B109B" w:rsidRDefault="009B109B" w:rsidP="009B109B">
      <w:pPr>
        <w:shd w:val="clear" w:color="auto" w:fill="FEFEFE"/>
        <w:spacing w:after="535"/>
        <w:rPr>
          <w:rFonts w:cstheme="minorHAnsi"/>
          <w:color w:val="3A3A3A"/>
          <w:szCs w:val="37"/>
        </w:rPr>
      </w:pPr>
      <w:r w:rsidRPr="009B109B">
        <w:rPr>
          <w:rFonts w:cstheme="minorHAnsi"/>
          <w:color w:val="3A3A3A"/>
          <w:szCs w:val="37"/>
        </w:rPr>
        <w:t>Of the scenarios above, it is most common to use filters when data is returned or just before it is used. For example, if you have a plugin that performs a posts query, it's best to pass the array of query arguments through a filter before they are passed to </w:t>
      </w:r>
      <w:r w:rsidRPr="009B109B">
        <w:rPr>
          <w:rStyle w:val="p"/>
          <w:rFonts w:cstheme="minorHAnsi"/>
          <w:color w:val="3A3A3A"/>
          <w:sz w:val="18"/>
          <w:szCs w:val="29"/>
          <w:bdr w:val="single" w:sz="8" w:space="4" w:color="E4E4E4" w:frame="1"/>
          <w:shd w:val="clear" w:color="auto" w:fill="F5F7F8"/>
        </w:rPr>
        <w:t>get_posts()</w:t>
      </w:r>
      <w:r w:rsidRPr="009B109B">
        <w:rPr>
          <w:rFonts w:cstheme="minorHAnsi"/>
          <w:color w:val="3A3A3A"/>
          <w:szCs w:val="37"/>
        </w:rPr>
        <w:t> or </w:t>
      </w:r>
      <w:r w:rsidRPr="009B109B">
        <w:rPr>
          <w:rStyle w:val="p"/>
          <w:rFonts w:cstheme="minorHAnsi"/>
          <w:color w:val="3A3A3A"/>
          <w:sz w:val="18"/>
          <w:szCs w:val="29"/>
          <w:bdr w:val="single" w:sz="8" w:space="4" w:color="E4E4E4" w:frame="1"/>
          <w:shd w:val="clear" w:color="auto" w:fill="F5F7F8"/>
        </w:rPr>
        <w:t>WP_Query</w:t>
      </w:r>
      <w:r w:rsidRPr="009B109B">
        <w:rPr>
          <w:rFonts w:cstheme="minorHAnsi"/>
          <w:color w:val="3A3A3A"/>
          <w:szCs w:val="37"/>
        </w:rPr>
        <w:t> so that others can manipulate the query before it is made.</w:t>
      </w:r>
    </w:p>
    <w:p w:rsidR="009B109B" w:rsidRPr="009B109B" w:rsidRDefault="009B109B" w:rsidP="009B109B">
      <w:pPr>
        <w:shd w:val="clear" w:color="auto" w:fill="FEFEFE"/>
        <w:spacing w:after="535"/>
        <w:rPr>
          <w:rFonts w:cstheme="minorHAnsi"/>
          <w:color w:val="3A3A3A"/>
          <w:szCs w:val="37"/>
        </w:rPr>
      </w:pPr>
      <w:r w:rsidRPr="009B109B">
        <w:rPr>
          <w:rFonts w:cstheme="minorHAnsi"/>
          <w:color w:val="3A3A3A"/>
          <w:szCs w:val="37"/>
        </w:rPr>
        <w:t>When it comes to actions, there are also several main instances where you will place them:</w:t>
      </w:r>
    </w:p>
    <w:p w:rsidR="009B109B" w:rsidRPr="009B109B" w:rsidRDefault="009B109B" w:rsidP="00CF1D63">
      <w:pPr>
        <w:numPr>
          <w:ilvl w:val="0"/>
          <w:numId w:val="17"/>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Before a task is executed.</w:t>
      </w:r>
    </w:p>
    <w:p w:rsidR="009B109B" w:rsidRPr="009B109B" w:rsidRDefault="009B109B" w:rsidP="00CF1D63">
      <w:pPr>
        <w:numPr>
          <w:ilvl w:val="0"/>
          <w:numId w:val="17"/>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After a task is executed.</w:t>
      </w:r>
    </w:p>
    <w:p w:rsidR="009B109B" w:rsidRPr="009B109B" w:rsidRDefault="009B109B" w:rsidP="00CF1D63">
      <w:pPr>
        <w:numPr>
          <w:ilvl w:val="0"/>
          <w:numId w:val="17"/>
        </w:numPr>
        <w:shd w:val="clear" w:color="auto" w:fill="FEFEFE"/>
        <w:spacing w:before="100" w:beforeAutospacing="1" w:after="100" w:afterAutospacing="1" w:line="240" w:lineRule="auto"/>
        <w:rPr>
          <w:rFonts w:cstheme="minorHAnsi"/>
          <w:color w:val="3A3A3A"/>
          <w:szCs w:val="37"/>
        </w:rPr>
      </w:pPr>
      <w:r w:rsidRPr="009B109B">
        <w:rPr>
          <w:rFonts w:cstheme="minorHAnsi"/>
          <w:color w:val="3A3A3A"/>
          <w:szCs w:val="37"/>
        </w:rPr>
        <w:t>Within your markup to allow additional markup to be inserted.</w:t>
      </w:r>
    </w:p>
    <w:p w:rsidR="009B109B" w:rsidRPr="009B109B" w:rsidRDefault="009B109B" w:rsidP="000C6C9D">
      <w:pPr>
        <w:shd w:val="clear" w:color="auto" w:fill="FEFEFE"/>
        <w:spacing w:after="0"/>
        <w:rPr>
          <w:rFonts w:cstheme="minorHAnsi"/>
          <w:color w:val="3A3A3A"/>
          <w:szCs w:val="37"/>
        </w:rPr>
      </w:pPr>
      <w:r w:rsidRPr="009B109B">
        <w:rPr>
          <w:rFonts w:cstheme="minorHAnsi"/>
          <w:color w:val="3A3A3A"/>
          <w:szCs w:val="37"/>
        </w:rPr>
        <w:t>Let's consider a few examples now.</w:t>
      </w:r>
    </w:p>
    <w:p w:rsidR="009B109B" w:rsidRPr="009B109B" w:rsidRDefault="009B109B" w:rsidP="00C55097">
      <w:pPr>
        <w:pStyle w:val="Heading3"/>
      </w:pPr>
      <w:r w:rsidRPr="009B109B">
        <w:t>1. Displaying HTML With a Shortcode</w:t>
      </w:r>
    </w:p>
    <w:p w:rsidR="009B109B" w:rsidRDefault="009B109B" w:rsidP="000C6C9D">
      <w:pPr>
        <w:shd w:val="clear" w:color="auto" w:fill="FEFEFE"/>
        <w:spacing w:after="0"/>
        <w:rPr>
          <w:rFonts w:cstheme="minorHAnsi"/>
          <w:color w:val="3A3A3A"/>
          <w:szCs w:val="37"/>
        </w:rPr>
      </w:pPr>
      <w:r w:rsidRPr="009B109B">
        <w:rPr>
          <w:rFonts w:cstheme="minorHAnsi"/>
          <w:color w:val="3A3A3A"/>
          <w:szCs w:val="37"/>
        </w:rPr>
        <w:t>Shortcodes that output HTML are extremely common (actually they are probably the most common of all shortcodes), and one of the ways that we can make our plugin's shortcodes more friendly to other developers is by providing a way for them to alter the contents of the shortcode, but without requiring that it be deregistered and registered again.</w:t>
      </w:r>
    </w:p>
    <w:p w:rsidR="000C6C9D" w:rsidRPr="009B109B" w:rsidRDefault="000C6C9D" w:rsidP="000C6C9D">
      <w:pPr>
        <w:shd w:val="clear" w:color="auto" w:fill="FEFEFE"/>
        <w:spacing w:after="0"/>
        <w:rPr>
          <w:rFonts w:cstheme="minorHAnsi"/>
          <w:color w:val="3A3A3A"/>
          <w:szCs w:val="37"/>
        </w:rPr>
      </w:pPr>
    </w:p>
    <w:p w:rsidR="009B109B" w:rsidRDefault="009B109B" w:rsidP="000C6C9D">
      <w:pPr>
        <w:shd w:val="clear" w:color="auto" w:fill="FEFEFE"/>
        <w:spacing w:after="0"/>
        <w:rPr>
          <w:rFonts w:cstheme="minorHAnsi"/>
          <w:color w:val="3A3A3A"/>
          <w:szCs w:val="37"/>
        </w:rPr>
      </w:pPr>
      <w:r w:rsidRPr="009B109B">
        <w:rPr>
          <w:rFonts w:cstheme="minorHAnsi"/>
          <w:color w:val="3A3A3A"/>
          <w:szCs w:val="37"/>
        </w:rPr>
        <w:t>All shortcodes return rather than echoing their contents, which means that the data outputted to the screen is going to be in the form of a string before it is returned. Because the entire HTML output is in the form of a string, you can pass the string through a filter before returning it. Doing so will make it possible for other developers to alter the HTML of your shortcode.</w:t>
      </w:r>
    </w:p>
    <w:p w:rsidR="000C6C9D" w:rsidRPr="009B109B" w:rsidRDefault="000C6C9D" w:rsidP="000C6C9D">
      <w:pPr>
        <w:shd w:val="clear" w:color="auto" w:fill="FEFEFE"/>
        <w:spacing w:after="0"/>
        <w:rPr>
          <w:rFonts w:cstheme="minorHAnsi"/>
          <w:color w:val="3A3A3A"/>
          <w:szCs w:val="37"/>
        </w:rPr>
      </w:pPr>
    </w:p>
    <w:p w:rsidR="009B109B" w:rsidRPr="009B109B" w:rsidRDefault="009B109B" w:rsidP="009B109B">
      <w:pPr>
        <w:shd w:val="clear" w:color="auto" w:fill="FEFEFE"/>
        <w:spacing w:after="535"/>
        <w:rPr>
          <w:rFonts w:cstheme="minorHAnsi"/>
          <w:color w:val="3A3A3A"/>
          <w:szCs w:val="37"/>
        </w:rPr>
      </w:pPr>
      <w:r w:rsidRPr="009B109B">
        <w:rPr>
          <w:rFonts w:cstheme="minorHAnsi"/>
          <w:color w:val="3A3A3A"/>
          <w:szCs w:val="37"/>
        </w:rPr>
        <w:t>A developer may want to add additional markup before and after the default HTML: with the filter in place, they can do that.</w:t>
      </w:r>
    </w:p>
    <w:p w:rsidR="00A634C5" w:rsidRDefault="00A634C5" w:rsidP="009B109B">
      <w:pPr>
        <w:spacing w:after="0"/>
        <w:rPr>
          <w:rFonts w:cstheme="minorHAnsi"/>
          <w:strike/>
          <w:color w:val="FF0000"/>
          <w:sz w:val="19"/>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lastRenderedPageBreak/>
        <w:t>Your shortcode may look something like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wptp_sample_shortcode( atts, </w:t>
      </w:r>
      <w:r w:rsidRPr="00A634C5">
        <w:rPr>
          <w:rFonts w:cstheme="minorHAnsi"/>
          <w:color w:val="008B8B"/>
          <w:sz w:val="20"/>
          <w:szCs w:val="19"/>
        </w:rPr>
        <w:t>$content</w:t>
      </w:r>
      <w:r w:rsidRPr="00A634C5">
        <w:rPr>
          <w:rFonts w:cstheme="minorHAnsi"/>
          <w:color w:val="000000"/>
          <w:sz w:val="20"/>
          <w:szCs w:val="19"/>
        </w:rPr>
        <w:t xml:space="preserve"> = </w:t>
      </w:r>
      <w:r w:rsidRPr="00A634C5">
        <w:rPr>
          <w:rFonts w:cstheme="minorHAnsi"/>
          <w:color w:val="0000FF"/>
          <w:sz w:val="20"/>
          <w:szCs w:val="19"/>
        </w:rPr>
        <w:t>null</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'&lt;div class="wptp_shortcode"&gt;'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'&lt;p&gt;Contents of the sample shortcode&lt;/p&gt;'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return</w:t>
      </w: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We can improve this by adding a filter to the </w:t>
      </w:r>
      <w:r w:rsidRPr="00A634C5">
        <w:rPr>
          <w:rFonts w:cstheme="minorHAnsi"/>
          <w:color w:val="0000FF"/>
          <w:sz w:val="20"/>
          <w:szCs w:val="19"/>
        </w:rPr>
        <w:t>return</w:t>
      </w:r>
      <w:r w:rsidRPr="00A634C5">
        <w:rPr>
          <w:rFonts w:cstheme="minorHAnsi"/>
          <w:color w:val="000000"/>
          <w:sz w:val="20"/>
          <w:szCs w:val="19"/>
        </w:rPr>
        <w:t>, like so:</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wptp_sample_shortcode( atts, </w:t>
      </w:r>
      <w:r w:rsidRPr="00A634C5">
        <w:rPr>
          <w:rFonts w:cstheme="minorHAnsi"/>
          <w:color w:val="008B8B"/>
          <w:sz w:val="20"/>
          <w:szCs w:val="19"/>
        </w:rPr>
        <w:t>$content</w:t>
      </w:r>
      <w:r w:rsidRPr="00A634C5">
        <w:rPr>
          <w:rFonts w:cstheme="minorHAnsi"/>
          <w:color w:val="000000"/>
          <w:sz w:val="20"/>
          <w:szCs w:val="19"/>
        </w:rPr>
        <w:t xml:space="preserve"> = </w:t>
      </w:r>
      <w:r w:rsidRPr="00A634C5">
        <w:rPr>
          <w:rFonts w:cstheme="minorHAnsi"/>
          <w:color w:val="0000FF"/>
          <w:sz w:val="20"/>
          <w:szCs w:val="19"/>
        </w:rPr>
        <w:t>null</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'&lt;div class="wptp_shortcode"&gt;'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'&lt;p&gt;Contents of the sample shortcode&lt;/p&gt;'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return</w:t>
      </w:r>
      <w:r w:rsidRPr="00A634C5">
        <w:rPr>
          <w:rFonts w:cstheme="minorHAnsi"/>
          <w:color w:val="000000"/>
          <w:sz w:val="20"/>
          <w:szCs w:val="19"/>
        </w:rPr>
        <w:t xml:space="preserve"> apply_filters( </w:t>
      </w:r>
      <w:r w:rsidRPr="00A634C5">
        <w:rPr>
          <w:rFonts w:cstheme="minorHAnsi"/>
          <w:color w:val="A31515"/>
          <w:sz w:val="20"/>
          <w:szCs w:val="19"/>
        </w:rPr>
        <w:t>'wptp_shortcode_html'</w:t>
      </w:r>
      <w:r w:rsidRPr="00A634C5">
        <w:rPr>
          <w:rFonts w:cstheme="minorHAnsi"/>
          <w:color w:val="000000"/>
          <w:sz w:val="20"/>
          <w:szCs w:val="19"/>
        </w:rPr>
        <w:t xml:space="preserve">, </w:t>
      </w:r>
      <w:r w:rsidRPr="00A634C5">
        <w:rPr>
          <w:rFonts w:cstheme="minorHAnsi"/>
          <w:color w:val="008B8B"/>
          <w:sz w:val="20"/>
          <w:szCs w:val="19"/>
        </w:rPr>
        <w:t>$html</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The HTML in our shortcode can now be modified like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wptp_modify_html( </w:t>
      </w:r>
      <w:r w:rsidRPr="00A634C5">
        <w:rPr>
          <w:rFonts w:cstheme="minorHAnsi"/>
          <w:color w:val="008B8B"/>
          <w:sz w:val="20"/>
          <w:szCs w:val="19"/>
        </w:rPr>
        <w:t>$html</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return</w:t>
      </w:r>
      <w:r w:rsidRPr="00A634C5">
        <w:rPr>
          <w:rFonts w:cstheme="minorHAnsi"/>
          <w:color w:val="000000"/>
          <w:sz w:val="20"/>
          <w:szCs w:val="19"/>
        </w:rPr>
        <w:t xml:space="preserve"> </w:t>
      </w:r>
      <w:r w:rsidRPr="00A634C5">
        <w:rPr>
          <w:rFonts w:cstheme="minorHAnsi"/>
          <w:color w:val="A31515"/>
          <w:sz w:val="20"/>
          <w:szCs w:val="19"/>
        </w:rPr>
        <w:t>'&lt;div class="extra_div"&gt;'</w:t>
      </w:r>
      <w:r w:rsidRPr="00A634C5">
        <w:rPr>
          <w:rFonts w:cstheme="minorHAnsi"/>
          <w:color w:val="000000"/>
          <w:sz w:val="20"/>
          <w:szCs w:val="19"/>
        </w:rPr>
        <w:t xml:space="preserve"> . </w:t>
      </w:r>
      <w:r w:rsidRPr="00A634C5">
        <w:rPr>
          <w:rFonts w:cstheme="minorHAnsi"/>
          <w:color w:val="008B8B"/>
          <w:sz w:val="20"/>
          <w:szCs w:val="19"/>
        </w:rPr>
        <w:t>$html</w:t>
      </w:r>
      <w:r w:rsidRPr="00A634C5">
        <w:rPr>
          <w:rFonts w:cstheme="minorHAnsi"/>
          <w:color w:val="000000"/>
          <w:sz w:val="20"/>
          <w:szCs w:val="19"/>
        </w:rPr>
        <w:t xml:space="preserve"> .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add_filter( </w:t>
      </w:r>
      <w:r w:rsidRPr="00A634C5">
        <w:rPr>
          <w:rFonts w:cstheme="minorHAnsi"/>
          <w:color w:val="A31515"/>
          <w:sz w:val="20"/>
          <w:szCs w:val="19"/>
        </w:rPr>
        <w:t>'wptp_shortcode_html'</w:t>
      </w:r>
      <w:r w:rsidRPr="00A634C5">
        <w:rPr>
          <w:rFonts w:cstheme="minorHAnsi"/>
          <w:color w:val="000000"/>
          <w:sz w:val="20"/>
          <w:szCs w:val="19"/>
        </w:rPr>
        <w:t xml:space="preserve">, </w:t>
      </w:r>
      <w:r w:rsidRPr="00A634C5">
        <w:rPr>
          <w:rFonts w:cstheme="minorHAnsi"/>
          <w:color w:val="A31515"/>
          <w:sz w:val="20"/>
          <w:szCs w:val="19"/>
        </w:rPr>
        <w:t>'wptp_modify_html'</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This will result in the original HTML created in the shortcode being wrapped with another div tag.</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2. Querying Posts</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Performing custom queries in plugins is a common practice. Let</w:t>
      </w:r>
      <w:r w:rsidRPr="00A634C5">
        <w:rPr>
          <w:rFonts w:cstheme="minorHAnsi"/>
          <w:color w:val="A31515"/>
          <w:sz w:val="20"/>
          <w:szCs w:val="19"/>
        </w:rPr>
        <w:t>''</w:t>
      </w:r>
      <w:r w:rsidRPr="00A634C5">
        <w:rPr>
          <w:rFonts w:cstheme="minorHAnsi"/>
          <w:color w:val="000000"/>
          <w:sz w:val="20"/>
          <w:szCs w:val="19"/>
        </w:rPr>
        <w:t xml:space="preserve">s assume </w:t>
      </w:r>
      <w:r w:rsidRPr="00A634C5">
        <w:rPr>
          <w:rFonts w:cstheme="minorHAnsi"/>
          <w:color w:val="0000FF"/>
          <w:sz w:val="20"/>
          <w:szCs w:val="19"/>
        </w:rPr>
        <w:t>for</w:t>
      </w:r>
      <w:r w:rsidRPr="00A634C5">
        <w:rPr>
          <w:rFonts w:cstheme="minorHAnsi"/>
          <w:color w:val="000000"/>
          <w:sz w:val="20"/>
          <w:szCs w:val="19"/>
        </w:rPr>
        <w:t xml:space="preserve"> a moment that you have written a plugin that registers a custom post type called </w:t>
      </w:r>
      <w:r w:rsidRPr="00A634C5">
        <w:rPr>
          <w:rFonts w:cstheme="minorHAnsi"/>
          <w:color w:val="A31515"/>
          <w:sz w:val="20"/>
          <w:szCs w:val="19"/>
        </w:rPr>
        <w:t>"books"</w:t>
      </w:r>
      <w:r w:rsidRPr="00A634C5">
        <w:rPr>
          <w:rFonts w:cstheme="minorHAnsi"/>
          <w:color w:val="000000"/>
          <w:sz w:val="20"/>
          <w:szCs w:val="19"/>
        </w:rPr>
        <w:t xml:space="preserve">, </w:t>
      </w:r>
      <w:r w:rsidRPr="00A634C5">
        <w:rPr>
          <w:rFonts w:cstheme="minorHAnsi"/>
          <w:color w:val="0000FF"/>
          <w:sz w:val="20"/>
          <w:szCs w:val="19"/>
        </w:rPr>
        <w:t>and</w:t>
      </w:r>
      <w:r w:rsidRPr="00A634C5">
        <w:rPr>
          <w:rFonts w:cstheme="minorHAnsi"/>
          <w:color w:val="000000"/>
          <w:sz w:val="20"/>
          <w:szCs w:val="19"/>
        </w:rPr>
        <w:t xml:space="preserve"> in your plugin is a </w:t>
      </w:r>
      <w:r w:rsidRPr="00A634C5">
        <w:rPr>
          <w:rFonts w:cstheme="minorHAnsi"/>
          <w:color w:val="0000FF"/>
          <w:sz w:val="20"/>
          <w:szCs w:val="19"/>
        </w:rPr>
        <w:t>function</w:t>
      </w:r>
      <w:r w:rsidRPr="00A634C5">
        <w:rPr>
          <w:rFonts w:cstheme="minorHAnsi"/>
          <w:color w:val="000000"/>
          <w:sz w:val="20"/>
          <w:szCs w:val="19"/>
        </w:rPr>
        <w:t xml:space="preserve"> to show created books. Your </w:t>
      </w:r>
      <w:r w:rsidRPr="00A634C5">
        <w:rPr>
          <w:rFonts w:cstheme="minorHAnsi"/>
          <w:color w:val="0000FF"/>
          <w:sz w:val="20"/>
          <w:szCs w:val="19"/>
        </w:rPr>
        <w:t>function</w:t>
      </w:r>
      <w:r w:rsidRPr="00A634C5">
        <w:rPr>
          <w:rFonts w:cstheme="minorHAnsi"/>
          <w:color w:val="000000"/>
          <w:sz w:val="20"/>
          <w:szCs w:val="19"/>
        </w:rPr>
        <w:t xml:space="preserve"> to query the books might look something like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wptp_show_books()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r w:rsidRPr="00A634C5">
        <w:rPr>
          <w:rFonts w:cstheme="minorHAnsi"/>
          <w:color w:val="0000FF"/>
          <w:sz w:val="20"/>
          <w:szCs w:val="19"/>
        </w:rPr>
        <w:t>array</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'post_type'</w:t>
      </w:r>
      <w:r w:rsidRPr="00A634C5">
        <w:rPr>
          <w:rFonts w:cstheme="minorHAnsi"/>
          <w:color w:val="000000"/>
          <w:sz w:val="20"/>
          <w:szCs w:val="19"/>
        </w:rPr>
        <w:t xml:space="preserve"> =&gt; </w:t>
      </w:r>
      <w:r w:rsidRPr="00A634C5">
        <w:rPr>
          <w:rFonts w:cstheme="minorHAnsi"/>
          <w:color w:val="A31515"/>
          <w:sz w:val="20"/>
          <w:szCs w:val="19"/>
        </w:rPr>
        <w:t>'books'</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'posts_per_page'</w:t>
      </w:r>
      <w:r w:rsidRPr="00A634C5">
        <w:rPr>
          <w:rFonts w:cstheme="minorHAnsi"/>
          <w:color w:val="000000"/>
          <w:sz w:val="20"/>
          <w:szCs w:val="19"/>
        </w:rPr>
        <w:t xml:space="preserve"> =&gt; 5</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 = </w:t>
      </w:r>
      <w:r w:rsidRPr="00A634C5">
        <w:rPr>
          <w:rFonts w:cstheme="minorHAnsi"/>
          <w:color w:val="0000FF"/>
          <w:sz w:val="20"/>
          <w:szCs w:val="19"/>
        </w:rPr>
        <w:t>new</w:t>
      </w:r>
      <w:r w:rsidRPr="00A634C5">
        <w:rPr>
          <w:rFonts w:cstheme="minorHAnsi"/>
          <w:color w:val="000000"/>
          <w:sz w:val="20"/>
          <w:szCs w:val="19"/>
        </w:rPr>
        <w:t xml:space="preserve"> WP_Query( </w:t>
      </w:r>
      <w:r w:rsidRPr="00A634C5">
        <w:rPr>
          <w:rFonts w:cstheme="minorHAnsi"/>
          <w:color w:val="008B8B"/>
          <w:sz w:val="20"/>
          <w:szCs w:val="19"/>
        </w:rPr>
        <w:t>$query_args</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if</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-&gt;have_posts()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while</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-&gt;have_posts() ) : </w:t>
      </w:r>
      <w:r w:rsidRPr="00A634C5">
        <w:rPr>
          <w:rFonts w:cstheme="minorHAnsi"/>
          <w:color w:val="008B8B"/>
          <w:sz w:val="20"/>
          <w:szCs w:val="19"/>
        </w:rPr>
        <w:t>$books</w:t>
      </w:r>
      <w:r w:rsidRPr="00A634C5">
        <w:rPr>
          <w:rFonts w:cstheme="minorHAnsi"/>
          <w:color w:val="000000"/>
          <w:sz w:val="20"/>
          <w:szCs w:val="19"/>
        </w:rPr>
        <w:t>-&gt;the_post()</w:t>
      </w:r>
    </w:p>
    <w:p w:rsidR="00A634C5" w:rsidRPr="00A634C5" w:rsidRDefault="00A634C5" w:rsidP="00A634C5">
      <w:pPr>
        <w:autoSpaceDE w:val="0"/>
        <w:autoSpaceDN w:val="0"/>
        <w:adjustRightInd w:val="0"/>
        <w:spacing w:after="0" w:line="240" w:lineRule="auto"/>
        <w:rPr>
          <w:rFonts w:cstheme="minorHAnsi"/>
          <w:color w:val="008000"/>
          <w:sz w:val="20"/>
          <w:szCs w:val="19"/>
        </w:rPr>
      </w:pPr>
      <w:r w:rsidRPr="00A634C5">
        <w:rPr>
          <w:rFonts w:cstheme="minorHAnsi"/>
          <w:color w:val="000000"/>
          <w:sz w:val="20"/>
          <w:szCs w:val="19"/>
        </w:rPr>
        <w:t xml:space="preserve">            </w:t>
      </w:r>
      <w:r w:rsidRPr="00A634C5">
        <w:rPr>
          <w:rFonts w:cstheme="minorHAnsi"/>
          <w:color w:val="008000"/>
          <w:sz w:val="20"/>
          <w:szCs w:val="19"/>
        </w:rPr>
        <w:t>// show info about each book here</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endwhile</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endif</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wp_reset_postdata();</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pPr>
        <w:rPr>
          <w:rFonts w:cstheme="minorHAnsi"/>
          <w:color w:val="000000"/>
          <w:sz w:val="20"/>
          <w:szCs w:val="19"/>
        </w:rPr>
      </w:pPr>
      <w:r w:rsidRPr="00A634C5">
        <w:rPr>
          <w:rFonts w:cstheme="minorHAnsi"/>
          <w:color w:val="000000"/>
          <w:sz w:val="20"/>
          <w:szCs w:val="19"/>
        </w:rPr>
        <w:br w:type="page"/>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But what </w:t>
      </w:r>
      <w:r w:rsidRPr="00A634C5">
        <w:rPr>
          <w:rFonts w:cstheme="minorHAnsi"/>
          <w:color w:val="0000FF"/>
          <w:sz w:val="20"/>
          <w:szCs w:val="19"/>
        </w:rPr>
        <w:t>if</w:t>
      </w:r>
      <w:r w:rsidRPr="00A634C5">
        <w:rPr>
          <w:rFonts w:cstheme="minorHAnsi"/>
          <w:color w:val="000000"/>
          <w:sz w:val="20"/>
          <w:szCs w:val="19"/>
        </w:rPr>
        <w:t xml:space="preserve"> a user wanted to modify the kinds of books that were returned, perhaps selecting only books from a specific category? You can make this much easier </w:t>
      </w:r>
      <w:r w:rsidRPr="00A634C5">
        <w:rPr>
          <w:rFonts w:cstheme="minorHAnsi"/>
          <w:color w:val="0000FF"/>
          <w:sz w:val="20"/>
          <w:szCs w:val="19"/>
        </w:rPr>
        <w:t>for</w:t>
      </w:r>
      <w:r w:rsidRPr="00A634C5">
        <w:rPr>
          <w:rFonts w:cstheme="minorHAnsi"/>
          <w:color w:val="000000"/>
          <w:sz w:val="20"/>
          <w:szCs w:val="19"/>
        </w:rPr>
        <w:t xml:space="preserve"> them by doing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wptp_show_books()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r w:rsidRPr="00A634C5">
        <w:rPr>
          <w:rFonts w:cstheme="minorHAnsi"/>
          <w:color w:val="0000FF"/>
          <w:sz w:val="20"/>
          <w:szCs w:val="19"/>
        </w:rPr>
        <w:t>array</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'post_type'</w:t>
      </w:r>
      <w:r w:rsidRPr="00A634C5">
        <w:rPr>
          <w:rFonts w:cstheme="minorHAnsi"/>
          <w:color w:val="000000"/>
          <w:sz w:val="20"/>
          <w:szCs w:val="19"/>
        </w:rPr>
        <w:t xml:space="preserve"> =&gt; </w:t>
      </w:r>
      <w:r w:rsidRPr="00A634C5">
        <w:rPr>
          <w:rFonts w:cstheme="minorHAnsi"/>
          <w:color w:val="A31515"/>
          <w:sz w:val="20"/>
          <w:szCs w:val="19"/>
        </w:rPr>
        <w:t>'books'</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'posts_per_page'</w:t>
      </w:r>
      <w:r w:rsidRPr="00A634C5">
        <w:rPr>
          <w:rFonts w:cstheme="minorHAnsi"/>
          <w:color w:val="000000"/>
          <w:sz w:val="20"/>
          <w:szCs w:val="19"/>
        </w:rPr>
        <w:t xml:space="preserve"> =&gt; 5,</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'author'</w:t>
      </w:r>
      <w:r w:rsidRPr="00A634C5">
        <w:rPr>
          <w:rFonts w:cstheme="minorHAnsi"/>
          <w:color w:val="000000"/>
          <w:sz w:val="20"/>
          <w:szCs w:val="19"/>
        </w:rPr>
        <w:t xml:space="preserve"> =&gt; 3</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 = </w:t>
      </w:r>
      <w:r w:rsidRPr="00A634C5">
        <w:rPr>
          <w:rFonts w:cstheme="minorHAnsi"/>
          <w:color w:val="0000FF"/>
          <w:sz w:val="20"/>
          <w:szCs w:val="19"/>
        </w:rPr>
        <w:t>new</w:t>
      </w:r>
      <w:r w:rsidRPr="00A634C5">
        <w:rPr>
          <w:rFonts w:cstheme="minorHAnsi"/>
          <w:color w:val="000000"/>
          <w:sz w:val="20"/>
          <w:szCs w:val="19"/>
        </w:rPr>
        <w:t xml:space="preserve"> WP_Query( apply_filters( </w:t>
      </w:r>
      <w:r w:rsidRPr="00A634C5">
        <w:rPr>
          <w:rFonts w:cstheme="minorHAnsi"/>
          <w:color w:val="A31515"/>
          <w:sz w:val="20"/>
          <w:szCs w:val="19"/>
        </w:rPr>
        <w:t>'wptp_books_query'</w:t>
      </w: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if</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-&gt;have_posts()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while</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-&gt;have_posts() ) : </w:t>
      </w:r>
      <w:r w:rsidRPr="00A634C5">
        <w:rPr>
          <w:rFonts w:cstheme="minorHAnsi"/>
          <w:color w:val="008B8B"/>
          <w:sz w:val="20"/>
          <w:szCs w:val="19"/>
        </w:rPr>
        <w:t>$books</w:t>
      </w:r>
      <w:r w:rsidRPr="00A634C5">
        <w:rPr>
          <w:rFonts w:cstheme="minorHAnsi"/>
          <w:color w:val="000000"/>
          <w:sz w:val="20"/>
          <w:szCs w:val="19"/>
        </w:rPr>
        <w:t>-&gt;the_post()</w:t>
      </w:r>
    </w:p>
    <w:p w:rsidR="00A634C5" w:rsidRPr="00A634C5" w:rsidRDefault="00A634C5" w:rsidP="00A634C5">
      <w:pPr>
        <w:autoSpaceDE w:val="0"/>
        <w:autoSpaceDN w:val="0"/>
        <w:adjustRightInd w:val="0"/>
        <w:spacing w:after="0" w:line="240" w:lineRule="auto"/>
        <w:rPr>
          <w:rFonts w:cstheme="minorHAnsi"/>
          <w:color w:val="008000"/>
          <w:sz w:val="20"/>
          <w:szCs w:val="19"/>
        </w:rPr>
      </w:pPr>
      <w:r w:rsidRPr="00A634C5">
        <w:rPr>
          <w:rFonts w:cstheme="minorHAnsi"/>
          <w:color w:val="000000"/>
          <w:sz w:val="20"/>
          <w:szCs w:val="19"/>
        </w:rPr>
        <w:t xml:space="preserve">            </w:t>
      </w:r>
      <w:r w:rsidRPr="00A634C5">
        <w:rPr>
          <w:rFonts w:cstheme="minorHAnsi"/>
          <w:color w:val="008000"/>
          <w:sz w:val="20"/>
          <w:szCs w:val="19"/>
        </w:rPr>
        <w:t>// show info about each book here</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endwhile</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endif</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wp_reset_postdata();</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The only change I made was to add a filter around the </w:t>
      </w:r>
      <w:r w:rsidRPr="00A634C5">
        <w:rPr>
          <w:rFonts w:cstheme="minorHAnsi"/>
          <w:color w:val="008B8B"/>
          <w:sz w:val="20"/>
          <w:szCs w:val="19"/>
        </w:rPr>
        <w:t>$query_args</w:t>
      </w:r>
      <w:r w:rsidRPr="00A634C5">
        <w:rPr>
          <w:rFonts w:cstheme="minorHAnsi"/>
          <w:color w:val="000000"/>
          <w:sz w:val="20"/>
          <w:szCs w:val="19"/>
        </w:rPr>
        <w:t>, which means other developers (</w:t>
      </w:r>
      <w:r w:rsidRPr="00A634C5">
        <w:rPr>
          <w:rFonts w:cstheme="minorHAnsi"/>
          <w:color w:val="0000FF"/>
          <w:sz w:val="20"/>
          <w:szCs w:val="19"/>
        </w:rPr>
        <w:t>or</w:t>
      </w:r>
      <w:r w:rsidRPr="00A634C5">
        <w:rPr>
          <w:rFonts w:cstheme="minorHAnsi"/>
          <w:color w:val="000000"/>
          <w:sz w:val="20"/>
          <w:szCs w:val="19"/>
        </w:rPr>
        <w:t xml:space="preserve"> users) can modify the query arguments before they are actually passed to WP_Query. </w:t>
      </w:r>
      <w:r w:rsidRPr="00A634C5">
        <w:rPr>
          <w:rFonts w:cstheme="minorHAnsi"/>
          <w:color w:val="0000FF"/>
          <w:sz w:val="20"/>
          <w:szCs w:val="19"/>
        </w:rPr>
        <w:t>For</w:t>
      </w:r>
      <w:r w:rsidRPr="00A634C5">
        <w:rPr>
          <w:rFonts w:cstheme="minorHAnsi"/>
          <w:color w:val="000000"/>
          <w:sz w:val="20"/>
          <w:szCs w:val="19"/>
        </w:rPr>
        <w:t xml:space="preserve"> example, we could set the query to only show books from author 3 like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wptp_alter_books_query( </w:t>
      </w:r>
      <w:r w:rsidRPr="00A634C5">
        <w:rPr>
          <w:rFonts w:cstheme="minorHAnsi"/>
          <w:color w:val="008B8B"/>
          <w:sz w:val="20"/>
          <w:szCs w:val="19"/>
        </w:rPr>
        <w:t>$args</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$args</w:t>
      </w:r>
      <w:r w:rsidRPr="00A634C5">
        <w:rPr>
          <w:rFonts w:cstheme="minorHAnsi"/>
          <w:color w:val="000000"/>
          <w:sz w:val="20"/>
          <w:szCs w:val="19"/>
        </w:rPr>
        <w:t>[</w:t>
      </w:r>
      <w:r w:rsidRPr="00A634C5">
        <w:rPr>
          <w:rFonts w:cstheme="minorHAnsi"/>
          <w:color w:val="A31515"/>
          <w:sz w:val="20"/>
          <w:szCs w:val="19"/>
        </w:rPr>
        <w:t>'author'</w:t>
      </w:r>
      <w:r w:rsidRPr="00A634C5">
        <w:rPr>
          <w:rFonts w:cstheme="minorHAnsi"/>
          <w:color w:val="000000"/>
          <w:sz w:val="20"/>
          <w:szCs w:val="19"/>
        </w:rPr>
        <w:t>] = 3;</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return</w:t>
      </w:r>
      <w:r w:rsidRPr="00A634C5">
        <w:rPr>
          <w:rFonts w:cstheme="minorHAnsi"/>
          <w:color w:val="000000"/>
          <w:sz w:val="20"/>
          <w:szCs w:val="19"/>
        </w:rPr>
        <w:t xml:space="preserve"> </w:t>
      </w:r>
      <w:r w:rsidRPr="00A634C5">
        <w:rPr>
          <w:rFonts w:cstheme="minorHAnsi"/>
          <w:color w:val="008B8B"/>
          <w:sz w:val="20"/>
          <w:szCs w:val="19"/>
        </w:rPr>
        <w:t>$args</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add_filter( </w:t>
      </w:r>
      <w:r w:rsidRPr="00A634C5">
        <w:rPr>
          <w:rFonts w:cstheme="minorHAnsi"/>
          <w:color w:val="A31515"/>
          <w:sz w:val="20"/>
          <w:szCs w:val="19"/>
        </w:rPr>
        <w:t>'wptp_books_query'</w:t>
      </w:r>
      <w:r w:rsidRPr="00A634C5">
        <w:rPr>
          <w:rFonts w:cstheme="minorHAnsi"/>
          <w:color w:val="000000"/>
          <w:sz w:val="20"/>
          <w:szCs w:val="19"/>
        </w:rPr>
        <w:t xml:space="preserve">, </w:t>
      </w:r>
      <w:r w:rsidRPr="00A634C5">
        <w:rPr>
          <w:rFonts w:cstheme="minorHAnsi"/>
          <w:color w:val="A31515"/>
          <w:sz w:val="20"/>
          <w:szCs w:val="19"/>
        </w:rPr>
        <w:t>'wptp_alter_books_query'</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3. Extending Markup</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Let</w:t>
      </w:r>
      <w:r w:rsidRPr="00A634C5">
        <w:rPr>
          <w:rFonts w:cstheme="minorHAnsi"/>
          <w:color w:val="A31515"/>
          <w:sz w:val="20"/>
          <w:szCs w:val="19"/>
        </w:rPr>
        <w:t>''</w:t>
      </w:r>
      <w:r w:rsidRPr="00A634C5">
        <w:rPr>
          <w:rFonts w:cstheme="minorHAnsi"/>
          <w:color w:val="000000"/>
          <w:sz w:val="20"/>
          <w:szCs w:val="19"/>
        </w:rPr>
        <w:t xml:space="preserve">s extend on example number 2 now </w:t>
      </w:r>
      <w:r w:rsidRPr="00A634C5">
        <w:rPr>
          <w:rFonts w:cstheme="minorHAnsi"/>
          <w:color w:val="0000FF"/>
          <w:sz w:val="20"/>
          <w:szCs w:val="19"/>
        </w:rPr>
        <w:t>and</w:t>
      </w:r>
      <w:r w:rsidRPr="00A634C5">
        <w:rPr>
          <w:rFonts w:cstheme="minorHAnsi"/>
          <w:color w:val="000000"/>
          <w:sz w:val="20"/>
          <w:szCs w:val="19"/>
        </w:rPr>
        <w:t xml:space="preserve"> make it even better. We already added a filter that allows users to modify the query, now let</w:t>
      </w:r>
      <w:r w:rsidRPr="00A634C5">
        <w:rPr>
          <w:rFonts w:cstheme="minorHAnsi"/>
          <w:color w:val="A31515"/>
          <w:sz w:val="20"/>
          <w:szCs w:val="19"/>
        </w:rPr>
        <w:t>''</w:t>
      </w:r>
      <w:r w:rsidRPr="00A634C5">
        <w:rPr>
          <w:rFonts w:cstheme="minorHAnsi"/>
          <w:color w:val="000000"/>
          <w:sz w:val="20"/>
          <w:szCs w:val="19"/>
        </w:rPr>
        <w:t>s add a few hooks to let us alter the HTML that is created.</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First we</w:t>
      </w:r>
      <w:r w:rsidRPr="00A634C5">
        <w:rPr>
          <w:rFonts w:cstheme="minorHAnsi"/>
          <w:color w:val="A31515"/>
          <w:sz w:val="20"/>
          <w:szCs w:val="19"/>
        </w:rPr>
        <w:t>''</w:t>
      </w:r>
      <w:r w:rsidRPr="00A634C5">
        <w:rPr>
          <w:rFonts w:cstheme="minorHAnsi"/>
          <w:color w:val="000000"/>
          <w:sz w:val="20"/>
          <w:szCs w:val="19"/>
        </w:rPr>
        <w:t>ll modify our original HTML a bit:</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wptp_show_books()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r w:rsidRPr="00A634C5">
        <w:rPr>
          <w:rFonts w:cstheme="minorHAnsi"/>
          <w:color w:val="0000FF"/>
          <w:sz w:val="20"/>
          <w:szCs w:val="19"/>
        </w:rPr>
        <w:t>array</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'post_type'</w:t>
      </w:r>
      <w:r w:rsidRPr="00A634C5">
        <w:rPr>
          <w:rFonts w:cstheme="minorHAnsi"/>
          <w:color w:val="000000"/>
          <w:sz w:val="20"/>
          <w:szCs w:val="19"/>
        </w:rPr>
        <w:t xml:space="preserve"> =&gt; </w:t>
      </w:r>
      <w:r w:rsidRPr="00A634C5">
        <w:rPr>
          <w:rFonts w:cstheme="minorHAnsi"/>
          <w:color w:val="A31515"/>
          <w:sz w:val="20"/>
          <w:szCs w:val="19"/>
        </w:rPr>
        <w:t>'books'</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'posts_per_page'</w:t>
      </w:r>
      <w:r w:rsidRPr="00A634C5">
        <w:rPr>
          <w:rFonts w:cstheme="minorHAnsi"/>
          <w:color w:val="000000"/>
          <w:sz w:val="20"/>
          <w:szCs w:val="19"/>
        </w:rPr>
        <w:t xml:space="preserve"> =&gt; 5,</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'author'</w:t>
      </w:r>
      <w:r w:rsidRPr="00A634C5">
        <w:rPr>
          <w:rFonts w:cstheme="minorHAnsi"/>
          <w:color w:val="000000"/>
          <w:sz w:val="20"/>
          <w:szCs w:val="19"/>
        </w:rPr>
        <w:t xml:space="preserve"> =&gt; 3</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 = </w:t>
      </w:r>
      <w:r w:rsidRPr="00A634C5">
        <w:rPr>
          <w:rFonts w:cstheme="minorHAnsi"/>
          <w:color w:val="0000FF"/>
          <w:sz w:val="20"/>
          <w:szCs w:val="19"/>
        </w:rPr>
        <w:t>new</w:t>
      </w:r>
      <w:r w:rsidRPr="00A634C5">
        <w:rPr>
          <w:rFonts w:cstheme="minorHAnsi"/>
          <w:color w:val="000000"/>
          <w:sz w:val="20"/>
          <w:szCs w:val="19"/>
        </w:rPr>
        <w:t xml:space="preserve"> WP_Query( apply_filters( </w:t>
      </w:r>
      <w:r w:rsidRPr="00A634C5">
        <w:rPr>
          <w:rFonts w:cstheme="minorHAnsi"/>
          <w:color w:val="A31515"/>
          <w:sz w:val="20"/>
          <w:szCs w:val="19"/>
        </w:rPr>
        <w:t>'wptp_books_query'</w:t>
      </w: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if</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-&gt;have_posts()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 class="wptp_books"&gt;'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while</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-&gt;have_posts() ) : </w:t>
      </w:r>
      <w:r w:rsidRPr="00A634C5">
        <w:rPr>
          <w:rFonts w:cstheme="minorHAnsi"/>
          <w:color w:val="008B8B"/>
          <w:sz w:val="20"/>
          <w:szCs w:val="19"/>
        </w:rPr>
        <w:t>$books</w:t>
      </w:r>
      <w:r w:rsidRPr="00A634C5">
        <w:rPr>
          <w:rFonts w:cstheme="minorHAnsi"/>
          <w:color w:val="000000"/>
          <w:sz w:val="20"/>
          <w:szCs w:val="19"/>
        </w:rPr>
        <w:t>-&gt;the_post()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 class="wptp_book"&gt;'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'&lt;h3 class="wptp_book_title"&gt;'</w:t>
      </w:r>
      <w:r w:rsidRPr="00A634C5">
        <w:rPr>
          <w:rFonts w:cstheme="minorHAnsi"/>
          <w:color w:val="000000"/>
          <w:sz w:val="20"/>
          <w:szCs w:val="19"/>
        </w:rPr>
        <w:t xml:space="preserve"> . get_the_title() . </w:t>
      </w:r>
      <w:r w:rsidRPr="00A634C5">
        <w:rPr>
          <w:rFonts w:cstheme="minorHAnsi"/>
          <w:color w:val="A31515"/>
          <w:sz w:val="20"/>
          <w:szCs w:val="19"/>
        </w:rPr>
        <w:t>'&lt;/h3&gt;'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endwhile</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endif</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wp_reset_postdata();</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pPr>
        <w:rPr>
          <w:rFonts w:cstheme="minorHAnsi"/>
          <w:color w:val="000000"/>
          <w:sz w:val="20"/>
          <w:szCs w:val="19"/>
        </w:rPr>
      </w:pPr>
      <w:r w:rsidRPr="00A634C5">
        <w:rPr>
          <w:rFonts w:cstheme="minorHAnsi"/>
          <w:color w:val="000000"/>
          <w:sz w:val="20"/>
          <w:szCs w:val="19"/>
        </w:rPr>
        <w:br w:type="page"/>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lastRenderedPageBreak/>
        <w:t xml:space="preserve">We would now like to make it possible </w:t>
      </w:r>
      <w:r w:rsidRPr="00A634C5">
        <w:rPr>
          <w:rFonts w:cstheme="minorHAnsi"/>
          <w:color w:val="0000FF"/>
          <w:sz w:val="20"/>
          <w:szCs w:val="19"/>
        </w:rPr>
        <w:t>for</w:t>
      </w:r>
      <w:r w:rsidRPr="00A634C5">
        <w:rPr>
          <w:rFonts w:cstheme="minorHAnsi"/>
          <w:color w:val="000000"/>
          <w:sz w:val="20"/>
          <w:szCs w:val="19"/>
        </w:rPr>
        <w:t xml:space="preserve"> developers to add in extra markup at various points, such </w:t>
      </w:r>
      <w:r w:rsidRPr="00A634C5">
        <w:rPr>
          <w:rFonts w:cstheme="minorHAnsi"/>
          <w:color w:val="0000FF"/>
          <w:sz w:val="20"/>
          <w:szCs w:val="19"/>
        </w:rPr>
        <w:t>as</w:t>
      </w:r>
      <w:r w:rsidRPr="00A634C5">
        <w:rPr>
          <w:rFonts w:cstheme="minorHAnsi"/>
          <w:color w:val="000000"/>
          <w:sz w:val="20"/>
          <w:szCs w:val="19"/>
        </w:rPr>
        <w:t xml:space="preserve"> the following:</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CF1D63">
      <w:pPr>
        <w:pStyle w:val="BalloonText"/>
        <w:numPr>
          <w:ilvl w:val="0"/>
          <w:numId w:val="18"/>
        </w:numPr>
        <w:autoSpaceDE w:val="0"/>
        <w:autoSpaceDN w:val="0"/>
        <w:adjustRightInd w:val="0"/>
        <w:rPr>
          <w:rFonts w:cstheme="minorHAnsi"/>
          <w:color w:val="000000"/>
          <w:sz w:val="20"/>
          <w:szCs w:val="19"/>
        </w:rPr>
      </w:pPr>
      <w:r w:rsidRPr="00A634C5">
        <w:rPr>
          <w:rFonts w:cstheme="minorHAnsi"/>
          <w:color w:val="000000"/>
          <w:sz w:val="20"/>
          <w:szCs w:val="19"/>
        </w:rPr>
        <w:t>Before any HTML is outputted</w:t>
      </w:r>
    </w:p>
    <w:p w:rsidR="00A634C5" w:rsidRPr="00A634C5" w:rsidRDefault="00A634C5" w:rsidP="00CF1D63">
      <w:pPr>
        <w:pStyle w:val="BalloonText"/>
        <w:numPr>
          <w:ilvl w:val="0"/>
          <w:numId w:val="18"/>
        </w:numPr>
        <w:autoSpaceDE w:val="0"/>
        <w:autoSpaceDN w:val="0"/>
        <w:adjustRightInd w:val="0"/>
        <w:rPr>
          <w:rFonts w:cstheme="minorHAnsi"/>
          <w:color w:val="000000"/>
          <w:sz w:val="20"/>
          <w:szCs w:val="19"/>
        </w:rPr>
      </w:pPr>
      <w:r w:rsidRPr="00A634C5">
        <w:rPr>
          <w:rFonts w:cstheme="minorHAnsi"/>
          <w:color w:val="000000"/>
          <w:sz w:val="20"/>
          <w:szCs w:val="19"/>
        </w:rPr>
        <w:t>After the ending HTML</w:t>
      </w:r>
    </w:p>
    <w:p w:rsidR="00A634C5" w:rsidRPr="00A634C5" w:rsidRDefault="00A634C5" w:rsidP="00CF1D63">
      <w:pPr>
        <w:pStyle w:val="BalloonText"/>
        <w:numPr>
          <w:ilvl w:val="0"/>
          <w:numId w:val="18"/>
        </w:numPr>
        <w:autoSpaceDE w:val="0"/>
        <w:autoSpaceDN w:val="0"/>
        <w:adjustRightInd w:val="0"/>
        <w:rPr>
          <w:rFonts w:cstheme="minorHAnsi"/>
          <w:color w:val="000000"/>
          <w:sz w:val="20"/>
          <w:szCs w:val="19"/>
        </w:rPr>
      </w:pPr>
      <w:r w:rsidRPr="00A634C5">
        <w:rPr>
          <w:rFonts w:cstheme="minorHAnsi"/>
          <w:color w:val="000000"/>
          <w:sz w:val="20"/>
          <w:szCs w:val="19"/>
        </w:rPr>
        <w:t>Before the title of each book</w:t>
      </w:r>
    </w:p>
    <w:p w:rsidR="00A634C5" w:rsidRPr="00A634C5" w:rsidRDefault="00A634C5" w:rsidP="00CF1D63">
      <w:pPr>
        <w:pStyle w:val="BalloonText"/>
        <w:numPr>
          <w:ilvl w:val="0"/>
          <w:numId w:val="18"/>
        </w:numPr>
        <w:autoSpaceDE w:val="0"/>
        <w:autoSpaceDN w:val="0"/>
        <w:adjustRightInd w:val="0"/>
        <w:rPr>
          <w:rFonts w:cstheme="minorHAnsi"/>
          <w:color w:val="000000"/>
          <w:sz w:val="20"/>
          <w:szCs w:val="19"/>
        </w:rPr>
      </w:pPr>
      <w:r w:rsidRPr="00A634C5">
        <w:rPr>
          <w:rFonts w:cstheme="minorHAnsi"/>
          <w:color w:val="000000"/>
          <w:sz w:val="20"/>
          <w:szCs w:val="19"/>
        </w:rPr>
        <w:t>After the title of each book</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You can imagine a scenario where a user would want to add a thumbnail before </w:t>
      </w:r>
      <w:r w:rsidRPr="00A634C5">
        <w:rPr>
          <w:rFonts w:cstheme="minorHAnsi"/>
          <w:color w:val="0000FF"/>
          <w:sz w:val="20"/>
          <w:szCs w:val="19"/>
        </w:rPr>
        <w:t>or</w:t>
      </w:r>
      <w:r w:rsidRPr="00A634C5">
        <w:rPr>
          <w:rFonts w:cstheme="minorHAnsi"/>
          <w:color w:val="000000"/>
          <w:sz w:val="20"/>
          <w:szCs w:val="19"/>
        </w:rPr>
        <w:t xml:space="preserve"> after the book title. To make this possible, we </w:t>
      </w:r>
      <w:r w:rsidRPr="00A634C5">
        <w:rPr>
          <w:rFonts w:cstheme="minorHAnsi"/>
          <w:color w:val="0000FF"/>
          <w:sz w:val="20"/>
          <w:szCs w:val="19"/>
        </w:rPr>
        <w:t>use</w:t>
      </w:r>
      <w:r w:rsidRPr="00A634C5">
        <w:rPr>
          <w:rFonts w:cstheme="minorHAnsi"/>
          <w:color w:val="000000"/>
          <w:sz w:val="20"/>
          <w:szCs w:val="19"/>
        </w:rPr>
        <w:t xml:space="preserve"> do_action() to create hookable locations, like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wptp_show_books()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r w:rsidRPr="00A634C5">
        <w:rPr>
          <w:rFonts w:cstheme="minorHAnsi"/>
          <w:color w:val="0000FF"/>
          <w:sz w:val="20"/>
          <w:szCs w:val="19"/>
        </w:rPr>
        <w:t>array</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'post_type'</w:t>
      </w:r>
      <w:r w:rsidRPr="00A634C5">
        <w:rPr>
          <w:rFonts w:cstheme="minorHAnsi"/>
          <w:color w:val="000000"/>
          <w:sz w:val="20"/>
          <w:szCs w:val="19"/>
        </w:rPr>
        <w:t xml:space="preserve"> =&gt; </w:t>
      </w:r>
      <w:r w:rsidRPr="00A634C5">
        <w:rPr>
          <w:rFonts w:cstheme="minorHAnsi"/>
          <w:color w:val="A31515"/>
          <w:sz w:val="20"/>
          <w:szCs w:val="19"/>
        </w:rPr>
        <w:t>'books'</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'posts_per_page'</w:t>
      </w:r>
      <w:r w:rsidRPr="00A634C5">
        <w:rPr>
          <w:rFonts w:cstheme="minorHAnsi"/>
          <w:color w:val="000000"/>
          <w:sz w:val="20"/>
          <w:szCs w:val="19"/>
        </w:rPr>
        <w:t xml:space="preserve"> =&gt; 5,</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A31515"/>
          <w:sz w:val="20"/>
          <w:szCs w:val="19"/>
        </w:rPr>
        <w:t>'author'</w:t>
      </w:r>
      <w:r w:rsidRPr="00A634C5">
        <w:rPr>
          <w:rFonts w:cstheme="minorHAnsi"/>
          <w:color w:val="000000"/>
          <w:sz w:val="20"/>
          <w:szCs w:val="19"/>
        </w:rPr>
        <w:t xml:space="preserve"> =&gt; 3</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 = </w:t>
      </w:r>
      <w:r w:rsidRPr="00A634C5">
        <w:rPr>
          <w:rFonts w:cstheme="minorHAnsi"/>
          <w:color w:val="0000FF"/>
          <w:sz w:val="20"/>
          <w:szCs w:val="19"/>
        </w:rPr>
        <w:t>new</w:t>
      </w:r>
      <w:r w:rsidRPr="00A634C5">
        <w:rPr>
          <w:rFonts w:cstheme="minorHAnsi"/>
          <w:color w:val="000000"/>
          <w:sz w:val="20"/>
          <w:szCs w:val="19"/>
        </w:rPr>
        <w:t xml:space="preserve"> WP_Query( apply_filters( </w:t>
      </w:r>
      <w:r w:rsidRPr="00A634C5">
        <w:rPr>
          <w:rFonts w:cstheme="minorHAnsi"/>
          <w:color w:val="A31515"/>
          <w:sz w:val="20"/>
          <w:szCs w:val="19"/>
        </w:rPr>
        <w:t>'wptp_books_query'</w:t>
      </w:r>
      <w:r w:rsidRPr="00A634C5">
        <w:rPr>
          <w:rFonts w:cstheme="minorHAnsi"/>
          <w:color w:val="000000"/>
          <w:sz w:val="20"/>
          <w:szCs w:val="19"/>
        </w:rPr>
        <w:t xml:space="preserve">, </w:t>
      </w:r>
      <w:r w:rsidRPr="00A634C5">
        <w:rPr>
          <w:rFonts w:cstheme="minorHAnsi"/>
          <w:color w:val="008B8B"/>
          <w:sz w:val="20"/>
          <w:szCs w:val="19"/>
        </w:rPr>
        <w:t>$query_args</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if</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-&gt;have_posts()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do_action( </w:t>
      </w:r>
      <w:r w:rsidRPr="00A634C5">
        <w:rPr>
          <w:rFonts w:cstheme="minorHAnsi"/>
          <w:color w:val="A31515"/>
          <w:sz w:val="20"/>
          <w:szCs w:val="19"/>
        </w:rPr>
        <w:t>'wptp_books_before'</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 class="wptp_books"&gt;'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while</w:t>
      </w:r>
      <w:r w:rsidRPr="00A634C5">
        <w:rPr>
          <w:rFonts w:cstheme="minorHAnsi"/>
          <w:color w:val="000000"/>
          <w:sz w:val="20"/>
          <w:szCs w:val="19"/>
        </w:rPr>
        <w:t xml:space="preserve">( </w:t>
      </w:r>
      <w:r w:rsidRPr="00A634C5">
        <w:rPr>
          <w:rFonts w:cstheme="minorHAnsi"/>
          <w:color w:val="008B8B"/>
          <w:sz w:val="20"/>
          <w:szCs w:val="19"/>
        </w:rPr>
        <w:t>$books</w:t>
      </w:r>
      <w:r w:rsidRPr="00A634C5">
        <w:rPr>
          <w:rFonts w:cstheme="minorHAnsi"/>
          <w:color w:val="000000"/>
          <w:sz w:val="20"/>
          <w:szCs w:val="19"/>
        </w:rPr>
        <w:t xml:space="preserve">-&gt;have_posts() ) : </w:t>
      </w:r>
      <w:r w:rsidRPr="00A634C5">
        <w:rPr>
          <w:rFonts w:cstheme="minorHAnsi"/>
          <w:color w:val="008B8B"/>
          <w:sz w:val="20"/>
          <w:szCs w:val="19"/>
        </w:rPr>
        <w:t>$books</w:t>
      </w:r>
      <w:r w:rsidRPr="00A634C5">
        <w:rPr>
          <w:rFonts w:cstheme="minorHAnsi"/>
          <w:color w:val="000000"/>
          <w:sz w:val="20"/>
          <w:szCs w:val="19"/>
        </w:rPr>
        <w:t>-&gt;the_post()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 class="wptp_book"&gt;'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do_action( </w:t>
      </w:r>
      <w:r w:rsidRPr="00A634C5">
        <w:rPr>
          <w:rFonts w:cstheme="minorHAnsi"/>
          <w:color w:val="A31515"/>
          <w:sz w:val="20"/>
          <w:szCs w:val="19"/>
        </w:rPr>
        <w:t>'wptp_before_book_title'</w:t>
      </w:r>
      <w:r w:rsidRPr="00A634C5">
        <w:rPr>
          <w:rFonts w:cstheme="minorHAnsi"/>
          <w:color w:val="000000"/>
          <w:sz w:val="20"/>
          <w:szCs w:val="19"/>
        </w:rPr>
        <w:t>, get_the_ID()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'&lt;h3 class="wptp_book_title"&gt;'</w:t>
      </w:r>
      <w:r w:rsidRPr="00A634C5">
        <w:rPr>
          <w:rFonts w:cstheme="minorHAnsi"/>
          <w:color w:val="000000"/>
          <w:sz w:val="20"/>
          <w:szCs w:val="19"/>
        </w:rPr>
        <w:t xml:space="preserve"> . get_the_title() . </w:t>
      </w:r>
      <w:r w:rsidRPr="00A634C5">
        <w:rPr>
          <w:rFonts w:cstheme="minorHAnsi"/>
          <w:color w:val="A31515"/>
          <w:sz w:val="20"/>
          <w:szCs w:val="19"/>
        </w:rPr>
        <w:t>'&lt;/h3&gt;'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do_action( </w:t>
      </w:r>
      <w:r w:rsidRPr="00A634C5">
        <w:rPr>
          <w:rFonts w:cstheme="minorHAnsi"/>
          <w:color w:val="A31515"/>
          <w:sz w:val="20"/>
          <w:szCs w:val="19"/>
        </w:rPr>
        <w:t>'wptp_after_book_title'</w:t>
      </w:r>
      <w:r w:rsidRPr="00A634C5">
        <w:rPr>
          <w:rFonts w:cstheme="minorHAnsi"/>
          <w:color w:val="000000"/>
          <w:sz w:val="20"/>
          <w:szCs w:val="19"/>
        </w:rPr>
        <w:t>, get_the_ID()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endwhile</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w:t>
      </w:r>
      <w:r w:rsidRPr="00A634C5">
        <w:rPr>
          <w:rFonts w:cstheme="minorHAnsi"/>
          <w:color w:val="A31515"/>
          <w:sz w:val="20"/>
          <w:szCs w:val="19"/>
        </w:rPr>
        <w:t>'&lt;/div&gt;'</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do_action( </w:t>
      </w:r>
      <w:r w:rsidRPr="00A634C5">
        <w:rPr>
          <w:rFonts w:cstheme="minorHAnsi"/>
          <w:color w:val="A31515"/>
          <w:sz w:val="20"/>
          <w:szCs w:val="19"/>
        </w:rPr>
        <w:t>'wptp_books_after'</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endif</w:t>
      </w: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wp_reset_postdata();</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Note that the two inner hooks (surrounding the title) have a second parameter of get_the_ID(). This variable, which will be the ID of the book, will be available </w:t>
      </w:r>
      <w:r w:rsidRPr="00A634C5">
        <w:rPr>
          <w:rFonts w:cstheme="minorHAnsi"/>
          <w:color w:val="0000FF"/>
          <w:sz w:val="20"/>
          <w:szCs w:val="19"/>
        </w:rPr>
        <w:t>as</w:t>
      </w:r>
      <w:r w:rsidRPr="00A634C5">
        <w:rPr>
          <w:rFonts w:cstheme="minorHAnsi"/>
          <w:color w:val="000000"/>
          <w:sz w:val="20"/>
          <w:szCs w:val="19"/>
        </w:rPr>
        <w:t xml:space="preserve"> a parameter to any hooked </w:t>
      </w:r>
      <w:r w:rsidRPr="00A634C5">
        <w:rPr>
          <w:rFonts w:cstheme="minorHAnsi"/>
          <w:color w:val="0000FF"/>
          <w:sz w:val="20"/>
          <w:szCs w:val="19"/>
        </w:rPr>
        <w:t>function</w:t>
      </w:r>
      <w:r w:rsidRPr="00A634C5">
        <w:rPr>
          <w:rFonts w:cstheme="minorHAnsi"/>
          <w:color w:val="000000"/>
          <w:sz w:val="20"/>
          <w:szCs w:val="19"/>
        </w:rPr>
        <w:t xml:space="preserve">. To add in a book thumbnail, </w:t>
      </w:r>
      <w:r w:rsidRPr="00A634C5">
        <w:rPr>
          <w:rFonts w:cstheme="minorHAnsi"/>
          <w:color w:val="0000FF"/>
          <w:sz w:val="20"/>
          <w:szCs w:val="19"/>
        </w:rPr>
        <w:t>for</w:t>
      </w:r>
      <w:r w:rsidRPr="00A634C5">
        <w:rPr>
          <w:rFonts w:cstheme="minorHAnsi"/>
          <w:color w:val="000000"/>
          <w:sz w:val="20"/>
          <w:szCs w:val="19"/>
        </w:rPr>
        <w:t xml:space="preserve"> example, we can </w:t>
      </w:r>
      <w:r w:rsidRPr="00A634C5">
        <w:rPr>
          <w:rFonts w:cstheme="minorHAnsi"/>
          <w:color w:val="0000FF"/>
          <w:sz w:val="20"/>
          <w:szCs w:val="19"/>
        </w:rPr>
        <w:t>do</w:t>
      </w:r>
      <w:r w:rsidRPr="00A634C5">
        <w:rPr>
          <w:rFonts w:cstheme="minorHAnsi"/>
          <w:color w:val="000000"/>
          <w:sz w:val="20"/>
          <w:szCs w:val="19"/>
        </w:rPr>
        <w:t xml:space="preserve"> this:</w:t>
      </w:r>
    </w:p>
    <w:p w:rsidR="00A634C5" w:rsidRPr="00A634C5" w:rsidRDefault="00A634C5" w:rsidP="00A634C5">
      <w:pPr>
        <w:autoSpaceDE w:val="0"/>
        <w:autoSpaceDN w:val="0"/>
        <w:adjustRightInd w:val="0"/>
        <w:spacing w:after="0" w:line="240" w:lineRule="auto"/>
        <w:rPr>
          <w:rFonts w:cstheme="minorHAnsi"/>
          <w:color w:val="000000"/>
          <w:sz w:val="20"/>
          <w:szCs w:val="19"/>
        </w:rPr>
      </w:pP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FF"/>
          <w:sz w:val="20"/>
          <w:szCs w:val="19"/>
        </w:rPr>
        <w:t>function</w:t>
      </w:r>
      <w:r w:rsidRPr="00A634C5">
        <w:rPr>
          <w:rFonts w:cstheme="minorHAnsi"/>
          <w:color w:val="000000"/>
          <w:sz w:val="20"/>
          <w:szCs w:val="19"/>
        </w:rPr>
        <w:t xml:space="preserve"> wptp_show_book_image( </w:t>
      </w:r>
      <w:r w:rsidRPr="00A634C5">
        <w:rPr>
          <w:rFonts w:cstheme="minorHAnsi"/>
          <w:color w:val="008B8B"/>
          <w:sz w:val="20"/>
          <w:szCs w:val="19"/>
        </w:rPr>
        <w:t>$book_id</w:t>
      </w:r>
      <w:r w:rsidRPr="00A634C5">
        <w:rPr>
          <w:rFonts w:cstheme="minorHAnsi"/>
          <w:color w:val="000000"/>
          <w:sz w:val="20"/>
          <w:szCs w:val="19"/>
        </w:rPr>
        <w:t xml:space="preserve"> )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    </w:t>
      </w:r>
      <w:r w:rsidRPr="00A634C5">
        <w:rPr>
          <w:rFonts w:cstheme="minorHAnsi"/>
          <w:color w:val="0000FF"/>
          <w:sz w:val="20"/>
          <w:szCs w:val="19"/>
        </w:rPr>
        <w:t>echo</w:t>
      </w:r>
      <w:r w:rsidRPr="00A634C5">
        <w:rPr>
          <w:rFonts w:cstheme="minorHAnsi"/>
          <w:color w:val="000000"/>
          <w:sz w:val="20"/>
          <w:szCs w:val="19"/>
        </w:rPr>
        <w:t xml:space="preserve"> get_the_post_thumbnail( </w:t>
      </w:r>
      <w:r w:rsidRPr="00A634C5">
        <w:rPr>
          <w:rFonts w:cstheme="minorHAnsi"/>
          <w:color w:val="008B8B"/>
          <w:sz w:val="20"/>
          <w:szCs w:val="19"/>
        </w:rPr>
        <w:t>$book_id</w:t>
      </w:r>
      <w:r w:rsidRPr="00A634C5">
        <w:rPr>
          <w:rFonts w:cstheme="minorHAnsi"/>
          <w:color w:val="000000"/>
          <w:sz w:val="20"/>
          <w:szCs w:val="19"/>
        </w:rPr>
        <w:t xml:space="preserve">, </w:t>
      </w:r>
      <w:r w:rsidRPr="00A634C5">
        <w:rPr>
          <w:rFonts w:cstheme="minorHAnsi"/>
          <w:color w:val="A31515"/>
          <w:sz w:val="20"/>
          <w:szCs w:val="19"/>
        </w:rPr>
        <w:t>'thumbnail'</w:t>
      </w:r>
      <w:r w:rsidRPr="00A634C5">
        <w:rPr>
          <w:rFonts w:cstheme="minorHAnsi"/>
          <w:color w:val="000000"/>
          <w:sz w:val="20"/>
          <w:szCs w:val="19"/>
        </w:rPr>
        <w:t xml:space="preserve"> );</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w:t>
      </w:r>
    </w:p>
    <w:p w:rsidR="00A634C5" w:rsidRPr="00A634C5" w:rsidRDefault="00A634C5" w:rsidP="00A634C5">
      <w:pPr>
        <w:autoSpaceDE w:val="0"/>
        <w:autoSpaceDN w:val="0"/>
        <w:adjustRightInd w:val="0"/>
        <w:spacing w:after="0" w:line="240" w:lineRule="auto"/>
        <w:rPr>
          <w:rFonts w:cstheme="minorHAnsi"/>
          <w:color w:val="000000"/>
          <w:sz w:val="20"/>
          <w:szCs w:val="19"/>
        </w:rPr>
      </w:pPr>
      <w:r w:rsidRPr="00A634C5">
        <w:rPr>
          <w:rFonts w:cstheme="minorHAnsi"/>
          <w:color w:val="000000"/>
          <w:sz w:val="20"/>
          <w:szCs w:val="19"/>
        </w:rPr>
        <w:t xml:space="preserve">add_action( </w:t>
      </w:r>
      <w:r w:rsidRPr="00A634C5">
        <w:rPr>
          <w:rFonts w:cstheme="minorHAnsi"/>
          <w:color w:val="A31515"/>
          <w:sz w:val="20"/>
          <w:szCs w:val="19"/>
        </w:rPr>
        <w:t>'wptp_before_book_title'</w:t>
      </w:r>
      <w:r w:rsidRPr="00A634C5">
        <w:rPr>
          <w:rFonts w:cstheme="minorHAnsi"/>
          <w:color w:val="000000"/>
          <w:sz w:val="20"/>
          <w:szCs w:val="19"/>
        </w:rPr>
        <w:t xml:space="preserve">, </w:t>
      </w:r>
      <w:r w:rsidRPr="00A634C5">
        <w:rPr>
          <w:rFonts w:cstheme="minorHAnsi"/>
          <w:color w:val="A31515"/>
          <w:sz w:val="20"/>
          <w:szCs w:val="19"/>
        </w:rPr>
        <w:t>'wptp_show_book_image'</w:t>
      </w:r>
      <w:r w:rsidRPr="00A634C5">
        <w:rPr>
          <w:rFonts w:cstheme="minorHAnsi"/>
          <w:color w:val="000000"/>
          <w:sz w:val="20"/>
          <w:szCs w:val="19"/>
        </w:rPr>
        <w:t xml:space="preserve"> );</w:t>
      </w:r>
    </w:p>
    <w:p w:rsidR="00D87C01" w:rsidRDefault="00D87C01">
      <w:pPr>
        <w:pBdr>
          <w:bottom w:val="single" w:sz="6" w:space="1" w:color="auto"/>
        </w:pBdr>
        <w:rPr>
          <w:rFonts w:cstheme="minorHAnsi"/>
          <w:strike/>
          <w:color w:val="FF0000"/>
          <w:sz w:val="20"/>
          <w:szCs w:val="19"/>
        </w:rPr>
      </w:pPr>
    </w:p>
    <w:p w:rsidR="00E27313" w:rsidRDefault="00E27313">
      <w:pPr>
        <w:rPr>
          <w:rFonts w:cstheme="minorHAnsi"/>
          <w:strike/>
          <w:color w:val="FF0000"/>
          <w:sz w:val="20"/>
          <w:szCs w:val="19"/>
        </w:rPr>
      </w:pPr>
      <w:r>
        <w:rPr>
          <w:rFonts w:cstheme="minorHAnsi"/>
          <w:strike/>
          <w:color w:val="FF0000"/>
          <w:sz w:val="20"/>
          <w:szCs w:val="19"/>
        </w:rPr>
        <w:br w:type="page"/>
      </w:r>
    </w:p>
    <w:p w:rsidR="00E27313" w:rsidRPr="001972A1" w:rsidRDefault="00E27313" w:rsidP="00E27313">
      <w:r w:rsidRPr="001972A1">
        <w:rPr>
          <w:rFonts w:cstheme="minorHAnsi"/>
          <w:color w:val="3A3A3A"/>
          <w:shd w:val="clear" w:color="auto" w:fill="FEFEFE"/>
        </w:rPr>
        <w:lastRenderedPageBreak/>
        <w:t>The key difference between actions and filters is that actions are usually used for executing functions and filters are usually used for manipulating data.</w:t>
      </w:r>
      <w:r>
        <w:br/>
      </w:r>
      <w:r w:rsidRPr="00941643">
        <w:rPr>
          <w:rFonts w:eastAsia="Times New Roman" w:cstheme="minorHAnsi"/>
          <w:color w:val="3A3A3A"/>
        </w:rPr>
        <w:t>For actions there are four main functions:</w:t>
      </w:r>
    </w:p>
    <w:p w:rsidR="00E27313" w:rsidRPr="00941643" w:rsidRDefault="00E27313" w:rsidP="00CF1D63">
      <w:pPr>
        <w:numPr>
          <w:ilvl w:val="0"/>
          <w:numId w:val="13"/>
        </w:numPr>
        <w:shd w:val="clear" w:color="auto" w:fill="FEFEFE"/>
        <w:spacing w:after="100" w:afterAutospacing="1" w:line="240" w:lineRule="auto"/>
        <w:rPr>
          <w:rFonts w:eastAsia="Times New Roman" w:cstheme="minorHAnsi"/>
          <w:color w:val="3A3A3A"/>
        </w:rPr>
      </w:pPr>
      <w:r w:rsidRPr="00941643">
        <w:rPr>
          <w:rFonts w:eastAsia="Times New Roman" w:cstheme="minorHAnsi"/>
          <w:color w:val="3A3A3A"/>
        </w:rPr>
        <w:t>do_action() - this defines a hookable location for actions</w:t>
      </w:r>
    </w:p>
    <w:p w:rsidR="00E27313" w:rsidRPr="00941643" w:rsidRDefault="00E27313" w:rsidP="00CF1D63">
      <w:pPr>
        <w:numPr>
          <w:ilvl w:val="0"/>
          <w:numId w:val="13"/>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add_action() - this attaches a function to a hook created with do_action()</w:t>
      </w:r>
    </w:p>
    <w:p w:rsidR="00E27313" w:rsidRPr="00941643" w:rsidRDefault="00E27313" w:rsidP="00CF1D63">
      <w:pPr>
        <w:numPr>
          <w:ilvl w:val="0"/>
          <w:numId w:val="13"/>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has_action() - this checks to see if an action has been registered with do_action()</w:t>
      </w:r>
    </w:p>
    <w:p w:rsidR="00E27313" w:rsidRPr="00941643" w:rsidRDefault="00E27313" w:rsidP="00CF1D63">
      <w:pPr>
        <w:numPr>
          <w:ilvl w:val="0"/>
          <w:numId w:val="13"/>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remove_action() - this removes an action that was set with add_action()</w:t>
      </w:r>
    </w:p>
    <w:p w:rsidR="00E27313" w:rsidRDefault="00E27313" w:rsidP="00E27313">
      <w:pPr>
        <w:shd w:val="clear" w:color="auto" w:fill="FEFEFE"/>
        <w:spacing w:after="0" w:line="240" w:lineRule="auto"/>
        <w:rPr>
          <w:rFonts w:eastAsia="Times New Roman" w:cstheme="minorHAnsi"/>
          <w:color w:val="3A3A3A"/>
        </w:rPr>
      </w:pPr>
      <w:r w:rsidRPr="00941643">
        <w:rPr>
          <w:rFonts w:eastAsia="Times New Roman" w:cstheme="minorHAnsi"/>
          <w:color w:val="3A3A3A"/>
        </w:rPr>
        <w:t>Of these four, you will use do_action() and add_action() the most.</w:t>
      </w:r>
    </w:p>
    <w:p w:rsidR="00E27313" w:rsidRPr="00941643" w:rsidRDefault="00E27313" w:rsidP="00E27313">
      <w:pPr>
        <w:shd w:val="clear" w:color="auto" w:fill="FEFEFE"/>
        <w:spacing w:after="0" w:line="240" w:lineRule="auto"/>
        <w:rPr>
          <w:rFonts w:eastAsia="Times New Roman" w:cstheme="minorHAnsi"/>
          <w:color w:val="3A3A3A"/>
        </w:rPr>
      </w:pPr>
    </w:p>
    <w:p w:rsidR="00E27313" w:rsidRPr="00941643" w:rsidRDefault="00E27313" w:rsidP="00E27313">
      <w:pPr>
        <w:shd w:val="clear" w:color="auto" w:fill="FEFEFE"/>
        <w:spacing w:after="0" w:line="240" w:lineRule="auto"/>
        <w:rPr>
          <w:rFonts w:eastAsia="Times New Roman" w:cstheme="minorHAnsi"/>
          <w:color w:val="3A3A3A"/>
        </w:rPr>
      </w:pPr>
      <w:r w:rsidRPr="00941643">
        <w:rPr>
          <w:rFonts w:eastAsia="Times New Roman" w:cstheme="minorHAnsi"/>
          <w:color w:val="3A3A3A"/>
        </w:rPr>
        <w:t>For filters there are also four main functions:</w:t>
      </w:r>
    </w:p>
    <w:p w:rsidR="00E27313" w:rsidRPr="00941643" w:rsidRDefault="00E27313" w:rsidP="00CF1D63">
      <w:pPr>
        <w:numPr>
          <w:ilvl w:val="0"/>
          <w:numId w:val="14"/>
        </w:numPr>
        <w:shd w:val="clear" w:color="auto" w:fill="FEFEFE"/>
        <w:spacing w:after="100" w:afterAutospacing="1" w:line="240" w:lineRule="auto"/>
        <w:rPr>
          <w:rFonts w:eastAsia="Times New Roman" w:cstheme="minorHAnsi"/>
          <w:color w:val="3A3A3A"/>
        </w:rPr>
      </w:pPr>
      <w:r w:rsidRPr="00941643">
        <w:rPr>
          <w:rFonts w:eastAsia="Times New Roman" w:cstheme="minorHAnsi"/>
          <w:color w:val="3A3A3A"/>
        </w:rPr>
        <w:t>apply_filters() - this creates a hookable location for custom filters to tie into</w:t>
      </w:r>
    </w:p>
    <w:p w:rsidR="00E27313" w:rsidRPr="00941643" w:rsidRDefault="00E27313" w:rsidP="00CF1D63">
      <w:pPr>
        <w:numPr>
          <w:ilvl w:val="0"/>
          <w:numId w:val="14"/>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add_filter() - this attaches a custom filter to a hook created with apply_filters()</w:t>
      </w:r>
    </w:p>
    <w:p w:rsidR="00E27313" w:rsidRPr="00941643" w:rsidRDefault="00E27313" w:rsidP="00CF1D63">
      <w:pPr>
        <w:numPr>
          <w:ilvl w:val="0"/>
          <w:numId w:val="14"/>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has_filter() - this checks to see if a filter has been registered with apply_filters()</w:t>
      </w:r>
    </w:p>
    <w:p w:rsidR="00E27313" w:rsidRPr="00941643" w:rsidRDefault="00E27313" w:rsidP="00CF1D63">
      <w:pPr>
        <w:numPr>
          <w:ilvl w:val="0"/>
          <w:numId w:val="14"/>
        </w:numPr>
        <w:shd w:val="clear" w:color="auto" w:fill="FEFEFE"/>
        <w:spacing w:before="100" w:beforeAutospacing="1" w:after="100" w:afterAutospacing="1" w:line="240" w:lineRule="auto"/>
        <w:rPr>
          <w:rFonts w:eastAsia="Times New Roman" w:cstheme="minorHAnsi"/>
          <w:color w:val="3A3A3A"/>
        </w:rPr>
      </w:pPr>
      <w:r w:rsidRPr="00941643">
        <w:rPr>
          <w:rFonts w:eastAsia="Times New Roman" w:cstheme="minorHAnsi"/>
          <w:color w:val="3A3A3A"/>
        </w:rPr>
        <w:t>remove_filter() - this removes a filter previously connected to apply_filters()</w:t>
      </w:r>
    </w:p>
    <w:p w:rsidR="00E27313" w:rsidRPr="00941643" w:rsidRDefault="00E27313" w:rsidP="00E27313">
      <w:pPr>
        <w:shd w:val="clear" w:color="auto" w:fill="FEFEFE"/>
        <w:spacing w:after="0" w:line="240" w:lineRule="auto"/>
        <w:rPr>
          <w:rFonts w:eastAsia="Times New Roman" w:cstheme="minorHAnsi"/>
          <w:color w:val="3A3A3A"/>
        </w:rPr>
      </w:pPr>
      <w:r w:rsidRPr="00941643">
        <w:rPr>
          <w:rFonts w:eastAsia="Times New Roman" w:cstheme="minorHAnsi"/>
          <w:color w:val="3A3A3A"/>
        </w:rPr>
        <w:t>As with actions, apply_filters() and add_filter() are the two you will use the most.</w:t>
      </w:r>
    </w:p>
    <w:p w:rsidR="00E27313" w:rsidRDefault="00E27313" w:rsidP="00E27313">
      <w:pPr>
        <w:pBdr>
          <w:bottom w:val="single" w:sz="6" w:space="1" w:color="auto"/>
        </w:pBdr>
        <w:shd w:val="clear" w:color="auto" w:fill="FEFEFE"/>
        <w:spacing w:after="0" w:line="240" w:lineRule="auto"/>
        <w:rPr>
          <w:rFonts w:eastAsia="Times New Roman" w:cstheme="minorHAnsi"/>
          <w:color w:val="3A3A3A"/>
        </w:rPr>
      </w:pPr>
      <w:r w:rsidRPr="00941643">
        <w:rPr>
          <w:rFonts w:eastAsia="Times New Roman" w:cstheme="minorHAnsi"/>
          <w:color w:val="3A3A3A"/>
        </w:rPr>
        <w:t>If you're confused at this point, do not worry, we are going to look at how to actually use these in the next section.</w:t>
      </w:r>
    </w:p>
    <w:p w:rsidR="00E27313" w:rsidRDefault="00E27313" w:rsidP="00E27313">
      <w:pPr>
        <w:shd w:val="clear" w:color="auto" w:fill="FEFEFE"/>
        <w:spacing w:after="0" w:line="240" w:lineRule="auto"/>
        <w:rPr>
          <w:rFonts w:eastAsia="Times New Roman" w:cstheme="minorHAnsi"/>
          <w:i/>
          <w:iCs/>
          <w:color w:val="6C6C6C"/>
        </w:rPr>
      </w:pPr>
    </w:p>
    <w:p w:rsidR="00E27313" w:rsidRPr="001972A1" w:rsidRDefault="00E27313" w:rsidP="00E27313">
      <w:pPr>
        <w:shd w:val="clear" w:color="auto" w:fill="FEFEFE"/>
        <w:spacing w:after="0" w:line="240" w:lineRule="auto"/>
        <w:rPr>
          <w:rFonts w:eastAsia="Times New Roman" w:cstheme="minorHAnsi"/>
          <w:b/>
          <w:i/>
          <w:iCs/>
          <w:color w:val="6C6C6C"/>
          <w:sz w:val="24"/>
          <w:u w:val="single"/>
        </w:rPr>
      </w:pPr>
      <w:r w:rsidRPr="001972A1">
        <w:rPr>
          <w:rFonts w:eastAsia="Times New Roman" w:cstheme="minorHAnsi"/>
          <w:b/>
          <w:i/>
          <w:iCs/>
          <w:color w:val="6C6C6C"/>
          <w:sz w:val="24"/>
          <w:u w:val="single"/>
        </w:rPr>
        <w:t>When do I use which hook?</w:t>
      </w:r>
    </w:p>
    <w:p w:rsidR="00E27313" w:rsidRPr="00424B5B" w:rsidRDefault="00E27313" w:rsidP="00E27313">
      <w:pPr>
        <w:shd w:val="clear" w:color="auto" w:fill="FEFEFE"/>
        <w:spacing w:after="0" w:line="240" w:lineRule="auto"/>
        <w:rPr>
          <w:rFonts w:eastAsia="Times New Roman" w:cstheme="minorHAnsi"/>
          <w:color w:val="3A3A3A"/>
        </w:rPr>
      </w:pPr>
      <w:r w:rsidRPr="00424B5B">
        <w:rPr>
          <w:rFonts w:eastAsia="Times New Roman" w:cstheme="minorHAnsi"/>
          <w:color w:val="3A3A3A"/>
        </w:rPr>
        <w:t>And here's the advice I normally give:</w:t>
      </w:r>
    </w:p>
    <w:p w:rsidR="00E27313" w:rsidRPr="00424B5B" w:rsidRDefault="00E27313" w:rsidP="00CF1D63">
      <w:pPr>
        <w:numPr>
          <w:ilvl w:val="0"/>
          <w:numId w:val="15"/>
        </w:numPr>
        <w:shd w:val="clear" w:color="auto" w:fill="FEFEFE"/>
        <w:spacing w:after="0" w:line="240" w:lineRule="auto"/>
        <w:rPr>
          <w:rFonts w:eastAsia="Times New Roman" w:cstheme="minorHAnsi"/>
          <w:color w:val="3A3A3A"/>
        </w:rPr>
      </w:pPr>
      <w:r w:rsidRPr="00424B5B">
        <w:rPr>
          <w:rFonts w:eastAsia="Times New Roman" w:cstheme="minorHAnsi"/>
          <w:color w:val="3A3A3A"/>
        </w:rPr>
        <w:t>Use actions when you want to add something to the existing page such as stylesheets, JavaScript dependencies, or send an email when an event has happened.</w:t>
      </w:r>
    </w:p>
    <w:p w:rsidR="00E27313" w:rsidRPr="00424B5B" w:rsidRDefault="00E27313" w:rsidP="00CF1D63">
      <w:pPr>
        <w:numPr>
          <w:ilvl w:val="0"/>
          <w:numId w:val="15"/>
        </w:numPr>
        <w:shd w:val="clear" w:color="auto" w:fill="FEFEFE"/>
        <w:spacing w:before="100" w:beforeAutospacing="1" w:after="0" w:line="240" w:lineRule="auto"/>
        <w:rPr>
          <w:rFonts w:eastAsia="Times New Roman" w:cstheme="minorHAnsi"/>
          <w:color w:val="3A3A3A"/>
        </w:rPr>
      </w:pPr>
      <w:r w:rsidRPr="00424B5B">
        <w:rPr>
          <w:rFonts w:eastAsia="Times New Roman" w:cstheme="minorHAnsi"/>
          <w:color w:val="3A3A3A"/>
        </w:rPr>
        <w:t>Use filters when you want to manipulate data coming out of the database prior to going to the browser, or coming from the browser prior to going into the database.</w:t>
      </w:r>
    </w:p>
    <w:p w:rsidR="00E27313" w:rsidRDefault="00E27313" w:rsidP="00E27313">
      <w:pPr>
        <w:pBdr>
          <w:bottom w:val="single" w:sz="6" w:space="1" w:color="auto"/>
        </w:pBdr>
        <w:shd w:val="clear" w:color="auto" w:fill="FEFEFE"/>
        <w:spacing w:after="0" w:line="240" w:lineRule="auto"/>
        <w:rPr>
          <w:rFonts w:eastAsia="Times New Roman" w:cstheme="minorHAnsi"/>
          <w:color w:val="3A3A3A"/>
        </w:rPr>
      </w:pPr>
    </w:p>
    <w:p w:rsidR="00E27313" w:rsidRPr="00146096" w:rsidRDefault="00012147" w:rsidP="00CF1D63">
      <w:pPr>
        <w:numPr>
          <w:ilvl w:val="0"/>
          <w:numId w:val="7"/>
        </w:numPr>
        <w:shd w:val="clear" w:color="auto" w:fill="FFFFFF"/>
        <w:spacing w:before="100" w:beforeAutospacing="1" w:after="100" w:afterAutospacing="1" w:line="240" w:lineRule="auto"/>
        <w:rPr>
          <w:rFonts w:cstheme="minorHAnsi"/>
          <w:color w:val="666666"/>
        </w:rPr>
      </w:pPr>
      <w:hyperlink r:id="rId106" w:tgtFrame="_blank" w:history="1">
        <w:r w:rsidR="00E27313" w:rsidRPr="00146096">
          <w:rPr>
            <w:rFonts w:cstheme="minorHAnsi"/>
            <w:color w:val="22ACDA"/>
          </w:rPr>
          <w:t>add_filter()</w:t>
        </w:r>
      </w:hyperlink>
      <w:r w:rsidR="00E27313" w:rsidRPr="00146096">
        <w:rPr>
          <w:rFonts w:cstheme="minorHAnsi"/>
          <w:color w:val="666666"/>
        </w:rPr>
        <w:t> – used for adding a new custom filter</w:t>
      </w:r>
    </w:p>
    <w:p w:rsidR="00E27313" w:rsidRPr="00146096" w:rsidRDefault="00012147" w:rsidP="00CF1D63">
      <w:pPr>
        <w:numPr>
          <w:ilvl w:val="0"/>
          <w:numId w:val="7"/>
        </w:numPr>
        <w:shd w:val="clear" w:color="auto" w:fill="FFFFFF"/>
        <w:spacing w:before="100" w:beforeAutospacing="1" w:after="100" w:afterAutospacing="1" w:line="240" w:lineRule="auto"/>
        <w:rPr>
          <w:rFonts w:cstheme="minorHAnsi"/>
          <w:color w:val="666666"/>
        </w:rPr>
      </w:pPr>
      <w:hyperlink r:id="rId107" w:tgtFrame="_blank" w:history="1">
        <w:r w:rsidR="00E27313" w:rsidRPr="00146096">
          <w:rPr>
            <w:rFonts w:cstheme="minorHAnsi"/>
            <w:color w:val="22ACDA"/>
          </w:rPr>
          <w:t>remove_filter()</w:t>
        </w:r>
      </w:hyperlink>
      <w:r w:rsidR="00E27313" w:rsidRPr="00146096">
        <w:rPr>
          <w:rFonts w:cstheme="minorHAnsi"/>
          <w:color w:val="666666"/>
        </w:rPr>
        <w:t> – used for removing an already registered filter</w:t>
      </w:r>
    </w:p>
    <w:p w:rsidR="00E27313" w:rsidRPr="00146096" w:rsidRDefault="00012147" w:rsidP="00CF1D63">
      <w:pPr>
        <w:numPr>
          <w:ilvl w:val="0"/>
          <w:numId w:val="7"/>
        </w:numPr>
        <w:shd w:val="clear" w:color="auto" w:fill="FFFFFF"/>
        <w:spacing w:before="100" w:beforeAutospacing="1" w:after="100" w:afterAutospacing="1" w:line="240" w:lineRule="auto"/>
        <w:rPr>
          <w:rFonts w:cstheme="minorHAnsi"/>
          <w:color w:val="666666"/>
        </w:rPr>
      </w:pPr>
      <w:hyperlink r:id="rId108" w:tgtFrame="_blank" w:history="1">
        <w:r w:rsidR="00E27313" w:rsidRPr="00146096">
          <w:rPr>
            <w:rFonts w:cstheme="minorHAnsi"/>
            <w:color w:val="22ACDA"/>
          </w:rPr>
          <w:t>apply_filters()</w:t>
        </w:r>
      </w:hyperlink>
      <w:r w:rsidR="00E27313" w:rsidRPr="00146096">
        <w:rPr>
          <w:rFonts w:cstheme="minorHAnsi"/>
          <w:color w:val="666666"/>
        </w:rPr>
        <w:t> – runs the provided data through the specified filter</w:t>
      </w:r>
    </w:p>
    <w:p w:rsidR="00E27313" w:rsidRPr="00146096" w:rsidRDefault="00012147" w:rsidP="00CF1D63">
      <w:pPr>
        <w:numPr>
          <w:ilvl w:val="0"/>
          <w:numId w:val="7"/>
        </w:numPr>
        <w:shd w:val="clear" w:color="auto" w:fill="FFFFFF"/>
        <w:spacing w:before="100" w:beforeAutospacing="1" w:after="0" w:line="240" w:lineRule="auto"/>
        <w:rPr>
          <w:rFonts w:cstheme="minorHAnsi"/>
          <w:color w:val="666666"/>
        </w:rPr>
      </w:pPr>
      <w:hyperlink r:id="rId109" w:tgtFrame="_blank" w:history="1">
        <w:r w:rsidR="00E27313" w:rsidRPr="00146096">
          <w:rPr>
            <w:rFonts w:cstheme="minorHAnsi"/>
            <w:color w:val="22ACDA"/>
          </w:rPr>
          <w:t>has_filter()</w:t>
        </w:r>
      </w:hyperlink>
      <w:r w:rsidR="00E27313" w:rsidRPr="00146096">
        <w:rPr>
          <w:rFonts w:cstheme="minorHAnsi"/>
          <w:color w:val="666666"/>
        </w:rPr>
        <w:t> – checks whether a specific filter has been registered</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cstheme="minorHAnsi"/>
          <w:strike/>
          <w:color w:val="FF0000"/>
          <w:sz w:val="19"/>
          <w:szCs w:val="19"/>
        </w:rPr>
        <w:br/>
      </w:r>
      <w:r>
        <w:rPr>
          <w:rFonts w:ascii="Consolas" w:hAnsi="Consolas" w:cs="Consolas"/>
          <w:color w:val="0000FF"/>
          <w:sz w:val="19"/>
          <w:szCs w:val="19"/>
        </w:rPr>
        <w:t>function</w:t>
      </w:r>
      <w:r>
        <w:rPr>
          <w:rFonts w:ascii="Consolas" w:hAnsi="Consolas" w:cs="Consolas"/>
          <w:color w:val="000000"/>
          <w:sz w:val="19"/>
          <w:szCs w:val="19"/>
        </w:rPr>
        <w:t xml:space="preserve"> pipp_show_fruits()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$fruits</w:t>
      </w:r>
      <w:r>
        <w:rPr>
          <w:rFonts w:ascii="Consolas" w:hAnsi="Consolas" w:cs="Consolas"/>
          <w:color w:val="000000"/>
          <w:sz w:val="19"/>
          <w:szCs w:val="19"/>
        </w:rPr>
        <w:t xml:space="preserve"> = </w:t>
      </w:r>
      <w:r>
        <w:rPr>
          <w:rFonts w:ascii="Consolas" w:hAnsi="Consolas" w:cs="Consolas"/>
          <w:color w:val="0000FF"/>
          <w:sz w:val="19"/>
          <w:szCs w:val="19"/>
        </w:rPr>
        <w:t>array</w:t>
      </w:r>
      <w:r>
        <w:rPr>
          <w:rFonts w:ascii="Consolas" w:hAnsi="Consolas" w:cs="Consolas"/>
          <w:color w:val="000000"/>
          <w:sz w:val="19"/>
          <w:szCs w:val="19"/>
        </w:rPr>
        <w:t>(</w:t>
      </w:r>
      <w:r>
        <w:rPr>
          <w:rFonts w:ascii="Consolas" w:hAnsi="Consolas" w:cs="Consolas"/>
          <w:color w:val="A31515"/>
          <w:sz w:val="19"/>
          <w:szCs w:val="19"/>
        </w:rPr>
        <w:t>'apples'</w:t>
      </w:r>
      <w:r>
        <w:rPr>
          <w:rFonts w:ascii="Consolas" w:hAnsi="Consolas" w:cs="Consolas"/>
          <w:color w:val="000000"/>
          <w:sz w:val="19"/>
          <w:szCs w:val="19"/>
        </w:rPr>
        <w:t xml:space="preserve">, </w:t>
      </w:r>
      <w:r>
        <w:rPr>
          <w:rFonts w:ascii="Consolas" w:hAnsi="Consolas" w:cs="Consolas"/>
          <w:color w:val="A31515"/>
          <w:sz w:val="19"/>
          <w:szCs w:val="19"/>
        </w:rPr>
        <w:t>'oranges'</w:t>
      </w:r>
      <w:r>
        <w:rPr>
          <w:rFonts w:ascii="Consolas" w:hAnsi="Consolas" w:cs="Consolas"/>
          <w:color w:val="000000"/>
          <w:sz w:val="19"/>
          <w:szCs w:val="19"/>
        </w:rPr>
        <w:t>,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$list</w:t>
      </w:r>
      <w:r>
        <w:rPr>
          <w:rFonts w:ascii="Consolas" w:hAnsi="Consolas" w:cs="Consolas"/>
          <w:color w:val="000000"/>
          <w:sz w:val="19"/>
          <w:szCs w:val="19"/>
        </w:rPr>
        <w:t xml:space="preserve"> = </w:t>
      </w:r>
      <w:r>
        <w:rPr>
          <w:rFonts w:ascii="Consolas" w:hAnsi="Consolas" w:cs="Consolas"/>
          <w:color w:val="A31515"/>
          <w:sz w:val="19"/>
          <w:szCs w:val="19"/>
        </w:rPr>
        <w:t>'&lt;ul&gt;'</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(has_filter(</w:t>
      </w:r>
      <w:r>
        <w:rPr>
          <w:rFonts w:ascii="Consolas" w:hAnsi="Consolas" w:cs="Consolas"/>
          <w:color w:val="A31515"/>
          <w:sz w:val="19"/>
          <w:szCs w:val="19"/>
        </w:rPr>
        <w:t>'pipp_add_fruits'</w:t>
      </w:r>
      <w:r>
        <w:rPr>
          <w:rFonts w:ascii="Consolas" w:hAnsi="Consolas" w:cs="Consolas"/>
          <w:color w:val="000000"/>
          <w:sz w:val="19"/>
          <w:szCs w:val="19"/>
        </w:rPr>
        <w:t>))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B8B"/>
          <w:sz w:val="19"/>
          <w:szCs w:val="19"/>
        </w:rPr>
        <w:t>$fruits</w:t>
      </w:r>
      <w:r>
        <w:rPr>
          <w:rFonts w:ascii="Consolas" w:hAnsi="Consolas" w:cs="Consolas"/>
          <w:color w:val="000000"/>
          <w:sz w:val="19"/>
          <w:szCs w:val="19"/>
        </w:rPr>
        <w:t xml:space="preserve"> = apply_filters(</w:t>
      </w:r>
      <w:r>
        <w:rPr>
          <w:rFonts w:ascii="Consolas" w:hAnsi="Consolas" w:cs="Consolas"/>
          <w:color w:val="A31515"/>
          <w:sz w:val="19"/>
          <w:szCs w:val="19"/>
        </w:rPr>
        <w:t>'pipp_add_fruits'</w:t>
      </w:r>
      <w:r>
        <w:rPr>
          <w:rFonts w:ascii="Consolas" w:hAnsi="Consolas" w:cs="Consolas"/>
          <w:color w:val="000000"/>
          <w:sz w:val="19"/>
          <w:szCs w:val="19"/>
        </w:rPr>
        <w:t xml:space="preserve">, </w:t>
      </w:r>
      <w:r>
        <w:rPr>
          <w:rFonts w:ascii="Consolas" w:hAnsi="Consolas" w:cs="Consolas"/>
          <w:color w:val="008B8B"/>
          <w:sz w:val="19"/>
          <w:szCs w:val="19"/>
        </w:rPr>
        <w:t>$fruits</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8B8B"/>
          <w:sz w:val="19"/>
          <w:szCs w:val="19"/>
        </w:rPr>
        <w:t>$fruits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8B8B"/>
          <w:sz w:val="19"/>
          <w:szCs w:val="19"/>
        </w:rPr>
        <w:t>$fruit</w:t>
      </w:r>
      <w:r>
        <w:rPr>
          <w:rFonts w:ascii="Consolas" w:hAnsi="Consolas" w:cs="Consolas"/>
          <w:color w:val="000000"/>
          <w:sz w:val="19"/>
          <w:szCs w:val="19"/>
        </w:rPr>
        <w:t>)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B8B"/>
          <w:sz w:val="19"/>
          <w:szCs w:val="19"/>
        </w:rPr>
        <w:t>$list</w:t>
      </w:r>
      <w:r>
        <w:rPr>
          <w:rFonts w:ascii="Consolas" w:hAnsi="Consolas" w:cs="Consolas"/>
          <w:color w:val="000000"/>
          <w:sz w:val="19"/>
          <w:szCs w:val="19"/>
        </w:rPr>
        <w:t xml:space="preserve"> .= </w:t>
      </w:r>
      <w:r>
        <w:rPr>
          <w:rFonts w:ascii="Consolas" w:hAnsi="Consolas" w:cs="Consolas"/>
          <w:color w:val="A31515"/>
          <w:sz w:val="19"/>
          <w:szCs w:val="19"/>
        </w:rPr>
        <w:t>'&lt;li&gt;'</w:t>
      </w:r>
      <w:r>
        <w:rPr>
          <w:rFonts w:ascii="Consolas" w:hAnsi="Consolas" w:cs="Consolas"/>
          <w:color w:val="000000"/>
          <w:sz w:val="19"/>
          <w:szCs w:val="19"/>
        </w:rPr>
        <w:t xml:space="preserve"> . </w:t>
      </w:r>
      <w:r>
        <w:rPr>
          <w:rFonts w:ascii="Consolas" w:hAnsi="Consolas" w:cs="Consolas"/>
          <w:color w:val="008B8B"/>
          <w:sz w:val="19"/>
          <w:szCs w:val="19"/>
        </w:rPr>
        <w:t>$fruit</w:t>
      </w:r>
      <w:r>
        <w:rPr>
          <w:rFonts w:ascii="Consolas" w:hAnsi="Consolas" w:cs="Consolas"/>
          <w:color w:val="000000"/>
          <w:sz w:val="19"/>
          <w:szCs w:val="19"/>
        </w:rPr>
        <w:t xml:space="preserve"> . </w:t>
      </w:r>
      <w:r>
        <w:rPr>
          <w:rFonts w:ascii="Consolas" w:hAnsi="Consolas" w:cs="Consolas"/>
          <w:color w:val="A31515"/>
          <w:sz w:val="19"/>
          <w:szCs w:val="19"/>
        </w:rPr>
        <w:t>'&lt;/li&gt;'</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endforeach</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$list</w:t>
      </w:r>
      <w:r>
        <w:rPr>
          <w:rFonts w:ascii="Consolas" w:hAnsi="Consolas" w:cs="Consolas"/>
          <w:color w:val="000000"/>
          <w:sz w:val="19"/>
          <w:szCs w:val="19"/>
        </w:rPr>
        <w:t xml:space="preserve"> .= </w:t>
      </w:r>
      <w:r>
        <w:rPr>
          <w:rFonts w:ascii="Consolas" w:hAnsi="Consolas" w:cs="Consolas"/>
          <w:color w:val="A31515"/>
          <w:sz w:val="19"/>
          <w:szCs w:val="19"/>
        </w:rPr>
        <w:t>'&lt;/ul&gt;'</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B8B"/>
          <w:sz w:val="19"/>
          <w:szCs w:val="19"/>
        </w:rPr>
        <w:t>$list</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pipp_add_extra_fruits(</w:t>
      </w:r>
      <w:r>
        <w:rPr>
          <w:rFonts w:ascii="Consolas" w:hAnsi="Consolas" w:cs="Consolas"/>
          <w:color w:val="008B8B"/>
          <w:sz w:val="19"/>
          <w:szCs w:val="19"/>
        </w:rPr>
        <w:t>$fruits</w:t>
      </w:r>
      <w:r>
        <w:rPr>
          <w:rFonts w:ascii="Consolas" w:hAnsi="Consolas" w:cs="Consolas"/>
          <w:color w:val="000000"/>
          <w:sz w:val="19"/>
          <w:szCs w:val="19"/>
        </w:rPr>
        <w:t>) {</w:t>
      </w:r>
    </w:p>
    <w:p w:rsidR="00E27313" w:rsidRDefault="00E27313" w:rsidP="00E2731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$fruits parameter is an array of all fruits from the pipp_show_fruits() function</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$extra_fruits</w:t>
      </w:r>
      <w:r>
        <w:rPr>
          <w:rFonts w:ascii="Consolas" w:hAnsi="Consolas" w:cs="Consolas"/>
          <w:color w:val="000000"/>
          <w:sz w:val="19"/>
          <w:szCs w:val="19"/>
        </w:rPr>
        <w:t xml:space="preserve"> = </w:t>
      </w:r>
      <w:r>
        <w:rPr>
          <w:rFonts w:ascii="Consolas" w:hAnsi="Consolas" w:cs="Consolas"/>
          <w:color w:val="0000FF"/>
          <w:sz w:val="19"/>
          <w:szCs w:val="19"/>
        </w:rPr>
        <w:t>array</w:t>
      </w:r>
      <w:r>
        <w:rPr>
          <w:rFonts w:ascii="Consolas" w:hAnsi="Consolas" w:cs="Consolas"/>
          <w:color w:val="000000"/>
          <w:sz w:val="19"/>
          <w:szCs w:val="19"/>
        </w:rPr>
        <w:t xml:space="preserve">( </w:t>
      </w:r>
      <w:r>
        <w:rPr>
          <w:rFonts w:ascii="Consolas" w:hAnsi="Consolas" w:cs="Consolas"/>
          <w:color w:val="A31515"/>
          <w:sz w:val="19"/>
          <w:szCs w:val="19"/>
        </w:rPr>
        <w:t>'plums'</w:t>
      </w:r>
      <w:r>
        <w:rPr>
          <w:rFonts w:ascii="Consolas" w:hAnsi="Consolas" w:cs="Consolas"/>
          <w:color w:val="000000"/>
          <w:sz w:val="19"/>
          <w:szCs w:val="19"/>
        </w:rPr>
        <w:t xml:space="preserve">, </w:t>
      </w:r>
      <w:r>
        <w:rPr>
          <w:rFonts w:ascii="Consolas" w:hAnsi="Consolas" w:cs="Consolas"/>
          <w:color w:val="A31515"/>
          <w:sz w:val="19"/>
          <w:szCs w:val="19"/>
        </w:rPr>
        <w:t>'kiwis'</w:t>
      </w:r>
      <w:r>
        <w:rPr>
          <w:rFonts w:ascii="Consolas" w:hAnsi="Consolas" w:cs="Consolas"/>
          <w:color w:val="000000"/>
          <w:sz w:val="19"/>
          <w:szCs w:val="19"/>
        </w:rPr>
        <w:t>, );</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7313" w:rsidRDefault="00E27313" w:rsidP="00E2731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combine the two arrays</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$fruits</w:t>
      </w:r>
      <w:r>
        <w:rPr>
          <w:rFonts w:ascii="Consolas" w:hAnsi="Consolas" w:cs="Consolas"/>
          <w:color w:val="000000"/>
          <w:sz w:val="19"/>
          <w:szCs w:val="19"/>
        </w:rPr>
        <w:t xml:space="preserve"> = array_merge(</w:t>
      </w:r>
      <w:r>
        <w:rPr>
          <w:rFonts w:ascii="Consolas" w:hAnsi="Consolas" w:cs="Consolas"/>
          <w:color w:val="008B8B"/>
          <w:sz w:val="19"/>
          <w:szCs w:val="19"/>
        </w:rPr>
        <w:t>$extra_fruits</w:t>
      </w:r>
      <w:r>
        <w:rPr>
          <w:rFonts w:ascii="Consolas" w:hAnsi="Consolas" w:cs="Consolas"/>
          <w:color w:val="000000"/>
          <w:sz w:val="19"/>
          <w:szCs w:val="19"/>
        </w:rPr>
        <w:t xml:space="preserve">, </w:t>
      </w:r>
      <w:r>
        <w:rPr>
          <w:rFonts w:ascii="Consolas" w:hAnsi="Consolas" w:cs="Consolas"/>
          <w:color w:val="008B8B"/>
          <w:sz w:val="19"/>
          <w:szCs w:val="19"/>
        </w:rPr>
        <w:t>$fruits</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B8B"/>
          <w:sz w:val="19"/>
          <w:szCs w:val="19"/>
        </w:rPr>
        <w:t>$fruits</w:t>
      </w: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7313" w:rsidRDefault="00E27313" w:rsidP="00E273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add_filter(</w:t>
      </w:r>
      <w:r>
        <w:rPr>
          <w:rFonts w:ascii="Consolas" w:hAnsi="Consolas" w:cs="Consolas"/>
          <w:color w:val="A31515"/>
          <w:sz w:val="19"/>
          <w:szCs w:val="19"/>
        </w:rPr>
        <w:t>'pipp_add_fruits'</w:t>
      </w:r>
      <w:r>
        <w:rPr>
          <w:rFonts w:ascii="Consolas" w:hAnsi="Consolas" w:cs="Consolas"/>
          <w:color w:val="000000"/>
          <w:sz w:val="19"/>
          <w:szCs w:val="19"/>
        </w:rPr>
        <w:t xml:space="preserve">, </w:t>
      </w:r>
      <w:r>
        <w:rPr>
          <w:rFonts w:ascii="Consolas" w:hAnsi="Consolas" w:cs="Consolas"/>
          <w:color w:val="A31515"/>
          <w:sz w:val="19"/>
          <w:szCs w:val="19"/>
        </w:rPr>
        <w:t>'pipp_add_extra_fruits'</w:t>
      </w:r>
      <w:r>
        <w:rPr>
          <w:rFonts w:ascii="Consolas" w:hAnsi="Consolas" w:cs="Consolas"/>
          <w:color w:val="000000"/>
          <w:sz w:val="19"/>
          <w:szCs w:val="19"/>
        </w:rPr>
        <w:t>);</w:t>
      </w:r>
    </w:p>
    <w:p w:rsidR="00CD1F25" w:rsidRPr="00A634C5" w:rsidRDefault="00CD1F25" w:rsidP="009B109B">
      <w:pPr>
        <w:spacing w:after="0"/>
        <w:rPr>
          <w:rFonts w:cstheme="minorHAnsi"/>
          <w:strike/>
          <w:color w:val="FF0000"/>
          <w:sz w:val="20"/>
          <w:szCs w:val="19"/>
        </w:rPr>
      </w:pPr>
      <w:r w:rsidRPr="00A634C5">
        <w:rPr>
          <w:rFonts w:cstheme="minorHAnsi"/>
          <w:strike/>
          <w:color w:val="FF0000"/>
          <w:sz w:val="20"/>
          <w:szCs w:val="19"/>
        </w:rPr>
        <w:br w:type="page"/>
      </w:r>
    </w:p>
    <w:p w:rsidR="00B75453" w:rsidRPr="00B75453" w:rsidRDefault="00B75453" w:rsidP="00B900BD">
      <w:pPr>
        <w:jc w:val="center"/>
        <w:rPr>
          <w:rFonts w:cstheme="minorHAnsi"/>
          <w:b/>
          <w:sz w:val="24"/>
          <w:u w:val="single"/>
        </w:rPr>
      </w:pPr>
      <w:r w:rsidRPr="00B75453">
        <w:rPr>
          <w:rFonts w:cstheme="minorHAnsi"/>
          <w:b/>
          <w:sz w:val="24"/>
          <w:u w:val="single"/>
        </w:rPr>
        <w:lastRenderedPageBreak/>
        <w:t>Hook examples</w:t>
      </w:r>
    </w:p>
    <w:p w:rsidR="00B75453" w:rsidRPr="00B75453" w:rsidRDefault="00B75453" w:rsidP="00B900BD">
      <w:pPr>
        <w:ind w:left="360"/>
        <w:rPr>
          <w:rFonts w:cstheme="minorHAnsi"/>
          <w:sz w:val="20"/>
        </w:rPr>
      </w:pPr>
      <w:r w:rsidRPr="00B75453">
        <w:rPr>
          <w:rFonts w:cstheme="minorHAnsi"/>
          <w:sz w:val="20"/>
        </w:rPr>
        <w:t>Capitalize words in the title</w:t>
      </w:r>
    </w:p>
    <w:p w:rsidR="00B75453" w:rsidRPr="00B75453" w:rsidRDefault="00B75453" w:rsidP="00B900BD">
      <w:pPr>
        <w:ind w:left="360"/>
        <w:rPr>
          <w:rFonts w:cstheme="minorHAnsi"/>
          <w:sz w:val="20"/>
        </w:rPr>
      </w:pPr>
      <w:r w:rsidRPr="00B75453">
        <w:rPr>
          <w:rFonts w:cstheme="minorHAnsi"/>
          <w:sz w:val="20"/>
        </w:rPr>
        <w:t>Plugin Code:</w:t>
      </w:r>
    </w:p>
    <w:p w:rsidR="00B75453" w:rsidRPr="00B75453" w:rsidRDefault="00B75453" w:rsidP="00B900BD">
      <w:pPr>
        <w:autoSpaceDE w:val="0"/>
        <w:autoSpaceDN w:val="0"/>
        <w:adjustRightInd w:val="0"/>
        <w:spacing w:after="0" w:line="240" w:lineRule="auto"/>
        <w:ind w:left="36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A31515"/>
          <w:sz w:val="18"/>
          <w:szCs w:val="19"/>
        </w:rPr>
        <w:t>'capitalized_wp_titles_convert'</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36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capitalized_wp_titles_convert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360"/>
        <w:rPr>
          <w:rFonts w:cstheme="minorHAnsi"/>
          <w:color w:val="000000"/>
          <w:sz w:val="18"/>
          <w:szCs w:val="19"/>
        </w:rPr>
      </w:pPr>
      <w:r w:rsidRPr="00B75453">
        <w:rPr>
          <w:rFonts w:cstheme="minorHAnsi"/>
          <w:color w:val="000000"/>
          <w:sz w:val="18"/>
          <w:szCs w:val="19"/>
        </w:rPr>
        <w:t xml:space="preserve">    </w:t>
      </w:r>
      <w:r w:rsidRPr="00B75453">
        <w:rPr>
          <w:rFonts w:cstheme="minorHAnsi"/>
          <w:color w:val="008B8B"/>
          <w:sz w:val="18"/>
          <w:szCs w:val="19"/>
        </w:rPr>
        <w:t>$title</w:t>
      </w:r>
      <w:r w:rsidRPr="00B75453">
        <w:rPr>
          <w:rFonts w:cstheme="minorHAnsi"/>
          <w:color w:val="000000"/>
          <w:sz w:val="18"/>
          <w:szCs w:val="19"/>
        </w:rPr>
        <w:t xml:space="preserve"> = ucwords(</w:t>
      </w:r>
      <w:r w:rsidRPr="00B75453">
        <w:rPr>
          <w:rFonts w:cstheme="minorHAnsi"/>
          <w:color w:val="008B8B"/>
          <w:sz w:val="18"/>
          <w:szCs w:val="19"/>
        </w:rPr>
        <w:t>$title</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36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w:t>
      </w:r>
      <w:r w:rsidRPr="00B75453">
        <w:rPr>
          <w:rFonts w:cstheme="minorHAnsi"/>
          <w:color w:val="008B8B"/>
          <w:sz w:val="18"/>
          <w:szCs w:val="19"/>
        </w:rPr>
        <w:t>$title</w:t>
      </w:r>
      <w:r w:rsidRPr="00B75453">
        <w:rPr>
          <w:rFonts w:cstheme="minorHAnsi"/>
          <w:color w:val="000000"/>
          <w:sz w:val="18"/>
          <w:szCs w:val="19"/>
        </w:rPr>
        <w:t xml:space="preserve">; </w:t>
      </w:r>
    </w:p>
    <w:p w:rsidR="00B75453" w:rsidRPr="00B75453" w:rsidRDefault="00B75453" w:rsidP="00B900BD">
      <w:pPr>
        <w:ind w:left="360"/>
        <w:rPr>
          <w:rFonts w:cstheme="minorHAnsi"/>
          <w:color w:val="000000"/>
          <w:sz w:val="18"/>
          <w:szCs w:val="19"/>
        </w:rPr>
      </w:pPr>
      <w:r w:rsidRPr="00B75453">
        <w:rPr>
          <w:rFonts w:cstheme="minorHAnsi"/>
          <w:color w:val="000000"/>
          <w:sz w:val="18"/>
          <w:szCs w:val="19"/>
        </w:rPr>
        <w:t>}</w:t>
      </w:r>
    </w:p>
    <w:p w:rsidR="00B75453" w:rsidRPr="00B75453" w:rsidRDefault="00B75453" w:rsidP="00B75453">
      <w:pPr>
        <w:rPr>
          <w:rFonts w:cstheme="minorHAnsi"/>
          <w:color w:val="000000"/>
          <w:sz w:val="18"/>
          <w:szCs w:val="19"/>
        </w:rPr>
      </w:pPr>
    </w:p>
    <w:p w:rsidR="00B75453" w:rsidRPr="00B75453" w:rsidRDefault="00B75453" w:rsidP="00B75453">
      <w:pPr>
        <w:rPr>
          <w:rFonts w:cstheme="minorHAnsi"/>
          <w:b/>
          <w:sz w:val="24"/>
          <w:u w:val="single"/>
        </w:rPr>
      </w:pPr>
      <w:r w:rsidRPr="00B75453">
        <w:rPr>
          <w:rFonts w:cstheme="minorHAnsi"/>
          <w:b/>
          <w:sz w:val="24"/>
          <w:u w:val="single"/>
        </w:rPr>
        <w:t>Why are hooks so cool?</w:t>
      </w:r>
    </w:p>
    <w:p w:rsidR="00B75453" w:rsidRPr="00B75453" w:rsidRDefault="00B75453" w:rsidP="00CF1D63">
      <w:pPr>
        <w:pStyle w:val="BalloonText"/>
        <w:numPr>
          <w:ilvl w:val="0"/>
          <w:numId w:val="19"/>
        </w:numPr>
        <w:ind w:left="1080"/>
        <w:rPr>
          <w:rFonts w:cstheme="minorHAnsi"/>
          <w:sz w:val="20"/>
        </w:rPr>
      </w:pPr>
      <w:r w:rsidRPr="00B75453">
        <w:rPr>
          <w:rFonts w:cstheme="minorHAnsi"/>
          <w:sz w:val="20"/>
        </w:rPr>
        <w:t xml:space="preserve">extend anything without breaking it </w:t>
      </w:r>
    </w:p>
    <w:p w:rsidR="00B75453" w:rsidRPr="00B75453" w:rsidRDefault="00B75453" w:rsidP="00CF1D63">
      <w:pPr>
        <w:pStyle w:val="BalloonText"/>
        <w:numPr>
          <w:ilvl w:val="0"/>
          <w:numId w:val="19"/>
        </w:numPr>
        <w:ind w:left="1080"/>
        <w:rPr>
          <w:rFonts w:cstheme="minorHAnsi"/>
          <w:sz w:val="20"/>
        </w:rPr>
      </w:pPr>
      <w:r w:rsidRPr="00B75453">
        <w:rPr>
          <w:rFonts w:cstheme="minorHAnsi"/>
          <w:sz w:val="20"/>
        </w:rPr>
        <w:t xml:space="preserve">faster alternative to options </w:t>
      </w:r>
    </w:p>
    <w:p w:rsidR="00B75453" w:rsidRPr="00B75453" w:rsidRDefault="00B75453" w:rsidP="00CF1D63">
      <w:pPr>
        <w:pStyle w:val="BalloonText"/>
        <w:numPr>
          <w:ilvl w:val="0"/>
          <w:numId w:val="19"/>
        </w:numPr>
        <w:ind w:left="1080"/>
        <w:rPr>
          <w:rFonts w:cstheme="minorHAnsi"/>
          <w:sz w:val="20"/>
        </w:rPr>
      </w:pPr>
      <w:r w:rsidRPr="00B75453">
        <w:rPr>
          <w:rFonts w:cstheme="minorHAnsi"/>
          <w:sz w:val="20"/>
        </w:rPr>
        <w:t>open your plugin to others</w:t>
      </w:r>
    </w:p>
    <w:p w:rsidR="00B75453" w:rsidRPr="00B75453" w:rsidRDefault="00B75453" w:rsidP="00B75453"/>
    <w:p w:rsidR="00B75453" w:rsidRPr="00B75453" w:rsidRDefault="00B75453" w:rsidP="00B75453">
      <w:pPr>
        <w:rPr>
          <w:rFonts w:cstheme="minorHAnsi"/>
          <w:b/>
          <w:sz w:val="24"/>
          <w:u w:val="single"/>
        </w:rPr>
      </w:pPr>
      <w:r w:rsidRPr="00B75453">
        <w:rPr>
          <w:rFonts w:cstheme="minorHAnsi"/>
          <w:b/>
          <w:sz w:val="24"/>
          <w:u w:val="single"/>
        </w:rPr>
        <w:t>HOOKS</w:t>
      </w:r>
    </w:p>
    <w:p w:rsidR="00B75453" w:rsidRPr="00B75453" w:rsidRDefault="00B75453" w:rsidP="00B900BD">
      <w:pPr>
        <w:spacing w:after="0"/>
        <w:ind w:left="360"/>
        <w:rPr>
          <w:rFonts w:cstheme="minorHAnsi"/>
          <w:sz w:val="20"/>
        </w:rPr>
      </w:pPr>
      <w:r w:rsidRPr="00B75453">
        <w:rPr>
          <w:rFonts w:cstheme="minorHAnsi"/>
          <w:sz w:val="20"/>
        </w:rPr>
        <w:t>act</w:t>
      </w:r>
      <w:r>
        <w:rPr>
          <w:rFonts w:cstheme="minorHAnsi"/>
          <w:sz w:val="20"/>
        </w:rPr>
        <w:t>i</w:t>
      </w:r>
      <w:r w:rsidRPr="00B75453">
        <w:rPr>
          <w:rFonts w:cstheme="minorHAnsi"/>
          <w:sz w:val="20"/>
        </w:rPr>
        <w:t>ons   -</w:t>
      </w:r>
      <w:r w:rsidRPr="00B75453">
        <w:rPr>
          <w:rFonts w:cstheme="minorHAnsi"/>
          <w:sz w:val="20"/>
        </w:rPr>
        <w:tab/>
        <w:t>do something e.g. echo</w:t>
      </w:r>
    </w:p>
    <w:p w:rsidR="00B75453" w:rsidRPr="00B75453" w:rsidRDefault="00B75453" w:rsidP="00B900BD">
      <w:pPr>
        <w:spacing w:after="0"/>
        <w:ind w:left="360"/>
        <w:rPr>
          <w:rFonts w:cstheme="minorHAnsi"/>
          <w:sz w:val="20"/>
        </w:rPr>
      </w:pPr>
      <w:r w:rsidRPr="00B75453">
        <w:rPr>
          <w:rFonts w:cstheme="minorHAnsi"/>
          <w:sz w:val="20"/>
        </w:rPr>
        <w:t>f</w:t>
      </w:r>
      <w:r>
        <w:rPr>
          <w:rFonts w:cstheme="minorHAnsi"/>
          <w:sz w:val="20"/>
        </w:rPr>
        <w:t>i</w:t>
      </w:r>
      <w:r w:rsidRPr="00B75453">
        <w:rPr>
          <w:rFonts w:cstheme="minorHAnsi"/>
          <w:sz w:val="20"/>
        </w:rPr>
        <w:t xml:space="preserve">lters  </w:t>
      </w:r>
      <w:r w:rsidRPr="00B75453">
        <w:rPr>
          <w:rFonts w:cstheme="minorHAnsi"/>
          <w:sz w:val="20"/>
        </w:rPr>
        <w:tab/>
        <w:t>-</w:t>
      </w:r>
      <w:r w:rsidRPr="00B75453">
        <w:rPr>
          <w:rFonts w:cstheme="minorHAnsi"/>
          <w:sz w:val="20"/>
        </w:rPr>
        <w:tab/>
        <w:t>manipulate a value</w:t>
      </w:r>
    </w:p>
    <w:p w:rsidR="00B75453" w:rsidRPr="00B75453" w:rsidRDefault="00B75453" w:rsidP="00B75453">
      <w:pPr>
        <w:spacing w:after="0"/>
        <w:rPr>
          <w:rFonts w:cstheme="minorHAnsi"/>
          <w:b/>
          <w:sz w:val="24"/>
          <w:u w:val="single"/>
        </w:rPr>
      </w:pPr>
    </w:p>
    <w:p w:rsidR="00B75453" w:rsidRPr="00B75453" w:rsidRDefault="00B75453" w:rsidP="00B75453">
      <w:pPr>
        <w:rPr>
          <w:rFonts w:cstheme="minorHAnsi"/>
          <w:b/>
          <w:sz w:val="24"/>
          <w:u w:val="single"/>
        </w:rPr>
      </w:pPr>
      <w:r w:rsidRPr="00B75453">
        <w:rPr>
          <w:rFonts w:cstheme="minorHAnsi"/>
          <w:b/>
          <w:sz w:val="24"/>
          <w:u w:val="single"/>
        </w:rPr>
        <w:t>Elements of a hook routine</w:t>
      </w:r>
    </w:p>
    <w:p w:rsidR="00B75453" w:rsidRPr="00B75453" w:rsidRDefault="00B75453" w:rsidP="00CF1D63">
      <w:pPr>
        <w:pStyle w:val="BalloonText"/>
        <w:numPr>
          <w:ilvl w:val="0"/>
          <w:numId w:val="21"/>
        </w:numPr>
        <w:ind w:left="1260"/>
        <w:rPr>
          <w:rFonts w:cstheme="minorHAnsi"/>
          <w:sz w:val="20"/>
        </w:rPr>
      </w:pPr>
      <w:r w:rsidRPr="00B75453">
        <w:rPr>
          <w:rFonts w:cstheme="minorHAnsi"/>
          <w:sz w:val="20"/>
        </w:rPr>
        <w:t>Hook (noun)</w:t>
      </w:r>
      <w:r w:rsidRPr="00B75453">
        <w:rPr>
          <w:rFonts w:cstheme="minorHAnsi"/>
          <w:sz w:val="20"/>
        </w:rPr>
        <w:tab/>
        <w:t>-</w:t>
      </w:r>
      <w:r w:rsidRPr="00B75453">
        <w:rPr>
          <w:rFonts w:cstheme="minorHAnsi"/>
          <w:sz w:val="20"/>
        </w:rPr>
        <w:tab/>
        <w:t>when</w:t>
      </w:r>
    </w:p>
    <w:p w:rsidR="00B75453" w:rsidRPr="00B75453" w:rsidRDefault="00B75453" w:rsidP="00CF1D63">
      <w:pPr>
        <w:pStyle w:val="BalloonText"/>
        <w:numPr>
          <w:ilvl w:val="0"/>
          <w:numId w:val="21"/>
        </w:numPr>
        <w:ind w:left="1260"/>
        <w:rPr>
          <w:rFonts w:cstheme="minorHAnsi"/>
          <w:sz w:val="20"/>
        </w:rPr>
      </w:pPr>
      <w:r w:rsidRPr="00B75453">
        <w:rPr>
          <w:rFonts w:cstheme="minorHAnsi"/>
          <w:sz w:val="20"/>
        </w:rPr>
        <w:t xml:space="preserve">Acton / Filter function </w:t>
      </w:r>
      <w:r w:rsidRPr="00B75453">
        <w:rPr>
          <w:rFonts w:cstheme="minorHAnsi"/>
          <w:sz w:val="20"/>
        </w:rPr>
        <w:tab/>
        <w:t>-</w:t>
      </w:r>
      <w:r w:rsidRPr="00B75453">
        <w:rPr>
          <w:rFonts w:cstheme="minorHAnsi"/>
          <w:sz w:val="20"/>
        </w:rPr>
        <w:tab/>
        <w:t>what</w:t>
      </w:r>
    </w:p>
    <w:p w:rsidR="00B75453" w:rsidRPr="00B75453" w:rsidRDefault="00B75453" w:rsidP="00CF1D63">
      <w:pPr>
        <w:pStyle w:val="BalloonText"/>
        <w:numPr>
          <w:ilvl w:val="0"/>
          <w:numId w:val="21"/>
        </w:numPr>
        <w:ind w:left="1260"/>
        <w:rPr>
          <w:rFonts w:cstheme="minorHAnsi"/>
          <w:sz w:val="20"/>
        </w:rPr>
      </w:pPr>
      <w:r w:rsidRPr="00B75453">
        <w:rPr>
          <w:rFonts w:cstheme="minorHAnsi"/>
          <w:sz w:val="20"/>
        </w:rPr>
        <w:t xml:space="preserve">hook (verb) </w:t>
      </w:r>
      <w:r w:rsidRPr="00B75453">
        <w:rPr>
          <w:rFonts w:cstheme="minorHAnsi"/>
          <w:sz w:val="20"/>
        </w:rPr>
        <w:tab/>
        <w:t>-</w:t>
      </w:r>
      <w:r w:rsidRPr="00B75453">
        <w:rPr>
          <w:rFonts w:cstheme="minorHAnsi"/>
          <w:sz w:val="20"/>
        </w:rPr>
        <w:tab/>
        <w:t>connection ( hooked )</w:t>
      </w:r>
    </w:p>
    <w:p w:rsidR="00B75453" w:rsidRPr="00B75453" w:rsidRDefault="00B75453" w:rsidP="00B900BD">
      <w:pPr>
        <w:spacing w:after="0"/>
        <w:ind w:left="1260"/>
        <w:rPr>
          <w:rFonts w:cstheme="minorHAnsi"/>
          <w:sz w:val="20"/>
        </w:rPr>
      </w:pPr>
    </w:p>
    <w:p w:rsidR="00B75453" w:rsidRPr="00B75453" w:rsidRDefault="00B75453" w:rsidP="00B900BD">
      <w:pPr>
        <w:spacing w:after="0"/>
        <w:ind w:left="1260"/>
        <w:rPr>
          <w:rFonts w:cstheme="minorHAnsi"/>
          <w:i/>
          <w:sz w:val="20"/>
        </w:rPr>
      </w:pPr>
      <w:r w:rsidRPr="00B75453">
        <w:rPr>
          <w:rFonts w:cstheme="minorHAnsi"/>
          <w:i/>
          <w:sz w:val="20"/>
        </w:rPr>
        <w:t>! Acton/filter functions can be hooked to an action/filter hook</w:t>
      </w:r>
    </w:p>
    <w:p w:rsidR="00B75453" w:rsidRPr="00B75453" w:rsidRDefault="00B75453" w:rsidP="00B75453">
      <w:pPr>
        <w:rPr>
          <w:rFonts w:cstheme="minorHAnsi"/>
          <w:sz w:val="20"/>
        </w:rPr>
      </w:pPr>
    </w:p>
    <w:p w:rsidR="00B75453" w:rsidRPr="00B75453" w:rsidRDefault="00B75453" w:rsidP="00B75453">
      <w:pPr>
        <w:rPr>
          <w:rFonts w:cstheme="minorHAnsi"/>
          <w:b/>
          <w:sz w:val="24"/>
          <w:u w:val="single"/>
        </w:rPr>
      </w:pPr>
      <w:r w:rsidRPr="00B75453">
        <w:rPr>
          <w:rFonts w:cstheme="minorHAnsi"/>
          <w:b/>
          <w:sz w:val="24"/>
          <w:u w:val="single"/>
        </w:rPr>
        <w:t>Acton routine functions</w:t>
      </w:r>
    </w:p>
    <w:p w:rsidR="00B75453" w:rsidRPr="00B75453" w:rsidRDefault="00B75453" w:rsidP="00B900BD">
      <w:pPr>
        <w:autoSpaceDE w:val="0"/>
        <w:autoSpaceDN w:val="0"/>
        <w:adjustRightInd w:val="0"/>
        <w:spacing w:after="0" w:line="240" w:lineRule="auto"/>
        <w:ind w:left="45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'genesis_site_title'</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45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logo_before_title( ){}</w:t>
      </w:r>
    </w:p>
    <w:p w:rsidR="00B75453" w:rsidRPr="00B75453" w:rsidRDefault="00B75453" w:rsidP="00B900BD">
      <w:pPr>
        <w:autoSpaceDE w:val="0"/>
        <w:autoSpaceDN w:val="0"/>
        <w:adjustRightInd w:val="0"/>
        <w:spacing w:after="0" w:line="240" w:lineRule="auto"/>
        <w:ind w:left="450"/>
        <w:rPr>
          <w:rFonts w:cstheme="minorHAnsi"/>
          <w:color w:val="000000"/>
          <w:sz w:val="18"/>
          <w:szCs w:val="19"/>
        </w:rPr>
      </w:pPr>
    </w:p>
    <w:p w:rsidR="00B75453" w:rsidRPr="00B75453" w:rsidRDefault="00B75453" w:rsidP="00B900BD">
      <w:pPr>
        <w:ind w:left="45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'genesis_site_title'</w:t>
      </w:r>
      <w:r w:rsidRPr="00B75453">
        <w:rPr>
          <w:rFonts w:cstheme="minorHAnsi"/>
          <w:color w:val="000000"/>
          <w:sz w:val="18"/>
          <w:szCs w:val="19"/>
        </w:rPr>
        <w:t xml:space="preserve">, </w:t>
      </w:r>
      <w:r w:rsidRPr="00B75453">
        <w:rPr>
          <w:rFonts w:cstheme="minorHAnsi"/>
          <w:color w:val="A31515"/>
          <w:sz w:val="18"/>
          <w:szCs w:val="19"/>
        </w:rPr>
        <w:t>'logo_before_title'</w:t>
      </w:r>
      <w:r w:rsidRPr="00B75453">
        <w:rPr>
          <w:rFonts w:cstheme="minorHAnsi"/>
          <w:color w:val="000000"/>
          <w:sz w:val="18"/>
          <w:szCs w:val="19"/>
        </w:rPr>
        <w:t>, 10, 1 );</w:t>
      </w:r>
    </w:p>
    <w:p w:rsidR="00B75453" w:rsidRPr="00B75453" w:rsidRDefault="00B75453" w:rsidP="00B75453">
      <w:pPr>
        <w:rPr>
          <w:rFonts w:cstheme="minorHAnsi"/>
          <w:b/>
          <w:sz w:val="24"/>
          <w:u w:val="single"/>
        </w:rPr>
      </w:pPr>
      <w:r w:rsidRPr="00B75453">
        <w:rPr>
          <w:rFonts w:cstheme="minorHAnsi"/>
          <w:b/>
          <w:sz w:val="24"/>
          <w:u w:val="single"/>
        </w:rPr>
        <w:t>wp_head action</w:t>
      </w:r>
    </w:p>
    <w:p w:rsidR="00B75453" w:rsidRPr="00B75453" w:rsidRDefault="00B75453" w:rsidP="00B900BD">
      <w:pPr>
        <w:autoSpaceDE w:val="0"/>
        <w:autoSpaceDN w:val="0"/>
        <w:adjustRightInd w:val="0"/>
        <w:spacing w:after="0" w:line="240" w:lineRule="auto"/>
        <w:ind w:left="450"/>
        <w:rPr>
          <w:rFonts w:cstheme="minorHAnsi"/>
          <w:color w:val="000000"/>
          <w:sz w:val="18"/>
          <w:szCs w:val="19"/>
        </w:rPr>
      </w:pPr>
      <w:r w:rsidRPr="00B75453">
        <w:rPr>
          <w:rFonts w:cstheme="minorHAnsi"/>
          <w:color w:val="0000FF"/>
          <w:sz w:val="18"/>
          <w:szCs w:val="19"/>
        </w:rPr>
        <w:t>&lt;</w:t>
      </w:r>
      <w:r w:rsidRPr="00B75453">
        <w:rPr>
          <w:rFonts w:cstheme="minorHAnsi"/>
          <w:color w:val="800000"/>
          <w:sz w:val="18"/>
          <w:szCs w:val="19"/>
        </w:rPr>
        <w:t>html</w:t>
      </w:r>
      <w:r w:rsidRPr="00B75453">
        <w:rPr>
          <w:rFonts w:cstheme="minorHAnsi"/>
          <w:color w:val="000000"/>
          <w:sz w:val="18"/>
          <w:szCs w:val="19"/>
        </w:rPr>
        <w:t xml:space="preserve"> </w:t>
      </w:r>
      <w:r w:rsidRPr="00B75453">
        <w:rPr>
          <w:rFonts w:cstheme="minorHAnsi"/>
          <w:color w:val="000000"/>
          <w:sz w:val="18"/>
          <w:szCs w:val="19"/>
          <w:highlight w:val="yellow"/>
        </w:rPr>
        <w:t>&lt;?php</w:t>
      </w:r>
      <w:r w:rsidRPr="00B75453">
        <w:rPr>
          <w:rFonts w:cstheme="minorHAnsi"/>
          <w:color w:val="000000"/>
          <w:sz w:val="18"/>
          <w:szCs w:val="19"/>
        </w:rPr>
        <w:t xml:space="preserve"> language_attributes(); </w:t>
      </w:r>
      <w:r w:rsidRPr="00B75453">
        <w:rPr>
          <w:rFonts w:cstheme="minorHAnsi"/>
          <w:color w:val="000000"/>
          <w:sz w:val="18"/>
          <w:szCs w:val="19"/>
          <w:highlight w:val="yellow"/>
        </w:rPr>
        <w:t>?&gt;</w:t>
      </w:r>
      <w:r w:rsidRPr="00B75453">
        <w:rPr>
          <w:rFonts w:cstheme="minorHAnsi"/>
          <w:color w:val="000000"/>
          <w:sz w:val="18"/>
          <w:szCs w:val="19"/>
        </w:rPr>
        <w:t xml:space="preserve">&gt; </w:t>
      </w:r>
    </w:p>
    <w:p w:rsidR="00B75453" w:rsidRPr="00B75453" w:rsidRDefault="00B75453" w:rsidP="00B900BD">
      <w:pPr>
        <w:autoSpaceDE w:val="0"/>
        <w:autoSpaceDN w:val="0"/>
        <w:adjustRightInd w:val="0"/>
        <w:spacing w:after="0" w:line="240" w:lineRule="auto"/>
        <w:ind w:left="450"/>
        <w:rPr>
          <w:rFonts w:cstheme="minorHAnsi"/>
          <w:color w:val="000000"/>
          <w:sz w:val="18"/>
          <w:szCs w:val="19"/>
          <w:highlight w:val="yellow"/>
        </w:rPr>
      </w:pPr>
      <w:r w:rsidRPr="00B75453">
        <w:rPr>
          <w:rFonts w:cstheme="minorHAnsi"/>
          <w:color w:val="0000FF"/>
          <w:sz w:val="18"/>
          <w:szCs w:val="19"/>
        </w:rPr>
        <w:t>&lt;</w:t>
      </w:r>
      <w:r w:rsidRPr="00B75453">
        <w:rPr>
          <w:rFonts w:cstheme="minorHAnsi"/>
          <w:color w:val="800000"/>
          <w:sz w:val="18"/>
          <w:szCs w:val="19"/>
        </w:rPr>
        <w:t>head</w:t>
      </w:r>
      <w:r w:rsidRPr="00B75453">
        <w:rPr>
          <w:rFonts w:cstheme="minorHAnsi"/>
          <w:color w:val="0000FF"/>
          <w:sz w:val="18"/>
          <w:szCs w:val="19"/>
        </w:rPr>
        <w:t>&gt;</w:t>
      </w:r>
      <w:r w:rsidRPr="00B75453">
        <w:rPr>
          <w:rFonts w:cstheme="minorHAnsi"/>
          <w:color w:val="000000"/>
          <w:sz w:val="18"/>
          <w:szCs w:val="19"/>
        </w:rPr>
        <w:t xml:space="preserve"> … </w:t>
      </w:r>
      <w:r w:rsidRPr="00B75453">
        <w:rPr>
          <w:rFonts w:cstheme="minorHAnsi"/>
          <w:color w:val="000000"/>
          <w:sz w:val="18"/>
          <w:szCs w:val="19"/>
          <w:highlight w:val="yellow"/>
        </w:rPr>
        <w:t>&lt;?php</w:t>
      </w:r>
      <w:r w:rsidRPr="00B75453">
        <w:rPr>
          <w:rFonts w:cstheme="minorHAnsi"/>
          <w:color w:val="000000"/>
          <w:sz w:val="18"/>
          <w:szCs w:val="19"/>
        </w:rPr>
        <w:t xml:space="preserve"> wp_head(); </w:t>
      </w:r>
      <w:r w:rsidRPr="00B75453">
        <w:rPr>
          <w:rFonts w:cstheme="minorHAnsi"/>
          <w:color w:val="000000"/>
          <w:sz w:val="18"/>
          <w:szCs w:val="19"/>
          <w:highlight w:val="yellow"/>
        </w:rPr>
        <w:t>?&gt;</w:t>
      </w:r>
      <w:r w:rsidRPr="00B75453">
        <w:rPr>
          <w:rFonts w:cstheme="minorHAnsi"/>
          <w:color w:val="000000"/>
          <w:sz w:val="18"/>
          <w:szCs w:val="19"/>
        </w:rPr>
        <w:t xml:space="preserve"> </w:t>
      </w:r>
      <w:r w:rsidRPr="00B75453">
        <w:rPr>
          <w:rFonts w:cstheme="minorHAnsi"/>
          <w:color w:val="0000FF"/>
          <w:sz w:val="18"/>
          <w:szCs w:val="19"/>
        </w:rPr>
        <w:t>&lt;/</w:t>
      </w:r>
      <w:r w:rsidRPr="00B75453">
        <w:rPr>
          <w:rFonts w:cstheme="minorHAnsi"/>
          <w:color w:val="800000"/>
          <w:sz w:val="18"/>
          <w:szCs w:val="19"/>
        </w:rPr>
        <w:t>head</w:t>
      </w:r>
      <w:r w:rsidRPr="00B75453">
        <w:rPr>
          <w:rFonts w:cstheme="minorHAnsi"/>
          <w:color w:val="0000FF"/>
          <w:sz w:val="18"/>
          <w:szCs w:val="19"/>
        </w:rPr>
        <w:t>&gt;</w:t>
      </w:r>
      <w:r w:rsidRPr="00B75453">
        <w:rPr>
          <w:rFonts w:cstheme="minorHAnsi"/>
          <w:color w:val="000000"/>
          <w:sz w:val="18"/>
          <w:szCs w:val="19"/>
        </w:rPr>
        <w:t xml:space="preserve"> </w:t>
      </w:r>
    </w:p>
    <w:p w:rsidR="00B75453" w:rsidRPr="00B75453" w:rsidRDefault="00B75453" w:rsidP="00B900BD">
      <w:pPr>
        <w:ind w:left="45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wp_head() { </w:t>
      </w:r>
      <w:r w:rsidRPr="00B75453">
        <w:rPr>
          <w:rFonts w:cstheme="minorHAnsi"/>
          <w:color w:val="008000"/>
          <w:sz w:val="18"/>
          <w:szCs w:val="19"/>
        </w:rPr>
        <w:t>/* … do_action( 'wp_head' ); */</w:t>
      </w:r>
      <w:r w:rsidRPr="00B75453">
        <w:rPr>
          <w:rFonts w:cstheme="minorHAnsi"/>
          <w:color w:val="000000"/>
          <w:sz w:val="18"/>
          <w:szCs w:val="19"/>
        </w:rPr>
        <w:t xml:space="preserve"> }</w:t>
      </w:r>
    </w:p>
    <w:p w:rsidR="00B75453" w:rsidRPr="00B75453" w:rsidRDefault="00B75453" w:rsidP="00B75453">
      <w:pPr>
        <w:rPr>
          <w:rFonts w:cstheme="minorHAnsi"/>
          <w:b/>
          <w:sz w:val="24"/>
          <w:u w:val="single"/>
        </w:rPr>
      </w:pPr>
      <w:r w:rsidRPr="00B75453">
        <w:rPr>
          <w:rFonts w:cstheme="minorHAnsi"/>
          <w:b/>
          <w:sz w:val="24"/>
          <w:u w:val="single"/>
        </w:rPr>
        <w:t>wp_head action in Core</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'_wp_render_title_tag'</w:t>
      </w:r>
      <w:r w:rsidRPr="00B75453">
        <w:rPr>
          <w:rFonts w:cstheme="minorHAnsi"/>
          <w:color w:val="000000"/>
          <w:sz w:val="18"/>
          <w:szCs w:val="19"/>
        </w:rPr>
        <w:t xml:space="preserve">, 1 );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'wp_enqueue_scripts'</w:t>
      </w:r>
      <w:r w:rsidRPr="00B75453">
        <w:rPr>
          <w:rFonts w:cstheme="minorHAnsi"/>
          <w:color w:val="000000"/>
          <w:sz w:val="18"/>
          <w:szCs w:val="19"/>
        </w:rPr>
        <w:t xml:space="preserve">, 1 );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'locale_stylesheet'</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'noindex'</w:t>
      </w:r>
      <w:r w:rsidRPr="00B75453">
        <w:rPr>
          <w:rFonts w:cstheme="minorHAnsi"/>
          <w:color w:val="000000"/>
          <w:sz w:val="18"/>
          <w:szCs w:val="19"/>
        </w:rPr>
        <w:t xml:space="preserve">, 1 );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'print_emoji_detection_script'</w:t>
      </w:r>
      <w:r w:rsidRPr="00B75453">
        <w:rPr>
          <w:rFonts w:cstheme="minorHAnsi"/>
          <w:color w:val="000000"/>
          <w:sz w:val="18"/>
          <w:szCs w:val="19"/>
        </w:rPr>
        <w:t xml:space="preserve">, 7 );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'wp_print_styles'</w:t>
      </w:r>
      <w:r w:rsidRPr="00B75453">
        <w:rPr>
          <w:rFonts w:cstheme="minorHAnsi"/>
          <w:color w:val="000000"/>
          <w:sz w:val="18"/>
          <w:szCs w:val="19"/>
        </w:rPr>
        <w:t xml:space="preserve">, 8 );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'wp_print_head_scripts'</w:t>
      </w:r>
      <w:r w:rsidRPr="00B75453">
        <w:rPr>
          <w:rFonts w:cstheme="minorHAnsi"/>
          <w:color w:val="000000"/>
          <w:sz w:val="18"/>
          <w:szCs w:val="19"/>
        </w:rPr>
        <w:t xml:space="preserve">, 9 );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'wp_generator'</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'rel_canonical'</w:t>
      </w:r>
      <w:r w:rsidRPr="00B75453">
        <w:rPr>
          <w:rFonts w:cstheme="minorHAnsi"/>
          <w:color w:val="000000"/>
          <w:sz w:val="18"/>
          <w:szCs w:val="19"/>
        </w:rPr>
        <w:t xml:space="preserve"> ); </w:t>
      </w:r>
    </w:p>
    <w:p w:rsidR="00B75453" w:rsidRPr="00B75453" w:rsidRDefault="00B75453" w:rsidP="00B900BD">
      <w:pPr>
        <w:ind w:left="54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'wp_site_icon'</w:t>
      </w:r>
      <w:r w:rsidRPr="00B75453">
        <w:rPr>
          <w:rFonts w:cstheme="minorHAnsi"/>
          <w:color w:val="000000"/>
          <w:sz w:val="18"/>
          <w:szCs w:val="19"/>
        </w:rPr>
        <w:t>, 99 );</w:t>
      </w:r>
    </w:p>
    <w:p w:rsidR="000C6C9D" w:rsidRDefault="000C6C9D" w:rsidP="00B900BD">
      <w:pPr>
        <w:rPr>
          <w:rFonts w:cstheme="minorHAnsi"/>
          <w:b/>
          <w:sz w:val="24"/>
          <w:u w:val="single"/>
        </w:rPr>
      </w:pPr>
    </w:p>
    <w:p w:rsidR="00B75453" w:rsidRPr="00B75453" w:rsidRDefault="00B75453" w:rsidP="00B900BD">
      <w:pPr>
        <w:rPr>
          <w:rFonts w:cstheme="minorHAnsi"/>
          <w:sz w:val="24"/>
        </w:rPr>
      </w:pPr>
      <w:r w:rsidRPr="00B75453">
        <w:rPr>
          <w:rFonts w:cstheme="minorHAnsi"/>
          <w:b/>
          <w:sz w:val="24"/>
          <w:u w:val="single"/>
        </w:rPr>
        <w:lastRenderedPageBreak/>
        <w:t>Filter routine functions</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8B8B"/>
          <w:sz w:val="18"/>
          <w:szCs w:val="19"/>
        </w:rPr>
        <w:t>$title</w:t>
      </w:r>
      <w:r w:rsidRPr="00B75453">
        <w:rPr>
          <w:rFonts w:cstheme="minorHAnsi"/>
          <w:color w:val="000000"/>
          <w:sz w:val="18"/>
          <w:szCs w:val="19"/>
        </w:rPr>
        <w:t xml:space="preserve"> = apply_filters(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capitalize_title(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ucwords(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A31515"/>
          <w:sz w:val="18"/>
          <w:szCs w:val="19"/>
        </w:rPr>
        <w:t>'capitalize_title'</w:t>
      </w:r>
      <w:r w:rsidRPr="00B75453">
        <w:rPr>
          <w:rFonts w:cstheme="minorHAnsi"/>
          <w:color w:val="000000"/>
          <w:sz w:val="18"/>
          <w:szCs w:val="19"/>
        </w:rPr>
        <w:t>, 10, 1 );</w:t>
      </w:r>
    </w:p>
    <w:p w:rsidR="00B75453" w:rsidRPr="00B75453" w:rsidRDefault="00B75453" w:rsidP="00B900BD">
      <w:pPr>
        <w:ind w:left="720"/>
        <w:rPr>
          <w:rFonts w:cstheme="minorHAnsi"/>
          <w:color w:val="000000"/>
          <w:sz w:val="18"/>
          <w:szCs w:val="19"/>
        </w:rPr>
      </w:pPr>
    </w:p>
    <w:p w:rsidR="00B75453" w:rsidRPr="00B75453" w:rsidRDefault="00B75453" w:rsidP="00B900BD">
      <w:pPr>
        <w:rPr>
          <w:rFonts w:cstheme="minorHAnsi"/>
          <w:b/>
          <w:sz w:val="24"/>
          <w:u w:val="single"/>
        </w:rPr>
      </w:pPr>
      <w:r w:rsidRPr="00B75453">
        <w:rPr>
          <w:rFonts w:cstheme="minorHAnsi"/>
          <w:b/>
          <w:sz w:val="24"/>
          <w:u w:val="single"/>
        </w:rPr>
        <w:t>the_content  filter</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the_content();</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the_content( </w:t>
      </w:r>
      <w:r w:rsidRPr="00B75453">
        <w:rPr>
          <w:rFonts w:cstheme="minorHAnsi"/>
          <w:color w:val="008B8B"/>
          <w:sz w:val="18"/>
          <w:szCs w:val="19"/>
        </w:rPr>
        <w:t>$more_link_text</w:t>
      </w:r>
      <w:r w:rsidRPr="00B75453">
        <w:rPr>
          <w:rFonts w:cstheme="minorHAnsi"/>
          <w:color w:val="000000"/>
          <w:sz w:val="18"/>
          <w:szCs w:val="19"/>
        </w:rPr>
        <w:t xml:space="preserve"> = </w:t>
      </w:r>
      <w:r w:rsidRPr="00B75453">
        <w:rPr>
          <w:rFonts w:cstheme="minorHAnsi"/>
          <w:color w:val="0000FF"/>
          <w:sz w:val="18"/>
          <w:szCs w:val="19"/>
        </w:rPr>
        <w:t>null</w:t>
      </w:r>
      <w:r w:rsidRPr="00B75453">
        <w:rPr>
          <w:rFonts w:cstheme="minorHAnsi"/>
          <w:color w:val="000000"/>
          <w:sz w:val="18"/>
          <w:szCs w:val="19"/>
        </w:rPr>
        <w:t xml:space="preserve">, </w:t>
      </w:r>
      <w:r w:rsidRPr="00B75453">
        <w:rPr>
          <w:rFonts w:cstheme="minorHAnsi"/>
          <w:color w:val="008B8B"/>
          <w:sz w:val="18"/>
          <w:szCs w:val="19"/>
        </w:rPr>
        <w:t>$strip_teaser</w:t>
      </w:r>
      <w:r w:rsidRPr="00B75453">
        <w:rPr>
          <w:rFonts w:cstheme="minorHAnsi"/>
          <w:color w:val="000000"/>
          <w:sz w:val="18"/>
          <w:szCs w:val="19"/>
        </w:rPr>
        <w:t xml:space="preserve"> = </w:t>
      </w:r>
      <w:r w:rsidRPr="00B75453">
        <w:rPr>
          <w:rFonts w:cstheme="minorHAnsi"/>
          <w:color w:val="0000FF"/>
          <w:sz w:val="18"/>
          <w:szCs w:val="19"/>
        </w:rPr>
        <w:t>false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 xml:space="preserve"> = get_the_content( </w:t>
      </w:r>
      <w:r w:rsidRPr="00B75453">
        <w:rPr>
          <w:rFonts w:cstheme="minorHAnsi"/>
          <w:color w:val="008B8B"/>
          <w:sz w:val="18"/>
          <w:szCs w:val="19"/>
        </w:rPr>
        <w:t>$more_link_text</w:t>
      </w:r>
      <w:r w:rsidRPr="00B75453">
        <w:rPr>
          <w:rFonts w:cstheme="minorHAnsi"/>
          <w:color w:val="000000"/>
          <w:sz w:val="18"/>
          <w:szCs w:val="19"/>
        </w:rPr>
        <w:t xml:space="preserve">, </w:t>
      </w:r>
      <w:r w:rsidRPr="00B75453">
        <w:rPr>
          <w:rFonts w:cstheme="minorHAnsi"/>
          <w:color w:val="008B8B"/>
          <w:sz w:val="18"/>
          <w:szCs w:val="19"/>
        </w:rPr>
        <w:t>$strip_teaser</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 xml:space="preserve"> = apply_filters(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echo</w:t>
      </w: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 xml:space="preserve">; </w:t>
      </w:r>
    </w:p>
    <w:p w:rsidR="00B75453" w:rsidRPr="00B75453" w:rsidRDefault="00B75453" w:rsidP="00B900BD">
      <w:pPr>
        <w:ind w:left="720"/>
        <w:rPr>
          <w:rFonts w:cstheme="minorHAnsi"/>
          <w:color w:val="000000"/>
          <w:sz w:val="18"/>
          <w:szCs w:val="19"/>
        </w:rPr>
      </w:pPr>
      <w:r w:rsidRPr="00B75453">
        <w:rPr>
          <w:rFonts w:cstheme="minorHAnsi"/>
          <w:color w:val="000000"/>
          <w:sz w:val="18"/>
          <w:szCs w:val="19"/>
        </w:rPr>
        <w:t>}</w:t>
      </w:r>
    </w:p>
    <w:p w:rsidR="00B75453" w:rsidRPr="00B75453" w:rsidRDefault="00B75453" w:rsidP="00B900BD">
      <w:pPr>
        <w:rPr>
          <w:rFonts w:cstheme="minorHAnsi"/>
          <w:sz w:val="24"/>
        </w:rPr>
      </w:pPr>
      <w:r w:rsidRPr="00B75453">
        <w:rPr>
          <w:rFonts w:cstheme="minorHAnsi"/>
          <w:b/>
          <w:sz w:val="24"/>
          <w:u w:val="single"/>
        </w:rPr>
        <w:t>the_content  f</w:t>
      </w:r>
      <w:r>
        <w:rPr>
          <w:rFonts w:cstheme="minorHAnsi"/>
          <w:b/>
          <w:sz w:val="24"/>
          <w:u w:val="single"/>
        </w:rPr>
        <w:t>i</w:t>
      </w:r>
      <w:r w:rsidRPr="00B75453">
        <w:rPr>
          <w:rFonts w:cstheme="minorHAnsi"/>
          <w:b/>
          <w:sz w:val="24"/>
          <w:u w:val="single"/>
        </w:rPr>
        <w:t>lter in Core</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'wptexturize'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'convert_smilies'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'convert_chars'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'wpautop'</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'shortcode_unautop'</w:t>
      </w:r>
      <w:r w:rsidRPr="00B75453">
        <w:rPr>
          <w:rFonts w:cstheme="minorHAnsi"/>
          <w:color w:val="000000"/>
          <w:sz w:val="18"/>
          <w:szCs w:val="19"/>
        </w:rPr>
        <w:t xml:space="preserve"> ); </w:t>
      </w:r>
    </w:p>
    <w:p w:rsidR="00B75453" w:rsidRPr="00B75453" w:rsidRDefault="00B75453" w:rsidP="00B900BD">
      <w:pPr>
        <w:spacing w:after="0"/>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'prepend_attachment'</w:t>
      </w:r>
      <w:r w:rsidRPr="00B75453">
        <w:rPr>
          <w:rFonts w:cstheme="minorHAnsi"/>
          <w:color w:val="000000"/>
          <w:sz w:val="18"/>
          <w:szCs w:val="19"/>
        </w:rPr>
        <w:t>);</w:t>
      </w:r>
    </w:p>
    <w:p w:rsidR="00B75453" w:rsidRPr="00B75453" w:rsidRDefault="00B75453" w:rsidP="00B900BD">
      <w:pPr>
        <w:spacing w:after="0"/>
        <w:ind w:left="720"/>
        <w:rPr>
          <w:rFonts w:cstheme="minorHAnsi"/>
          <w:b/>
          <w:sz w:val="24"/>
          <w:u w:val="single"/>
        </w:rPr>
      </w:pPr>
    </w:p>
    <w:p w:rsidR="00B75453" w:rsidRPr="00B75453" w:rsidRDefault="00B75453" w:rsidP="00B900BD">
      <w:pPr>
        <w:rPr>
          <w:rFonts w:cstheme="minorHAnsi"/>
          <w:sz w:val="24"/>
        </w:rPr>
      </w:pPr>
      <w:r w:rsidRPr="00B75453">
        <w:rPr>
          <w:rFonts w:cstheme="minorHAnsi"/>
          <w:b/>
          <w:sz w:val="24"/>
          <w:u w:val="single"/>
        </w:rPr>
        <w:t>Naming your hooks</w:t>
      </w:r>
    </w:p>
    <w:p w:rsidR="00B75453" w:rsidRPr="00B75453" w:rsidRDefault="00B75453" w:rsidP="00B900BD">
      <w:pPr>
        <w:spacing w:after="0"/>
        <w:ind w:left="720"/>
        <w:rPr>
          <w:rFonts w:cstheme="minorHAnsi"/>
          <w:sz w:val="24"/>
        </w:rPr>
      </w:pPr>
      <w:r w:rsidRPr="00B75453">
        <w:rPr>
          <w:rFonts w:cstheme="minorHAnsi"/>
          <w:sz w:val="24"/>
        </w:rPr>
        <w:t xml:space="preserve">when </w:t>
      </w:r>
    </w:p>
    <w:p w:rsidR="00B75453" w:rsidRPr="00B75453" w:rsidRDefault="00B75453" w:rsidP="00B900BD">
      <w:pPr>
        <w:ind w:left="72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'before_output'</w:t>
      </w:r>
      <w:r w:rsidRPr="00B75453">
        <w:rPr>
          <w:rFonts w:cstheme="minorHAnsi"/>
          <w:color w:val="000000"/>
          <w:sz w:val="18"/>
          <w:szCs w:val="19"/>
        </w:rPr>
        <w:t xml:space="preserve"> );</w:t>
      </w:r>
    </w:p>
    <w:p w:rsidR="00B75453" w:rsidRPr="00B75453" w:rsidRDefault="00B75453" w:rsidP="00B900BD">
      <w:pPr>
        <w:spacing w:after="0"/>
        <w:ind w:left="720"/>
        <w:rPr>
          <w:rFonts w:cstheme="minorHAnsi"/>
          <w:sz w:val="24"/>
        </w:rPr>
      </w:pPr>
      <w:r w:rsidRPr="00B75453">
        <w:rPr>
          <w:rFonts w:cstheme="minorHAnsi"/>
          <w:sz w:val="24"/>
        </w:rPr>
        <w:t xml:space="preserve">what + when </w:t>
      </w:r>
    </w:p>
    <w:p w:rsidR="00B75453" w:rsidRPr="00B75453" w:rsidRDefault="00B75453" w:rsidP="00B900BD">
      <w:pPr>
        <w:ind w:left="720"/>
        <w:rPr>
          <w:rFonts w:cstheme="minorHAnsi"/>
          <w:color w:val="000000"/>
          <w:sz w:val="18"/>
          <w:szCs w:val="19"/>
        </w:rPr>
      </w:pPr>
      <w:r w:rsidRPr="00B75453">
        <w:rPr>
          <w:rFonts w:cstheme="minorHAnsi"/>
          <w:color w:val="008B8B"/>
          <w:sz w:val="18"/>
          <w:szCs w:val="19"/>
        </w:rPr>
        <w:t>$content</w:t>
      </w:r>
      <w:r w:rsidRPr="00B75453">
        <w:rPr>
          <w:rFonts w:cstheme="minorHAnsi"/>
          <w:color w:val="000000"/>
          <w:sz w:val="18"/>
          <w:szCs w:val="19"/>
        </w:rPr>
        <w:t xml:space="preserve"> = apply_filters( </w:t>
      </w:r>
      <w:r w:rsidRPr="00B75453">
        <w:rPr>
          <w:rFonts w:cstheme="minorHAnsi"/>
          <w:color w:val="A31515"/>
          <w:sz w:val="18"/>
          <w:szCs w:val="19"/>
        </w:rPr>
        <w:t>'content_before_output'</w:t>
      </w: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w:t>
      </w:r>
    </w:p>
    <w:p w:rsidR="00B75453" w:rsidRPr="00B75453" w:rsidRDefault="00B75453" w:rsidP="00B900BD">
      <w:pPr>
        <w:spacing w:after="0"/>
        <w:ind w:left="720"/>
        <w:rPr>
          <w:rFonts w:cstheme="minorHAnsi"/>
          <w:sz w:val="24"/>
        </w:rPr>
      </w:pPr>
      <w:r w:rsidRPr="00B75453">
        <w:rPr>
          <w:rFonts w:cstheme="minorHAnsi"/>
          <w:sz w:val="24"/>
        </w:rPr>
        <w:t>! never use the same name for actons and flters</w:t>
      </w:r>
    </w:p>
    <w:p w:rsidR="00B75453" w:rsidRPr="00B75453" w:rsidRDefault="00B75453" w:rsidP="00B900BD">
      <w:pPr>
        <w:spacing w:after="0"/>
        <w:ind w:left="720"/>
        <w:rPr>
          <w:rFonts w:cstheme="minorHAnsi"/>
          <w:sz w:val="24"/>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Pref</w:t>
      </w:r>
      <w:r>
        <w:rPr>
          <w:rFonts w:cstheme="minorHAnsi"/>
          <w:b/>
          <w:sz w:val="24"/>
          <w:u w:val="single"/>
        </w:rPr>
        <w:t>i</w:t>
      </w:r>
      <w:r w:rsidRPr="00B75453">
        <w:rPr>
          <w:rFonts w:cstheme="minorHAnsi"/>
          <w:b/>
          <w:sz w:val="24"/>
          <w:u w:val="single"/>
        </w:rPr>
        <w:t>x!</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'advanced_ads_before_output'</w:t>
      </w: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r w:rsidRPr="00B75453">
        <w:rPr>
          <w:rFonts w:cstheme="minorHAnsi"/>
          <w:color w:val="008B8B"/>
          <w:sz w:val="18"/>
          <w:szCs w:val="19"/>
        </w:rPr>
        <w:t>$content</w:t>
      </w:r>
      <w:r w:rsidRPr="00B75453">
        <w:rPr>
          <w:rFonts w:cstheme="minorHAnsi"/>
          <w:color w:val="000000"/>
          <w:sz w:val="18"/>
          <w:szCs w:val="19"/>
        </w:rPr>
        <w:t xml:space="preserve"> = apply_filters( </w:t>
      </w:r>
      <w:r w:rsidRPr="00B75453">
        <w:rPr>
          <w:rFonts w:cstheme="minorHAnsi"/>
          <w:color w:val="A31515"/>
          <w:sz w:val="18"/>
          <w:szCs w:val="19"/>
        </w:rPr>
        <w:t>'advanced_ads_content_before_output'</w:t>
      </w:r>
      <w:r w:rsidRPr="00B75453">
        <w:rPr>
          <w:rFonts w:cstheme="minorHAnsi"/>
          <w:color w:val="000000"/>
          <w:sz w:val="18"/>
          <w:szCs w:val="19"/>
        </w:rPr>
        <w:t xml:space="preserve">, </w:t>
      </w:r>
      <w:r w:rsidRPr="00B75453">
        <w:rPr>
          <w:rFonts w:cstheme="minorHAnsi"/>
          <w:color w:val="008B8B"/>
          <w:sz w:val="18"/>
          <w:szCs w:val="19"/>
        </w:rPr>
        <w:t>$content</w:t>
      </w: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p>
    <w:p w:rsidR="00B75453" w:rsidRPr="00B75453" w:rsidRDefault="00B75453" w:rsidP="00B900BD">
      <w:pPr>
        <w:rPr>
          <w:rFonts w:cstheme="minorHAnsi"/>
          <w:sz w:val="24"/>
        </w:rPr>
      </w:pPr>
      <w:r w:rsidRPr="00B75453">
        <w:rPr>
          <w:rFonts w:cstheme="minorHAnsi"/>
          <w:b/>
          <w:sz w:val="24"/>
          <w:u w:val="single"/>
        </w:rPr>
        <w:t>Dynamic Hooks</w:t>
      </w:r>
    </w:p>
    <w:p w:rsidR="00B75453" w:rsidRPr="00B75453" w:rsidRDefault="00B75453" w:rsidP="00B900BD">
      <w:pPr>
        <w:ind w:left="720"/>
        <w:rPr>
          <w:rFonts w:cstheme="minorHAnsi"/>
          <w:sz w:val="24"/>
        </w:rPr>
      </w:pPr>
      <w:r w:rsidRPr="00B75453">
        <w:rPr>
          <w:rFonts w:cstheme="minorHAnsi"/>
          <w:sz w:val="24"/>
        </w:rPr>
        <w:t>when changing post status, e.g. pending_to_publish</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w:t>
      </w:r>
      <w:r w:rsidRPr="00B75453">
        <w:rPr>
          <w:rFonts w:cstheme="minorHAnsi"/>
          <w:b/>
          <w:bCs/>
          <w:color w:val="800000"/>
          <w:sz w:val="18"/>
          <w:szCs w:val="19"/>
        </w:rPr>
        <w:t>{</w:t>
      </w:r>
      <w:r w:rsidRPr="00B75453">
        <w:rPr>
          <w:rFonts w:cstheme="minorHAnsi"/>
          <w:color w:val="008B8B"/>
          <w:sz w:val="18"/>
          <w:szCs w:val="19"/>
        </w:rPr>
        <w:t>$old_status</w:t>
      </w:r>
      <w:r w:rsidRPr="00B75453">
        <w:rPr>
          <w:rFonts w:cstheme="minorHAnsi"/>
          <w:b/>
          <w:bCs/>
          <w:color w:val="800000"/>
          <w:sz w:val="18"/>
          <w:szCs w:val="19"/>
        </w:rPr>
        <w:t>}</w:t>
      </w:r>
      <w:r w:rsidRPr="00B75453">
        <w:rPr>
          <w:rFonts w:cstheme="minorHAnsi"/>
          <w:color w:val="A31515"/>
          <w:sz w:val="18"/>
          <w:szCs w:val="19"/>
        </w:rPr>
        <w:t>_to_</w:t>
      </w:r>
      <w:r w:rsidRPr="00B75453">
        <w:rPr>
          <w:rFonts w:cstheme="minorHAnsi"/>
          <w:b/>
          <w:bCs/>
          <w:color w:val="800000"/>
          <w:sz w:val="18"/>
          <w:szCs w:val="19"/>
        </w:rPr>
        <w:t>{</w:t>
      </w:r>
      <w:r w:rsidRPr="00B75453">
        <w:rPr>
          <w:rFonts w:cstheme="minorHAnsi"/>
          <w:color w:val="008B8B"/>
          <w:sz w:val="18"/>
          <w:szCs w:val="19"/>
        </w:rPr>
        <w:t>$new_status</w:t>
      </w:r>
      <w:r w:rsidRPr="00B75453">
        <w:rPr>
          <w:rFonts w:cstheme="minorHAnsi"/>
          <w:b/>
          <w:bCs/>
          <w:color w:val="800000"/>
          <w:sz w:val="18"/>
          <w:szCs w:val="19"/>
        </w:rPr>
        <w:t>}</w:t>
      </w:r>
      <w:r w:rsidRPr="00B75453">
        <w:rPr>
          <w:rFonts w:cstheme="minorHAnsi"/>
          <w:color w:val="A31515"/>
          <w:sz w:val="18"/>
          <w:szCs w:val="19"/>
        </w:rPr>
        <w:t>"</w:t>
      </w:r>
      <w:r w:rsidRPr="00B75453">
        <w:rPr>
          <w:rFonts w:cstheme="minorHAnsi"/>
          <w:color w:val="000000"/>
          <w:sz w:val="18"/>
          <w:szCs w:val="19"/>
        </w:rPr>
        <w:t xml:space="preserve">, </w:t>
      </w:r>
      <w:r w:rsidRPr="00B75453">
        <w:rPr>
          <w:rFonts w:cstheme="minorHAnsi"/>
          <w:color w:val="008B8B"/>
          <w:sz w:val="18"/>
          <w:szCs w:val="19"/>
        </w:rPr>
        <w:t>$post</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when getting an option, e.g. opton_default_category</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get_option( </w:t>
      </w:r>
      <w:r w:rsidRPr="00B75453">
        <w:rPr>
          <w:rFonts w:cstheme="minorHAnsi"/>
          <w:color w:val="008B8B"/>
          <w:sz w:val="18"/>
          <w:szCs w:val="19"/>
        </w:rPr>
        <w:t>$option</w:t>
      </w:r>
      <w:r w:rsidRPr="00B75453">
        <w:rPr>
          <w:rFonts w:cstheme="minorHAnsi"/>
          <w:color w:val="000000"/>
          <w:sz w:val="18"/>
          <w:szCs w:val="19"/>
        </w:rPr>
        <w:t xml:space="preserve">, </w:t>
      </w:r>
      <w:r w:rsidRPr="00B75453">
        <w:rPr>
          <w:rFonts w:cstheme="minorHAnsi"/>
          <w:color w:val="008B8B"/>
          <w:sz w:val="18"/>
          <w:szCs w:val="19"/>
        </w:rPr>
        <w:t>$default</w:t>
      </w:r>
      <w:r w:rsidRPr="00B75453">
        <w:rPr>
          <w:rFonts w:cstheme="minorHAnsi"/>
          <w:color w:val="000000"/>
          <w:sz w:val="18"/>
          <w:szCs w:val="19"/>
        </w:rPr>
        <w:t xml:space="preserve"> = </w:t>
      </w:r>
      <w:r w:rsidRPr="00B75453">
        <w:rPr>
          <w:rFonts w:cstheme="minorHAnsi"/>
          <w:color w:val="0000FF"/>
          <w:sz w:val="18"/>
          <w:szCs w:val="19"/>
        </w:rPr>
        <w:t>false</w:t>
      </w:r>
      <w:r w:rsidRPr="00B75453">
        <w:rPr>
          <w:rFonts w:cstheme="minorHAnsi"/>
          <w:color w:val="000000"/>
          <w:sz w:val="18"/>
          <w:szCs w:val="19"/>
        </w:rPr>
        <w:t xml:space="preserve"> )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8000"/>
          <w:sz w:val="18"/>
          <w:szCs w:val="19"/>
        </w:rPr>
        <w:t>/* …   return apply_filters( 'option_' . $option, maybe_unserialize( $value ) );*/</w:t>
      </w: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r w:rsidRPr="00B75453">
        <w:rPr>
          <w:rFonts w:cstheme="minorHAnsi"/>
          <w:color w:val="000000"/>
          <w:sz w:val="18"/>
          <w:szCs w:val="19"/>
        </w:rPr>
        <w:t>}</w:t>
      </w:r>
    </w:p>
    <w:p w:rsidR="00B75453" w:rsidRPr="00B75453" w:rsidRDefault="00B75453" w:rsidP="00B900BD">
      <w:pPr>
        <w:spacing w:after="0"/>
        <w:ind w:left="720"/>
        <w:rPr>
          <w:rFonts w:cstheme="minorHAnsi"/>
          <w:b/>
          <w:sz w:val="24"/>
          <w:u w:val="single"/>
        </w:rPr>
      </w:pPr>
    </w:p>
    <w:p w:rsidR="00B75453" w:rsidRPr="00B75453" w:rsidRDefault="00B75453" w:rsidP="00B900BD">
      <w:pPr>
        <w:rPr>
          <w:rFonts w:cstheme="minorHAnsi"/>
          <w:sz w:val="24"/>
        </w:rPr>
      </w:pPr>
      <w:r w:rsidRPr="00B75453">
        <w:rPr>
          <w:rFonts w:cstheme="minorHAnsi"/>
          <w:b/>
          <w:sz w:val="24"/>
          <w:u w:val="single"/>
        </w:rPr>
        <w:t>The all hook</w:t>
      </w:r>
    </w:p>
    <w:p w:rsidR="00B75453" w:rsidRPr="00B75453" w:rsidRDefault="00B75453" w:rsidP="00B900BD">
      <w:pPr>
        <w:ind w:left="720"/>
        <w:rPr>
          <w:rFonts w:cstheme="minorHAnsi"/>
          <w:sz w:val="24"/>
        </w:rPr>
      </w:pPr>
      <w:r w:rsidRPr="00B75453">
        <w:rPr>
          <w:rFonts w:cstheme="minorHAnsi"/>
          <w:sz w:val="24"/>
        </w:rPr>
        <w:t>"all" = will be called for all action and filter hooks</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my_show_filter(){ </w:t>
      </w:r>
      <w:r>
        <w:rPr>
          <w:rFonts w:cstheme="minorHAnsi"/>
          <w:color w:val="000000"/>
          <w:sz w:val="18"/>
          <w:szCs w:val="19"/>
        </w:rPr>
        <w:t xml:space="preserve"> </w:t>
      </w:r>
      <w:r w:rsidRPr="00B75453">
        <w:rPr>
          <w:rFonts w:cstheme="minorHAnsi"/>
          <w:color w:val="000000"/>
          <w:sz w:val="18"/>
          <w:szCs w:val="19"/>
        </w:rPr>
        <w:t xml:space="preserve">    </w:t>
      </w:r>
      <w:r w:rsidRPr="00B75453">
        <w:rPr>
          <w:rFonts w:cstheme="minorHAnsi"/>
          <w:color w:val="0000FF"/>
          <w:sz w:val="18"/>
          <w:szCs w:val="19"/>
        </w:rPr>
        <w:t>echo</w:t>
      </w:r>
      <w:r w:rsidRPr="00B75453">
        <w:rPr>
          <w:rFonts w:cstheme="minorHAnsi"/>
          <w:color w:val="000000"/>
          <w:sz w:val="18"/>
          <w:szCs w:val="19"/>
        </w:rPr>
        <w:t xml:space="preserve"> current_filter(); </w:t>
      </w:r>
      <w:r w:rsidRPr="00B75453">
        <w:rPr>
          <w:rFonts w:cstheme="minorHAnsi"/>
          <w:color w:val="008000"/>
          <w:sz w:val="18"/>
          <w:szCs w:val="19"/>
        </w:rPr>
        <w:t xml:space="preserve">// == current_action(); </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'all'</w:t>
      </w:r>
      <w:r w:rsidRPr="00B75453">
        <w:rPr>
          <w:rFonts w:cstheme="minorHAnsi"/>
          <w:color w:val="000000"/>
          <w:sz w:val="18"/>
          <w:szCs w:val="19"/>
        </w:rPr>
        <w:t xml:space="preserve">, </w:t>
      </w:r>
      <w:r w:rsidRPr="00B75453">
        <w:rPr>
          <w:rFonts w:cstheme="minorHAnsi"/>
          <w:color w:val="A31515"/>
          <w:sz w:val="18"/>
          <w:szCs w:val="19"/>
        </w:rPr>
        <w:t>'my_show_filter'</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lastRenderedPageBreak/>
        <w:t>Functions</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my_capitalize_title(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ucwords(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A31515"/>
          <w:sz w:val="18"/>
          <w:szCs w:val="19"/>
        </w:rPr>
        <w:t>'my_capitalize_title'</w:t>
      </w:r>
      <w:r w:rsidRPr="00B75453">
        <w:rPr>
          <w:rFonts w:cstheme="minorHAnsi"/>
          <w:color w:val="000000"/>
          <w:sz w:val="18"/>
          <w:szCs w:val="19"/>
        </w:rPr>
        <w:t xml:space="preserve"> );</w:t>
      </w:r>
    </w:p>
    <w:p w:rsidR="00B75453" w:rsidRPr="00B75453" w:rsidRDefault="00B75453" w:rsidP="00B900BD">
      <w:pPr>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class</w:t>
      </w:r>
      <w:r w:rsidRPr="00B75453">
        <w:rPr>
          <w:rFonts w:cstheme="minorHAnsi"/>
          <w:color w:val="000000"/>
          <w:sz w:val="18"/>
          <w:szCs w:val="19"/>
        </w:rPr>
        <w:t xml:space="preserve"> </w:t>
      </w:r>
      <w:r w:rsidRPr="00B75453">
        <w:rPr>
          <w:rFonts w:cstheme="minorHAnsi"/>
          <w:color w:val="2B91AF"/>
          <w:sz w:val="18"/>
          <w:szCs w:val="19"/>
        </w:rPr>
        <w:t>my_class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public</w:t>
      </w:r>
      <w:r w:rsidRPr="00B75453">
        <w:rPr>
          <w:rFonts w:cstheme="minorHAnsi"/>
          <w:color w:val="000000"/>
          <w:sz w:val="18"/>
          <w:szCs w:val="19"/>
        </w:rPr>
        <w:t xml:space="preserve"> </w:t>
      </w:r>
      <w:r w:rsidRPr="00B75453">
        <w:rPr>
          <w:rFonts w:cstheme="minorHAnsi"/>
          <w:color w:val="0000FF"/>
          <w:sz w:val="18"/>
          <w:szCs w:val="19"/>
        </w:rPr>
        <w:t>function</w:t>
      </w:r>
      <w:r w:rsidRPr="00B75453">
        <w:rPr>
          <w:rFonts w:cstheme="minorHAnsi"/>
          <w:color w:val="000000"/>
          <w:sz w:val="18"/>
          <w:szCs w:val="19"/>
        </w:rPr>
        <w:t xml:space="preserve"> capitalize_title(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ucwords(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0000FF"/>
          <w:sz w:val="18"/>
          <w:szCs w:val="19"/>
        </w:rPr>
        <w:t>array</w:t>
      </w:r>
      <w:r w:rsidRPr="00B75453">
        <w:rPr>
          <w:rFonts w:cstheme="minorHAnsi"/>
          <w:color w:val="000000"/>
          <w:sz w:val="18"/>
          <w:szCs w:val="19"/>
        </w:rPr>
        <w:t xml:space="preserve">( </w:t>
      </w:r>
      <w:r w:rsidRPr="00B75453">
        <w:rPr>
          <w:rFonts w:cstheme="minorHAnsi"/>
          <w:color w:val="A31515"/>
          <w:sz w:val="18"/>
          <w:szCs w:val="19"/>
        </w:rPr>
        <w:t>'my_class'</w:t>
      </w:r>
      <w:r w:rsidRPr="00B75453">
        <w:rPr>
          <w:rFonts w:cstheme="minorHAnsi"/>
          <w:color w:val="000000"/>
          <w:sz w:val="18"/>
          <w:szCs w:val="19"/>
        </w:rPr>
        <w:t xml:space="preserve">, </w:t>
      </w:r>
      <w:r w:rsidRPr="00B75453">
        <w:rPr>
          <w:rFonts w:cstheme="minorHAnsi"/>
          <w:color w:val="A31515"/>
          <w:sz w:val="18"/>
          <w:szCs w:val="19"/>
        </w:rPr>
        <w:t>'capitalize_title'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class</w:t>
      </w:r>
      <w:r w:rsidRPr="00B75453">
        <w:rPr>
          <w:rFonts w:cstheme="minorHAnsi"/>
          <w:color w:val="000000"/>
          <w:sz w:val="18"/>
          <w:szCs w:val="19"/>
        </w:rPr>
        <w:t xml:space="preserve"> </w:t>
      </w:r>
      <w:r w:rsidRPr="00B75453">
        <w:rPr>
          <w:rFonts w:cstheme="minorHAnsi"/>
          <w:color w:val="2B91AF"/>
          <w:sz w:val="18"/>
          <w:szCs w:val="19"/>
        </w:rPr>
        <w:t>my_class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public</w:t>
      </w:r>
      <w:r w:rsidRPr="00B75453">
        <w:rPr>
          <w:rFonts w:cstheme="minorHAnsi"/>
          <w:color w:val="000000"/>
          <w:sz w:val="18"/>
          <w:szCs w:val="19"/>
        </w:rPr>
        <w:t xml:space="preserve"> </w:t>
      </w:r>
      <w:r w:rsidRPr="00B75453">
        <w:rPr>
          <w:rFonts w:cstheme="minorHAnsi"/>
          <w:color w:val="0000FF"/>
          <w:sz w:val="18"/>
          <w:szCs w:val="19"/>
        </w:rPr>
        <w:t>function</w:t>
      </w:r>
      <w:r w:rsidRPr="00B75453">
        <w:rPr>
          <w:rFonts w:cstheme="minorHAnsi"/>
          <w:color w:val="000000"/>
          <w:sz w:val="18"/>
          <w:szCs w:val="19"/>
        </w:rPr>
        <w:t xml:space="preserve"> __construct(){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0000FF"/>
          <w:sz w:val="18"/>
          <w:szCs w:val="19"/>
        </w:rPr>
        <w:t>array</w:t>
      </w:r>
      <w:r w:rsidRPr="00B75453">
        <w:rPr>
          <w:rFonts w:cstheme="minorHAnsi"/>
          <w:color w:val="000000"/>
          <w:sz w:val="18"/>
          <w:szCs w:val="19"/>
        </w:rPr>
        <w:t xml:space="preserve">( </w:t>
      </w:r>
      <w:r w:rsidRPr="00B75453">
        <w:rPr>
          <w:rFonts w:cstheme="minorHAnsi"/>
          <w:color w:val="008B8B"/>
          <w:sz w:val="18"/>
          <w:szCs w:val="19"/>
        </w:rPr>
        <w:t>$this</w:t>
      </w:r>
      <w:r w:rsidRPr="00B75453">
        <w:rPr>
          <w:rFonts w:cstheme="minorHAnsi"/>
          <w:color w:val="000000"/>
          <w:sz w:val="18"/>
          <w:szCs w:val="19"/>
        </w:rPr>
        <w:t xml:space="preserve">, </w:t>
      </w:r>
      <w:r w:rsidRPr="00B75453">
        <w:rPr>
          <w:rFonts w:cstheme="minorHAnsi"/>
          <w:color w:val="A31515"/>
          <w:sz w:val="18"/>
          <w:szCs w:val="19"/>
        </w:rPr>
        <w:t>'capitalize_title'</w:t>
      </w:r>
      <w:r w:rsidRPr="00B75453">
        <w:rPr>
          <w:rFonts w:cstheme="minorHAnsi"/>
          <w:color w:val="000000"/>
          <w:sz w:val="18"/>
          <w:szCs w:val="19"/>
        </w:rPr>
        <w:t xml:space="preserve"> )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public</w:t>
      </w:r>
      <w:r w:rsidRPr="00B75453">
        <w:rPr>
          <w:rFonts w:cstheme="minorHAnsi"/>
          <w:color w:val="000000"/>
          <w:sz w:val="18"/>
          <w:szCs w:val="19"/>
        </w:rPr>
        <w:t xml:space="preserve"> </w:t>
      </w:r>
      <w:r w:rsidRPr="00B75453">
        <w:rPr>
          <w:rFonts w:cstheme="minorHAnsi"/>
          <w:color w:val="0000FF"/>
          <w:sz w:val="18"/>
          <w:szCs w:val="19"/>
        </w:rPr>
        <w:t>function</w:t>
      </w:r>
      <w:r w:rsidRPr="00B75453">
        <w:rPr>
          <w:rFonts w:cstheme="minorHAnsi"/>
          <w:color w:val="000000"/>
          <w:sz w:val="18"/>
          <w:szCs w:val="19"/>
        </w:rPr>
        <w:t xml:space="preserve"> capitalize_title(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ucwords(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p>
    <w:p w:rsidR="00B75453" w:rsidRPr="00B75453" w:rsidRDefault="00B75453" w:rsidP="00B900BD">
      <w:pPr>
        <w:spacing w:after="0"/>
        <w:ind w:left="720"/>
        <w:rPr>
          <w:rFonts w:cstheme="minorHAnsi"/>
          <w:color w:val="000000"/>
          <w:sz w:val="18"/>
          <w:szCs w:val="19"/>
        </w:rPr>
      </w:pPr>
      <w:r w:rsidRPr="00B75453">
        <w:rPr>
          <w:rFonts w:cstheme="minorHAnsi"/>
          <w:color w:val="000000"/>
          <w:sz w:val="18"/>
          <w:szCs w:val="19"/>
        </w:rPr>
        <w:t>}</w:t>
      </w:r>
    </w:p>
    <w:p w:rsidR="00B75453" w:rsidRPr="00B75453" w:rsidRDefault="00B75453" w:rsidP="00B900BD">
      <w:pPr>
        <w:ind w:left="720"/>
        <w:rPr>
          <w:rFonts w:cstheme="minorHAnsi"/>
          <w:color w:val="000000"/>
          <w:sz w:val="18"/>
          <w:szCs w:val="19"/>
        </w:rPr>
      </w:pPr>
    </w:p>
    <w:p w:rsidR="00B75453" w:rsidRPr="00B75453" w:rsidRDefault="00B75453" w:rsidP="00B900BD">
      <w:pPr>
        <w:rPr>
          <w:rFonts w:cstheme="minorHAnsi"/>
          <w:sz w:val="24"/>
        </w:rPr>
      </w:pPr>
      <w:r w:rsidRPr="00B75453">
        <w:rPr>
          <w:rFonts w:cstheme="minorHAnsi"/>
          <w:b/>
          <w:sz w:val="24"/>
          <w:u w:val="single"/>
        </w:rPr>
        <w:t>using PHP funct</w:t>
      </w:r>
      <w:r>
        <w:rPr>
          <w:rFonts w:cstheme="minorHAnsi"/>
          <w:b/>
          <w:sz w:val="24"/>
          <w:u w:val="single"/>
        </w:rPr>
        <w:t>i</w:t>
      </w:r>
      <w:r w:rsidRPr="00B75453">
        <w:rPr>
          <w:rFonts w:cstheme="minorHAnsi"/>
          <w:b/>
          <w:sz w:val="24"/>
          <w:u w:val="single"/>
        </w:rPr>
        <w:t>ons</w:t>
      </w:r>
    </w:p>
    <w:p w:rsidR="00B75453" w:rsidRPr="00B75453" w:rsidRDefault="00B75453" w:rsidP="00B900BD">
      <w:pPr>
        <w:spacing w:after="0"/>
        <w:ind w:left="720"/>
        <w:rPr>
          <w:rFonts w:cstheme="minorHAnsi"/>
          <w:b/>
          <w:sz w:val="24"/>
        </w:rPr>
      </w:pPr>
      <w:r w:rsidRPr="00B75453">
        <w:rPr>
          <w:rFonts w:cstheme="minorHAnsi"/>
          <w:b/>
          <w:sz w:val="24"/>
        </w:rPr>
        <w:t>instead of</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my_capitalize_title(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return</w:t>
      </w:r>
      <w:r w:rsidRPr="00B75453">
        <w:rPr>
          <w:rFonts w:cstheme="minorHAnsi"/>
          <w:color w:val="000000"/>
          <w:sz w:val="18"/>
          <w:szCs w:val="19"/>
        </w:rPr>
        <w:t xml:space="preserve"> ucwords( </w:t>
      </w:r>
      <w:r w:rsidRPr="00B75453">
        <w:rPr>
          <w:rFonts w:cstheme="minorHAnsi"/>
          <w:color w:val="008B8B"/>
          <w:sz w:val="18"/>
          <w:szCs w:val="19"/>
        </w:rPr>
        <w:t>$title</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B75453" w:rsidRPr="00B75453" w:rsidRDefault="00B75453" w:rsidP="00B900BD">
      <w:pPr>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A31515"/>
          <w:sz w:val="18"/>
          <w:szCs w:val="19"/>
        </w:rPr>
        <w:t>'my_capitalize_title'</w:t>
      </w:r>
      <w:r w:rsidRPr="00B75453">
        <w:rPr>
          <w:rFonts w:cstheme="minorHAnsi"/>
          <w:color w:val="000000"/>
          <w:sz w:val="18"/>
          <w:szCs w:val="19"/>
        </w:rPr>
        <w:t xml:space="preserve"> );</w:t>
      </w:r>
    </w:p>
    <w:p w:rsidR="00B75453" w:rsidRPr="00B75453" w:rsidRDefault="00B75453" w:rsidP="00B900BD">
      <w:pPr>
        <w:spacing w:after="0"/>
        <w:ind w:left="720"/>
        <w:rPr>
          <w:rFonts w:cstheme="minorHAnsi"/>
          <w:color w:val="000000"/>
          <w:sz w:val="18"/>
          <w:szCs w:val="19"/>
        </w:rPr>
      </w:pPr>
    </w:p>
    <w:p w:rsidR="00B75453" w:rsidRPr="00B75453" w:rsidRDefault="00B75453" w:rsidP="00B900BD">
      <w:pPr>
        <w:spacing w:after="0"/>
        <w:ind w:left="720"/>
        <w:rPr>
          <w:rFonts w:cstheme="minorHAnsi"/>
          <w:b/>
          <w:sz w:val="24"/>
        </w:rPr>
      </w:pPr>
      <w:r w:rsidRPr="00B75453">
        <w:rPr>
          <w:rFonts w:cstheme="minorHAnsi"/>
          <w:b/>
          <w:sz w:val="24"/>
        </w:rPr>
        <w:t>use this</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'the_title'</w:t>
      </w:r>
      <w:r w:rsidRPr="00B75453">
        <w:rPr>
          <w:rFonts w:cstheme="minorHAnsi"/>
          <w:color w:val="000000"/>
          <w:sz w:val="18"/>
          <w:szCs w:val="19"/>
        </w:rPr>
        <w:t xml:space="preserve">, </w:t>
      </w:r>
      <w:r w:rsidRPr="00B75453">
        <w:rPr>
          <w:rFonts w:cstheme="minorHAnsi"/>
          <w:color w:val="A31515"/>
          <w:sz w:val="18"/>
          <w:szCs w:val="19"/>
        </w:rPr>
        <w:t>'ucwords'</w:t>
      </w:r>
      <w:r w:rsidRPr="00B75453">
        <w:rPr>
          <w:rFonts w:cstheme="minorHAnsi"/>
          <w:color w:val="000000"/>
          <w:sz w:val="18"/>
          <w:szCs w:val="19"/>
        </w:rPr>
        <w:t xml:space="preserve"> );</w:t>
      </w:r>
    </w:p>
    <w:p w:rsidR="00B75453" w:rsidRPr="00B75453" w:rsidRDefault="00B75453" w:rsidP="00B900BD">
      <w:pPr>
        <w:ind w:left="720"/>
        <w:rPr>
          <w:rFonts w:cstheme="minorHAnsi"/>
          <w:sz w:val="24"/>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Priority</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ind w:left="720"/>
        <w:rPr>
          <w:rFonts w:cstheme="minorHAnsi"/>
          <w:sz w:val="20"/>
        </w:rPr>
      </w:pPr>
      <w:r w:rsidRPr="00B75453">
        <w:rPr>
          <w:rFonts w:cstheme="minorHAnsi"/>
          <w:sz w:val="20"/>
        </w:rPr>
        <w:t xml:space="preserve">default: 10 </w:t>
      </w:r>
    </w:p>
    <w:p w:rsidR="00B75453" w:rsidRPr="00B75453" w:rsidRDefault="00B75453" w:rsidP="00B900BD">
      <w:pPr>
        <w:ind w:left="720"/>
        <w:rPr>
          <w:rFonts w:cstheme="minorHAnsi"/>
          <w:sz w:val="20"/>
        </w:rPr>
      </w:pPr>
      <w:r w:rsidRPr="00B75453">
        <w:rPr>
          <w:rFonts w:cstheme="minorHAnsi"/>
          <w:sz w:val="20"/>
        </w:rPr>
        <w:t>lower numbers run first</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'inject_ad_before_paragraph'</w:t>
      </w:r>
      <w:r w:rsidRPr="00B75453">
        <w:rPr>
          <w:rFonts w:cstheme="minorHAnsi"/>
          <w:color w:val="000000"/>
          <w:sz w:val="18"/>
          <w:szCs w:val="19"/>
        </w:rPr>
        <w:t xml:space="preserve">, 5 ); </w:t>
      </w:r>
    </w:p>
    <w:p w:rsidR="00B75453" w:rsidRPr="00B75453" w:rsidRDefault="00B75453" w:rsidP="00B900BD">
      <w:pPr>
        <w:ind w:left="720"/>
        <w:rPr>
          <w:rFonts w:cstheme="minorHAnsi"/>
          <w:sz w:val="20"/>
        </w:rPr>
      </w:pPr>
      <w:r w:rsidRPr="00B75453">
        <w:rPr>
          <w:rFonts w:cstheme="minorHAnsi"/>
          <w:color w:val="000000"/>
          <w:sz w:val="18"/>
          <w:szCs w:val="19"/>
        </w:rPr>
        <w:t xml:space="preserve">add_filter( </w:t>
      </w:r>
      <w:r w:rsidRPr="00B75453">
        <w:rPr>
          <w:rFonts w:cstheme="minorHAnsi"/>
          <w:color w:val="A31515"/>
          <w:sz w:val="18"/>
          <w:szCs w:val="19"/>
        </w:rPr>
        <w:t>'the_content'</w:t>
      </w:r>
      <w:r w:rsidRPr="00B75453">
        <w:rPr>
          <w:rFonts w:cstheme="minorHAnsi"/>
          <w:color w:val="000000"/>
          <w:sz w:val="18"/>
          <w:szCs w:val="19"/>
        </w:rPr>
        <w:t xml:space="preserve">, </w:t>
      </w:r>
      <w:r w:rsidRPr="00B75453">
        <w:rPr>
          <w:rFonts w:cstheme="minorHAnsi"/>
          <w:color w:val="A31515"/>
          <w:sz w:val="18"/>
          <w:szCs w:val="19"/>
        </w:rPr>
        <w:t>'wpautop'</w:t>
      </w:r>
      <w:r w:rsidRPr="00B75453">
        <w:rPr>
          <w:rFonts w:cstheme="minorHAnsi"/>
          <w:color w:val="000000"/>
          <w:sz w:val="18"/>
          <w:szCs w:val="19"/>
        </w:rPr>
        <w:t xml:space="preserve"> );</w:t>
      </w:r>
    </w:p>
    <w:p w:rsidR="00B75453" w:rsidRPr="00B75453" w:rsidRDefault="00B75453" w:rsidP="00B900BD">
      <w:pPr>
        <w:ind w:left="720"/>
        <w:rPr>
          <w:rFonts w:cstheme="minorHAnsi"/>
          <w:sz w:val="20"/>
        </w:rPr>
      </w:pPr>
      <w:r w:rsidRPr="00B75453">
        <w:rPr>
          <w:rFonts w:cstheme="minorHAnsi"/>
          <w:sz w:val="20"/>
        </w:rPr>
        <w:t>What is going to happen?</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Arguments</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ind w:left="72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'delete_term'</w:t>
      </w:r>
      <w:r w:rsidRPr="00B75453">
        <w:rPr>
          <w:rFonts w:cstheme="minorHAnsi"/>
          <w:color w:val="000000"/>
          <w:sz w:val="18"/>
          <w:szCs w:val="19"/>
        </w:rPr>
        <w:t xml:space="preserve">, </w:t>
      </w:r>
      <w:r w:rsidRPr="00B75453">
        <w:rPr>
          <w:rFonts w:cstheme="minorHAnsi"/>
          <w:color w:val="008B8B"/>
          <w:sz w:val="18"/>
          <w:szCs w:val="19"/>
        </w:rPr>
        <w:t>$term</w:t>
      </w:r>
      <w:r w:rsidRPr="00B75453">
        <w:rPr>
          <w:rFonts w:cstheme="minorHAnsi"/>
          <w:color w:val="000000"/>
          <w:sz w:val="18"/>
          <w:szCs w:val="19"/>
        </w:rPr>
        <w:t xml:space="preserve">, </w:t>
      </w:r>
      <w:r w:rsidRPr="00B75453">
        <w:rPr>
          <w:rFonts w:cstheme="minorHAnsi"/>
          <w:color w:val="008B8B"/>
          <w:sz w:val="18"/>
          <w:szCs w:val="19"/>
        </w:rPr>
        <w:t>$tt_id</w:t>
      </w:r>
      <w:r w:rsidRPr="00B75453">
        <w:rPr>
          <w:rFonts w:cstheme="minorHAnsi"/>
          <w:color w:val="000000"/>
          <w:sz w:val="18"/>
          <w:szCs w:val="19"/>
        </w:rPr>
        <w:t xml:space="preserve">, </w:t>
      </w:r>
      <w:r w:rsidRPr="00B75453">
        <w:rPr>
          <w:rFonts w:cstheme="minorHAnsi"/>
          <w:color w:val="008B8B"/>
          <w:sz w:val="18"/>
          <w:szCs w:val="19"/>
        </w:rPr>
        <w:t>$taxonomy</w:t>
      </w:r>
      <w:r w:rsidRPr="00B75453">
        <w:rPr>
          <w:rFonts w:cstheme="minorHAnsi"/>
          <w:color w:val="000000"/>
          <w:sz w:val="18"/>
          <w:szCs w:val="19"/>
        </w:rPr>
        <w:t xml:space="preserve">, </w:t>
      </w:r>
      <w:r w:rsidRPr="00B75453">
        <w:rPr>
          <w:rFonts w:cstheme="minorHAnsi"/>
          <w:color w:val="008B8B"/>
          <w:sz w:val="18"/>
          <w:szCs w:val="19"/>
        </w:rPr>
        <w:t>$deleted_term</w:t>
      </w:r>
      <w:r w:rsidRPr="00B75453">
        <w:rPr>
          <w:rFonts w:cstheme="minorHAnsi"/>
          <w:color w:val="000000"/>
          <w:sz w:val="18"/>
          <w:szCs w:val="19"/>
        </w:rPr>
        <w:t xml:space="preserve"> );</w:t>
      </w:r>
    </w:p>
    <w:p w:rsidR="00B75453" w:rsidRPr="00B75453" w:rsidRDefault="00B75453" w:rsidP="00B900BD">
      <w:pPr>
        <w:spacing w:after="0"/>
        <w:ind w:left="720"/>
        <w:rPr>
          <w:rFonts w:cstheme="minorHAnsi"/>
          <w:sz w:val="20"/>
        </w:rPr>
      </w:pPr>
      <w:r w:rsidRPr="00B75453">
        <w:rPr>
          <w:rFonts w:cstheme="minorHAnsi"/>
          <w:sz w:val="20"/>
        </w:rPr>
        <w:t>up to 4 arguments can be used</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'delete_term'</w:t>
      </w:r>
      <w:r w:rsidRPr="00B75453">
        <w:rPr>
          <w:rFonts w:cstheme="minorHAnsi"/>
          <w:color w:val="000000"/>
          <w:sz w:val="18"/>
          <w:szCs w:val="19"/>
        </w:rPr>
        <w:t xml:space="preserve">, </w:t>
      </w:r>
      <w:r w:rsidRPr="00B75453">
        <w:rPr>
          <w:rFonts w:cstheme="minorHAnsi"/>
          <w:color w:val="A31515"/>
          <w:sz w:val="18"/>
          <w:szCs w:val="19"/>
        </w:rPr>
        <w:t>'_wp_delete_tax_menu_item'</w:t>
      </w:r>
      <w:r w:rsidRPr="00B75453">
        <w:rPr>
          <w:rFonts w:cstheme="minorHAnsi"/>
          <w:color w:val="000000"/>
          <w:sz w:val="18"/>
          <w:szCs w:val="19"/>
        </w:rPr>
        <w:t>, 10, 3 );</w:t>
      </w:r>
    </w:p>
    <w:p w:rsidR="00B75453" w:rsidRPr="00B75453" w:rsidRDefault="00B75453" w:rsidP="00B900BD">
      <w:pPr>
        <w:ind w:left="720"/>
        <w:rPr>
          <w:rFonts w:cstheme="minorHAnsi"/>
          <w:sz w:val="20"/>
        </w:rPr>
      </w:pPr>
    </w:p>
    <w:p w:rsidR="00B75453" w:rsidRPr="00B75453" w:rsidRDefault="00B75453" w:rsidP="00B900BD">
      <w:pPr>
        <w:ind w:left="720"/>
        <w:rPr>
          <w:rFonts w:cstheme="minorHAnsi"/>
          <w:sz w:val="20"/>
        </w:rPr>
      </w:pPr>
      <w:r w:rsidRPr="00B75453">
        <w:rPr>
          <w:rFonts w:cstheme="minorHAnsi"/>
          <w:color w:val="0000FF"/>
          <w:sz w:val="18"/>
          <w:szCs w:val="19"/>
        </w:rPr>
        <w:t>function</w:t>
      </w:r>
      <w:r w:rsidRPr="00B75453">
        <w:rPr>
          <w:rFonts w:cstheme="minorHAnsi"/>
          <w:color w:val="000000"/>
          <w:sz w:val="18"/>
          <w:szCs w:val="19"/>
        </w:rPr>
        <w:t xml:space="preserve"> _wp_delete_tax_menu_item( </w:t>
      </w:r>
      <w:r w:rsidRPr="00B75453">
        <w:rPr>
          <w:rFonts w:cstheme="minorHAnsi"/>
          <w:color w:val="008B8B"/>
          <w:sz w:val="18"/>
          <w:szCs w:val="19"/>
        </w:rPr>
        <w:t>$object_id</w:t>
      </w:r>
      <w:r w:rsidRPr="00B75453">
        <w:rPr>
          <w:rFonts w:cstheme="minorHAnsi"/>
          <w:color w:val="000000"/>
          <w:sz w:val="18"/>
          <w:szCs w:val="19"/>
        </w:rPr>
        <w:t xml:space="preserve"> = 0, </w:t>
      </w:r>
      <w:r w:rsidRPr="00B75453">
        <w:rPr>
          <w:rFonts w:cstheme="minorHAnsi"/>
          <w:color w:val="008B8B"/>
          <w:sz w:val="18"/>
          <w:szCs w:val="19"/>
        </w:rPr>
        <w:t>$tt_id</w:t>
      </w:r>
      <w:r w:rsidRPr="00B75453">
        <w:rPr>
          <w:rFonts w:cstheme="minorHAnsi"/>
          <w:color w:val="000000"/>
          <w:sz w:val="18"/>
          <w:szCs w:val="19"/>
        </w:rPr>
        <w:t xml:space="preserve">, </w:t>
      </w:r>
      <w:r w:rsidRPr="00B75453">
        <w:rPr>
          <w:rFonts w:cstheme="minorHAnsi"/>
          <w:color w:val="008B8B"/>
          <w:sz w:val="18"/>
          <w:szCs w:val="19"/>
        </w:rPr>
        <w:t>$taxonomy</w:t>
      </w:r>
      <w:r w:rsidRPr="00B75453">
        <w:rPr>
          <w:rFonts w:cstheme="minorHAnsi"/>
          <w:color w:val="000000"/>
          <w:sz w:val="18"/>
          <w:szCs w:val="19"/>
        </w:rPr>
        <w:t xml:space="preserve"> ) { </w:t>
      </w:r>
      <w:r w:rsidRPr="00B75453">
        <w:rPr>
          <w:rFonts w:cstheme="minorHAnsi"/>
          <w:color w:val="008000"/>
          <w:sz w:val="18"/>
          <w:szCs w:val="19"/>
        </w:rPr>
        <w:t>/* ..*/</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lastRenderedPageBreak/>
        <w:t>Remove</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disable_emojis()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remove_action( </w:t>
      </w:r>
      <w:r w:rsidRPr="00B75453">
        <w:rPr>
          <w:rFonts w:cstheme="minorHAnsi"/>
          <w:color w:val="A31515"/>
          <w:sz w:val="18"/>
          <w:szCs w:val="19"/>
        </w:rPr>
        <w:t>'wp_head'</w:t>
      </w:r>
      <w:r w:rsidRPr="00B75453">
        <w:rPr>
          <w:rFonts w:cstheme="minorHAnsi"/>
          <w:color w:val="000000"/>
          <w:sz w:val="18"/>
          <w:szCs w:val="19"/>
        </w:rPr>
        <w:t xml:space="preserve">, </w:t>
      </w:r>
      <w:r w:rsidRPr="00B75453">
        <w:rPr>
          <w:rFonts w:cstheme="minorHAnsi"/>
          <w:color w:val="A31515"/>
          <w:sz w:val="18"/>
          <w:szCs w:val="19"/>
        </w:rPr>
        <w:t>'print_emoji_detection_script'</w:t>
      </w:r>
      <w:r w:rsidRPr="00B75453">
        <w:rPr>
          <w:rFonts w:cstheme="minorHAnsi"/>
          <w:color w:val="000000"/>
          <w:sz w:val="18"/>
          <w:szCs w:val="19"/>
        </w:rPr>
        <w:t xml:space="preserve">, 7 );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remove_action( </w:t>
      </w:r>
      <w:r w:rsidRPr="00B75453">
        <w:rPr>
          <w:rFonts w:cstheme="minorHAnsi"/>
          <w:color w:val="A31515"/>
          <w:sz w:val="18"/>
          <w:szCs w:val="19"/>
        </w:rPr>
        <w:t>'admin_print_scripts'</w:t>
      </w:r>
      <w:r w:rsidRPr="00B75453">
        <w:rPr>
          <w:rFonts w:cstheme="minorHAnsi"/>
          <w:color w:val="000000"/>
          <w:sz w:val="18"/>
          <w:szCs w:val="19"/>
        </w:rPr>
        <w:t xml:space="preserve">, </w:t>
      </w:r>
      <w:r w:rsidRPr="00B75453">
        <w:rPr>
          <w:rFonts w:cstheme="minorHAnsi"/>
          <w:color w:val="A31515"/>
          <w:sz w:val="18"/>
          <w:szCs w:val="19"/>
        </w:rPr>
        <w:t>'print_emoji_detection_script'</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remove_action( </w:t>
      </w:r>
      <w:r w:rsidRPr="00B75453">
        <w:rPr>
          <w:rFonts w:cstheme="minorHAnsi"/>
          <w:color w:val="A31515"/>
          <w:sz w:val="18"/>
          <w:szCs w:val="19"/>
        </w:rPr>
        <w:t>'wp_print_styles'</w:t>
      </w:r>
      <w:r w:rsidRPr="00B75453">
        <w:rPr>
          <w:rFonts w:cstheme="minorHAnsi"/>
          <w:color w:val="000000"/>
          <w:sz w:val="18"/>
          <w:szCs w:val="19"/>
        </w:rPr>
        <w:t xml:space="preserve">, </w:t>
      </w:r>
      <w:r w:rsidRPr="00B75453">
        <w:rPr>
          <w:rFonts w:cstheme="minorHAnsi"/>
          <w:color w:val="A31515"/>
          <w:sz w:val="18"/>
          <w:szCs w:val="19"/>
        </w:rPr>
        <w:t>'print_emoji_styles'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remove_action( </w:t>
      </w:r>
      <w:r w:rsidRPr="00B75453">
        <w:rPr>
          <w:rFonts w:cstheme="minorHAnsi"/>
          <w:color w:val="A31515"/>
          <w:sz w:val="18"/>
          <w:szCs w:val="19"/>
        </w:rPr>
        <w:t>'admin_print_styles'</w:t>
      </w:r>
      <w:r w:rsidRPr="00B75453">
        <w:rPr>
          <w:rFonts w:cstheme="minorHAnsi"/>
          <w:color w:val="000000"/>
          <w:sz w:val="18"/>
          <w:szCs w:val="19"/>
        </w:rPr>
        <w:t xml:space="preserve">, </w:t>
      </w:r>
      <w:r w:rsidRPr="00B75453">
        <w:rPr>
          <w:rFonts w:cstheme="minorHAnsi"/>
          <w:color w:val="A31515"/>
          <w:sz w:val="18"/>
          <w:szCs w:val="19"/>
        </w:rPr>
        <w:t>'print_emoji_styles'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remove_filter( </w:t>
      </w:r>
      <w:r w:rsidRPr="00B75453">
        <w:rPr>
          <w:rFonts w:cstheme="minorHAnsi"/>
          <w:color w:val="A31515"/>
          <w:sz w:val="18"/>
          <w:szCs w:val="19"/>
        </w:rPr>
        <w:t>'the_content_feed'</w:t>
      </w:r>
      <w:r w:rsidRPr="00B75453">
        <w:rPr>
          <w:rFonts w:cstheme="minorHAnsi"/>
          <w:color w:val="000000"/>
          <w:sz w:val="18"/>
          <w:szCs w:val="19"/>
        </w:rPr>
        <w:t xml:space="preserve">, </w:t>
      </w:r>
      <w:r w:rsidRPr="00B75453">
        <w:rPr>
          <w:rFonts w:cstheme="minorHAnsi"/>
          <w:color w:val="A31515"/>
          <w:sz w:val="18"/>
          <w:szCs w:val="19"/>
        </w:rPr>
        <w:t>'wp_staticize_emoji'</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remove_filter( </w:t>
      </w:r>
      <w:r w:rsidRPr="00B75453">
        <w:rPr>
          <w:rFonts w:cstheme="minorHAnsi"/>
          <w:color w:val="A31515"/>
          <w:sz w:val="18"/>
          <w:szCs w:val="19"/>
        </w:rPr>
        <w:t>'comment_text_rss'</w:t>
      </w:r>
      <w:r w:rsidRPr="00B75453">
        <w:rPr>
          <w:rFonts w:cstheme="minorHAnsi"/>
          <w:color w:val="000000"/>
          <w:sz w:val="18"/>
          <w:szCs w:val="19"/>
        </w:rPr>
        <w:t xml:space="preserve">, </w:t>
      </w:r>
      <w:r w:rsidRPr="00B75453">
        <w:rPr>
          <w:rFonts w:cstheme="minorHAnsi"/>
          <w:color w:val="A31515"/>
          <w:sz w:val="18"/>
          <w:szCs w:val="19"/>
        </w:rPr>
        <w:t>'wp_staticize_emoji'</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remove_filter( </w:t>
      </w:r>
      <w:r w:rsidRPr="00B75453">
        <w:rPr>
          <w:rFonts w:cstheme="minorHAnsi"/>
          <w:color w:val="A31515"/>
          <w:sz w:val="18"/>
          <w:szCs w:val="19"/>
        </w:rPr>
        <w:t>'wp_mail'</w:t>
      </w:r>
      <w:r w:rsidRPr="00B75453">
        <w:rPr>
          <w:rFonts w:cstheme="minorHAnsi"/>
          <w:color w:val="000000"/>
          <w:sz w:val="18"/>
          <w:szCs w:val="19"/>
        </w:rPr>
        <w:t xml:space="preserve">, </w:t>
      </w:r>
      <w:r w:rsidRPr="00B75453">
        <w:rPr>
          <w:rFonts w:cstheme="minorHAnsi"/>
          <w:color w:val="A31515"/>
          <w:sz w:val="18"/>
          <w:szCs w:val="19"/>
        </w:rPr>
        <w:t>'wp_staticize_emoji_for_email'</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B75453" w:rsidRPr="00B75453" w:rsidRDefault="00B75453" w:rsidP="00B900BD">
      <w:pPr>
        <w:ind w:left="720"/>
        <w:rPr>
          <w:rFonts w:cstheme="minorHAnsi"/>
          <w:sz w:val="20"/>
        </w:rPr>
      </w:pPr>
      <w:r w:rsidRPr="00B75453">
        <w:rPr>
          <w:rFonts w:cstheme="minorHAnsi"/>
          <w:color w:val="000000"/>
          <w:sz w:val="18"/>
          <w:szCs w:val="19"/>
        </w:rPr>
        <w:t xml:space="preserve">add_action( </w:t>
      </w:r>
      <w:r w:rsidRPr="00B75453">
        <w:rPr>
          <w:rFonts w:cstheme="minorHAnsi"/>
          <w:color w:val="A31515"/>
          <w:sz w:val="18"/>
          <w:szCs w:val="19"/>
        </w:rPr>
        <w:t>'init'</w:t>
      </w:r>
      <w:r w:rsidRPr="00B75453">
        <w:rPr>
          <w:rFonts w:cstheme="minorHAnsi"/>
          <w:color w:val="000000"/>
          <w:sz w:val="18"/>
          <w:szCs w:val="19"/>
        </w:rPr>
        <w:t xml:space="preserve">, </w:t>
      </w:r>
      <w:r w:rsidRPr="00B75453">
        <w:rPr>
          <w:rFonts w:cstheme="minorHAnsi"/>
          <w:color w:val="A31515"/>
          <w:sz w:val="18"/>
          <w:szCs w:val="19"/>
        </w:rPr>
        <w:t>'disable_emojis'</w:t>
      </w:r>
      <w:r w:rsidRPr="00B75453">
        <w:rPr>
          <w:rFonts w:cstheme="minorHAnsi"/>
          <w:color w:val="000000"/>
          <w:sz w:val="18"/>
          <w:szCs w:val="19"/>
        </w:rPr>
        <w:t xml:space="preserve"> );</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Testing for hooks</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_wp_render_title_tag()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8000"/>
          <w:sz w:val="18"/>
          <w:szCs w:val="19"/>
        </w:rPr>
        <w:t>/*…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if</w:t>
      </w:r>
      <w:r w:rsidRPr="00B75453">
        <w:rPr>
          <w:rFonts w:cstheme="minorHAnsi"/>
          <w:color w:val="000000"/>
          <w:sz w:val="18"/>
          <w:szCs w:val="19"/>
        </w:rPr>
        <w:t xml:space="preserve"> ( ! did_action( </w:t>
      </w:r>
      <w:r w:rsidRPr="00B75453">
        <w:rPr>
          <w:rFonts w:cstheme="minorHAnsi"/>
          <w:color w:val="A31515"/>
          <w:sz w:val="18"/>
          <w:szCs w:val="19"/>
        </w:rPr>
        <w:t>'wp_head'</w:t>
      </w:r>
      <w:r w:rsidRPr="00B75453">
        <w:rPr>
          <w:rFonts w:cstheme="minorHAnsi"/>
          <w:color w:val="000000"/>
          <w:sz w:val="18"/>
          <w:szCs w:val="19"/>
        </w:rPr>
        <w:t xml:space="preserve"> ) &amp;&amp; ! doing_action( </w:t>
      </w:r>
      <w:r w:rsidRPr="00B75453">
        <w:rPr>
          <w:rFonts w:cstheme="minorHAnsi"/>
          <w:color w:val="A31515"/>
          <w:sz w:val="18"/>
          <w:szCs w:val="19"/>
        </w:rPr>
        <w:t>'wp_head'</w:t>
      </w:r>
      <w:r w:rsidRPr="00B75453">
        <w:rPr>
          <w:rFonts w:cstheme="minorHAnsi"/>
          <w:color w:val="000000"/>
          <w:sz w:val="18"/>
          <w:szCs w:val="19"/>
        </w:rPr>
        <w:t xml:space="preserve"> )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r w:rsidRPr="00B75453">
        <w:rPr>
          <w:rFonts w:cstheme="minorHAnsi"/>
          <w:color w:val="0000FF"/>
          <w:sz w:val="18"/>
          <w:szCs w:val="19"/>
        </w:rPr>
        <w:t>return</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echo</w:t>
      </w:r>
      <w:r w:rsidRPr="00B75453">
        <w:rPr>
          <w:rFonts w:cstheme="minorHAnsi"/>
          <w:color w:val="000000"/>
          <w:sz w:val="18"/>
          <w:szCs w:val="19"/>
        </w:rPr>
        <w:t xml:space="preserve"> …; </w:t>
      </w:r>
    </w:p>
    <w:p w:rsidR="00B75453" w:rsidRPr="00B75453" w:rsidRDefault="00B75453" w:rsidP="00B900BD">
      <w:pPr>
        <w:ind w:left="720"/>
        <w:rPr>
          <w:rFonts w:cstheme="minorHAnsi"/>
          <w:color w:val="000000"/>
          <w:sz w:val="18"/>
          <w:szCs w:val="19"/>
        </w:rPr>
      </w:pPr>
      <w:r w:rsidRPr="00B75453">
        <w:rPr>
          <w:rFonts w:cstheme="minorHAnsi"/>
          <w:color w:val="000000"/>
          <w:sz w:val="18"/>
          <w:szCs w:val="19"/>
        </w:rPr>
        <w:t>}</w:t>
      </w:r>
    </w:p>
    <w:p w:rsidR="00B75453" w:rsidRPr="00B75453" w:rsidRDefault="00B75453" w:rsidP="00B900BD">
      <w:pPr>
        <w:ind w:left="720"/>
        <w:rPr>
          <w:rFonts w:cstheme="minorHAnsi"/>
          <w:color w:val="000000"/>
          <w:sz w:val="18"/>
          <w:szCs w:val="19"/>
        </w:rPr>
      </w:pP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build_query_string()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8000"/>
          <w:sz w:val="18"/>
          <w:szCs w:val="19"/>
        </w:rPr>
        <w:t>/*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if</w:t>
      </w:r>
      <w:r w:rsidRPr="00B75453">
        <w:rPr>
          <w:rFonts w:cstheme="minorHAnsi"/>
          <w:color w:val="000000"/>
          <w:sz w:val="18"/>
          <w:szCs w:val="19"/>
        </w:rPr>
        <w:t xml:space="preserve"> ( has_filter( </w:t>
      </w:r>
      <w:r w:rsidRPr="00B75453">
        <w:rPr>
          <w:rFonts w:cstheme="minorHAnsi"/>
          <w:color w:val="A31515"/>
          <w:sz w:val="18"/>
          <w:szCs w:val="19"/>
        </w:rPr>
        <w:t>'query_string'</w:t>
      </w:r>
      <w:r w:rsidRPr="00B75453">
        <w:rPr>
          <w:rFonts w:cstheme="minorHAnsi"/>
          <w:color w:val="000000"/>
          <w:sz w:val="18"/>
          <w:szCs w:val="19"/>
        </w:rPr>
        <w:t xml:space="preserve"> ) ) { </w:t>
      </w:r>
      <w:r w:rsidRPr="00B75453">
        <w:rPr>
          <w:rFonts w:cstheme="minorHAnsi"/>
          <w:color w:val="008000"/>
          <w:sz w:val="18"/>
          <w:szCs w:val="19"/>
        </w:rPr>
        <w:t>/* … */</w:t>
      </w:r>
      <w:r w:rsidRPr="00B75453">
        <w:rPr>
          <w:rFonts w:cstheme="minorHAnsi"/>
          <w:color w:val="000000"/>
          <w:sz w:val="18"/>
          <w:szCs w:val="19"/>
        </w:rPr>
        <w:t xml:space="preserve"> } </w:t>
      </w:r>
    </w:p>
    <w:p w:rsidR="00B75453" w:rsidRPr="00B75453" w:rsidRDefault="00B75453" w:rsidP="00B900BD">
      <w:pPr>
        <w:ind w:left="720"/>
        <w:rPr>
          <w:rFonts w:cstheme="minorHAnsi"/>
          <w:sz w:val="20"/>
        </w:rPr>
      </w:pPr>
      <w:r w:rsidRPr="00B75453">
        <w:rPr>
          <w:rFonts w:cstheme="minorHAnsi"/>
          <w:color w:val="000000"/>
          <w:sz w:val="18"/>
          <w:szCs w:val="19"/>
        </w:rPr>
        <w:t>}</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Debugging Tips</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ind w:left="720"/>
        <w:rPr>
          <w:rFonts w:cstheme="minorHAnsi"/>
          <w:sz w:val="20"/>
        </w:rPr>
      </w:pPr>
      <w:r w:rsidRPr="00B75453">
        <w:rPr>
          <w:rFonts w:cstheme="minorHAnsi"/>
          <w:sz w:val="20"/>
        </w:rPr>
        <w:t xml:space="preserve">use DEBUG_LOG to log errors in wp-content/debug.log fle </w:t>
      </w:r>
    </w:p>
    <w:p w:rsidR="00B75453" w:rsidRPr="00B75453" w:rsidRDefault="00B75453" w:rsidP="00B900BD">
      <w:pPr>
        <w:ind w:left="720"/>
        <w:rPr>
          <w:rFonts w:cstheme="minorHAnsi"/>
          <w:sz w:val="20"/>
        </w:rPr>
      </w:pPr>
      <w:r w:rsidRPr="00B75453">
        <w:rPr>
          <w:rFonts w:cstheme="minorHAnsi"/>
          <w:sz w:val="20"/>
        </w:rPr>
        <w:t>error_log();</w:t>
      </w:r>
    </w:p>
    <w:p w:rsidR="00B75453" w:rsidRPr="00B75453" w:rsidRDefault="00B75453" w:rsidP="00B900BD">
      <w:pPr>
        <w:ind w:left="720"/>
        <w:rPr>
          <w:rFonts w:cstheme="minorHAnsi"/>
          <w:sz w:val="20"/>
        </w:rPr>
      </w:pPr>
      <w:r w:rsidRPr="00B75453">
        <w:rPr>
          <w:rFonts w:cstheme="minorHAnsi"/>
          <w:sz w:val="20"/>
        </w:rPr>
        <w:t>use a plugin like DEBUG OBJECTS to list flters and actons</w:t>
      </w:r>
    </w:p>
    <w:p w:rsidR="00B75453" w:rsidRPr="00B75453" w:rsidRDefault="00B75453" w:rsidP="00B900BD">
      <w:pPr>
        <w:autoSpaceDE w:val="0"/>
        <w:autoSpaceDN w:val="0"/>
        <w:adjustRightInd w:val="0"/>
        <w:spacing w:after="0" w:line="240" w:lineRule="auto"/>
        <w:ind w:left="720"/>
        <w:rPr>
          <w:rFonts w:cstheme="minorHAnsi"/>
          <w:b/>
          <w:sz w:val="24"/>
          <w:u w:val="single"/>
        </w:rPr>
      </w:pPr>
    </w:p>
    <w:p w:rsidR="00B75453" w:rsidRPr="00B75453" w:rsidRDefault="00B75453" w:rsidP="00B900BD">
      <w:pPr>
        <w:autoSpaceDE w:val="0"/>
        <w:autoSpaceDN w:val="0"/>
        <w:adjustRightInd w:val="0"/>
        <w:spacing w:after="0" w:line="240" w:lineRule="auto"/>
        <w:rPr>
          <w:rFonts w:cstheme="minorHAnsi"/>
          <w:b/>
          <w:sz w:val="24"/>
          <w:u w:val="single"/>
        </w:rPr>
      </w:pPr>
      <w:r w:rsidRPr="00B75453">
        <w:rPr>
          <w:rFonts w:cstheme="minorHAnsi"/>
          <w:b/>
          <w:sz w:val="24"/>
          <w:u w:val="single"/>
        </w:rPr>
        <w:t>Want to learn more?</w:t>
      </w:r>
    </w:p>
    <w:p w:rsidR="00B75453" w:rsidRPr="00B75453" w:rsidRDefault="00B75453" w:rsidP="00CF1D63">
      <w:pPr>
        <w:pStyle w:val="BalloonText"/>
        <w:numPr>
          <w:ilvl w:val="0"/>
          <w:numId w:val="20"/>
        </w:numPr>
        <w:rPr>
          <w:rFonts w:cstheme="minorHAnsi"/>
          <w:sz w:val="20"/>
        </w:rPr>
      </w:pPr>
      <w:r w:rsidRPr="00B75453">
        <w:rPr>
          <w:rFonts w:cstheme="minorHAnsi"/>
          <w:sz w:val="20"/>
        </w:rPr>
        <w:t xml:space="preserve">code </w:t>
      </w:r>
    </w:p>
    <w:p w:rsidR="00B75453" w:rsidRPr="00B75453" w:rsidRDefault="00B75453" w:rsidP="00CF1D63">
      <w:pPr>
        <w:pStyle w:val="BalloonText"/>
        <w:numPr>
          <w:ilvl w:val="0"/>
          <w:numId w:val="20"/>
        </w:numPr>
        <w:rPr>
          <w:rFonts w:cstheme="minorHAnsi"/>
          <w:sz w:val="20"/>
        </w:rPr>
      </w:pPr>
      <w:r w:rsidRPr="00B75453">
        <w:rPr>
          <w:rFonts w:cstheme="minorHAnsi"/>
          <w:sz w:val="20"/>
        </w:rPr>
        <w:t xml:space="preserve">htps://codex.wordpress.org/Plugin_API </w:t>
      </w:r>
    </w:p>
    <w:p w:rsidR="00B75453" w:rsidRPr="00B75453" w:rsidRDefault="00B75453" w:rsidP="00CF1D63">
      <w:pPr>
        <w:pStyle w:val="BalloonText"/>
        <w:numPr>
          <w:ilvl w:val="0"/>
          <w:numId w:val="20"/>
        </w:numPr>
        <w:rPr>
          <w:rFonts w:cstheme="minorHAnsi"/>
          <w:sz w:val="20"/>
        </w:rPr>
      </w:pPr>
      <w:r w:rsidRPr="00B75453">
        <w:rPr>
          <w:rFonts w:cstheme="minorHAnsi"/>
          <w:sz w:val="20"/>
        </w:rPr>
        <w:t xml:space="preserve">search </w:t>
      </w:r>
    </w:p>
    <w:p w:rsidR="00B75453" w:rsidRPr="00B75453" w:rsidRDefault="00B75453" w:rsidP="00CF1D63">
      <w:pPr>
        <w:pStyle w:val="BalloonText"/>
        <w:numPr>
          <w:ilvl w:val="0"/>
          <w:numId w:val="20"/>
        </w:numPr>
        <w:rPr>
          <w:rFonts w:cstheme="minorHAnsi"/>
          <w:sz w:val="20"/>
        </w:rPr>
      </w:pPr>
      <w:r w:rsidRPr="00B75453">
        <w:rPr>
          <w:rFonts w:cstheme="minorHAnsi"/>
          <w:sz w:val="20"/>
        </w:rPr>
        <w:t>plugin or theme manuals</w:t>
      </w:r>
    </w:p>
    <w:p w:rsidR="00B75453" w:rsidRPr="00B75453" w:rsidRDefault="00B75453" w:rsidP="00B900BD">
      <w:pPr>
        <w:spacing w:after="0"/>
        <w:ind w:left="720"/>
        <w:rPr>
          <w:rFonts w:cstheme="minorHAnsi"/>
          <w:sz w:val="20"/>
        </w:rPr>
      </w:pPr>
      <w:r w:rsidRPr="00B75453">
        <w:rPr>
          <w:rFonts w:cstheme="minorHAnsi"/>
          <w:sz w:val="20"/>
        </w:rPr>
        <w:t>! there are more flters or actons than you can think of</w:t>
      </w:r>
    </w:p>
    <w:p w:rsidR="00B75453" w:rsidRPr="00B75453" w:rsidRDefault="00B75453" w:rsidP="00B900BD">
      <w:pPr>
        <w:ind w:left="720"/>
        <w:rPr>
          <w:rFonts w:cstheme="minorHAnsi"/>
          <w:sz w:val="20"/>
        </w:rPr>
      </w:pPr>
    </w:p>
    <w:p w:rsidR="00B75453" w:rsidRPr="00B75453" w:rsidRDefault="00B75453" w:rsidP="00B900BD">
      <w:pPr>
        <w:rPr>
          <w:rFonts w:cstheme="minorHAnsi"/>
          <w:b/>
          <w:sz w:val="24"/>
          <w:u w:val="single"/>
        </w:rPr>
      </w:pPr>
      <w:r w:rsidRPr="00B75453">
        <w:rPr>
          <w:rFonts w:cstheme="minorHAnsi"/>
          <w:b/>
          <w:sz w:val="24"/>
          <w:u w:val="single"/>
        </w:rPr>
        <w:t>Learned something?</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add_action( </w:t>
      </w:r>
      <w:r w:rsidRPr="00B75453">
        <w:rPr>
          <w:rFonts w:cstheme="minorHAnsi"/>
          <w:color w:val="A31515"/>
          <w:sz w:val="18"/>
          <w:szCs w:val="19"/>
        </w:rPr>
        <w:t>'end_of_talk'</w:t>
      </w:r>
      <w:r w:rsidRPr="00B75453">
        <w:rPr>
          <w:rFonts w:cstheme="minorHAnsi"/>
          <w:color w:val="000000"/>
          <w:sz w:val="18"/>
          <w:szCs w:val="19"/>
        </w:rPr>
        <w:t xml:space="preserve">, </w:t>
      </w:r>
      <w:r w:rsidRPr="00B75453">
        <w:rPr>
          <w:rFonts w:cstheme="minorHAnsi"/>
          <w:color w:val="A31515"/>
          <w:sz w:val="18"/>
          <w:szCs w:val="19"/>
        </w:rPr>
        <w:t>'answer_questions'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FF"/>
          <w:sz w:val="18"/>
          <w:szCs w:val="19"/>
        </w:rPr>
        <w:t>function</w:t>
      </w:r>
      <w:r w:rsidRPr="00B75453">
        <w:rPr>
          <w:rFonts w:cstheme="minorHAnsi"/>
          <w:color w:val="000000"/>
          <w:sz w:val="18"/>
          <w:szCs w:val="19"/>
        </w:rPr>
        <w:t xml:space="preserve"> answer_questions( </w:t>
      </w:r>
      <w:r w:rsidRPr="00B75453">
        <w:rPr>
          <w:rFonts w:cstheme="minorHAnsi"/>
          <w:color w:val="008B8B"/>
          <w:sz w:val="18"/>
          <w:szCs w:val="19"/>
        </w:rPr>
        <w:t>$questions</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foreach</w:t>
      </w:r>
      <w:r w:rsidRPr="00B75453">
        <w:rPr>
          <w:rFonts w:cstheme="minorHAnsi"/>
          <w:color w:val="000000"/>
          <w:sz w:val="18"/>
          <w:szCs w:val="19"/>
        </w:rPr>
        <w:t xml:space="preserve">( </w:t>
      </w:r>
      <w:r w:rsidRPr="00B75453">
        <w:rPr>
          <w:rFonts w:cstheme="minorHAnsi"/>
          <w:color w:val="008B8B"/>
          <w:sz w:val="18"/>
          <w:szCs w:val="19"/>
        </w:rPr>
        <w:t>$questions</w:t>
      </w:r>
      <w:r w:rsidRPr="00B75453">
        <w:rPr>
          <w:rFonts w:cstheme="minorHAnsi"/>
          <w:color w:val="000000"/>
          <w:sz w:val="18"/>
          <w:szCs w:val="19"/>
        </w:rPr>
        <w:t xml:space="preserve"> </w:t>
      </w:r>
      <w:r w:rsidRPr="00B75453">
        <w:rPr>
          <w:rFonts w:cstheme="minorHAnsi"/>
          <w:color w:val="0000FF"/>
          <w:sz w:val="18"/>
          <w:szCs w:val="19"/>
        </w:rPr>
        <w:t>as</w:t>
      </w:r>
      <w:r w:rsidRPr="00B75453">
        <w:rPr>
          <w:rFonts w:cstheme="minorHAnsi"/>
          <w:color w:val="000000"/>
          <w:sz w:val="18"/>
          <w:szCs w:val="19"/>
        </w:rPr>
        <w:t xml:space="preserve"> </w:t>
      </w:r>
      <w:r w:rsidRPr="00B75453">
        <w:rPr>
          <w:rFonts w:cstheme="minorHAnsi"/>
          <w:color w:val="008B8B"/>
          <w:sz w:val="18"/>
          <w:szCs w:val="19"/>
        </w:rPr>
        <w:t>$_q</w:t>
      </w: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try</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r w:rsidRPr="00B75453">
        <w:rPr>
          <w:rFonts w:cstheme="minorHAnsi"/>
          <w:color w:val="0000FF"/>
          <w:sz w:val="18"/>
          <w:szCs w:val="19"/>
        </w:rPr>
        <w:t>echo</w:t>
      </w:r>
      <w:r w:rsidRPr="00B75453">
        <w:rPr>
          <w:rFonts w:cstheme="minorHAnsi"/>
          <w:color w:val="000000"/>
          <w:sz w:val="18"/>
          <w:szCs w:val="19"/>
        </w:rPr>
        <w:t xml:space="preserve"> find_answer_to( </w:t>
      </w:r>
      <w:r w:rsidRPr="00B75453">
        <w:rPr>
          <w:rFonts w:cstheme="minorHAnsi"/>
          <w:color w:val="008B8B"/>
          <w:sz w:val="18"/>
          <w:szCs w:val="19"/>
        </w:rPr>
        <w:t>$_q</w:t>
      </w:r>
      <w:r w:rsidRPr="00B75453">
        <w:rPr>
          <w:rFonts w:cstheme="minorHAnsi"/>
          <w:color w:val="000000"/>
          <w:sz w:val="18"/>
          <w:szCs w:val="19"/>
        </w:rPr>
        <w:t xml:space="preserve"> );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r w:rsidRPr="00B75453">
        <w:rPr>
          <w:rFonts w:cstheme="minorHAnsi"/>
          <w:color w:val="0000FF"/>
          <w:sz w:val="18"/>
          <w:szCs w:val="19"/>
        </w:rPr>
        <w:t>catch</w:t>
      </w:r>
      <w:r w:rsidRPr="00B75453">
        <w:rPr>
          <w:rFonts w:cstheme="minorHAnsi"/>
          <w:color w:val="000000"/>
          <w:sz w:val="18"/>
          <w:szCs w:val="19"/>
        </w:rPr>
        <w:t>(</w:t>
      </w:r>
      <w:r w:rsidRPr="00B75453">
        <w:rPr>
          <w:rFonts w:cstheme="minorHAnsi"/>
          <w:color w:val="2B91AF"/>
          <w:sz w:val="18"/>
          <w:szCs w:val="19"/>
        </w:rPr>
        <w:t>Exception</w:t>
      </w:r>
      <w:r w:rsidRPr="00B75453">
        <w:rPr>
          <w:rFonts w:cstheme="minorHAnsi"/>
          <w:color w:val="000000"/>
          <w:sz w:val="18"/>
          <w:szCs w:val="19"/>
        </w:rPr>
        <w:t xml:space="preserve"> </w:t>
      </w:r>
      <w:r w:rsidRPr="00B75453">
        <w:rPr>
          <w:rFonts w:cstheme="minorHAnsi"/>
          <w:color w:val="008B8B"/>
          <w:sz w:val="18"/>
          <w:szCs w:val="19"/>
        </w:rPr>
        <w:t>$e</w:t>
      </w:r>
      <w:r w:rsidRPr="00B75453">
        <w:rPr>
          <w:rFonts w:cstheme="minorHAnsi"/>
          <w:color w:val="000000"/>
          <w:sz w:val="18"/>
          <w:szCs w:val="19"/>
        </w:rPr>
        <w:t>)</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mail( </w:t>
      </w:r>
      <w:r w:rsidRPr="00B75453">
        <w:rPr>
          <w:rFonts w:cstheme="minorHAnsi"/>
          <w:color w:val="A31515"/>
          <w:sz w:val="18"/>
          <w:szCs w:val="19"/>
        </w:rPr>
        <w:t>'thomas.maier@webgilde.com'</w:t>
      </w:r>
      <w:r w:rsidRPr="00B75453">
        <w:rPr>
          <w:rFonts w:cstheme="minorHAnsi"/>
          <w:color w:val="000000"/>
          <w:sz w:val="18"/>
          <w:szCs w:val="19"/>
        </w:rPr>
        <w:t xml:space="preserve">, </w:t>
      </w:r>
      <w:r w:rsidRPr="00B75453">
        <w:rPr>
          <w:rFonts w:cstheme="minorHAnsi"/>
          <w:color w:val="A31515"/>
          <w:sz w:val="18"/>
          <w:szCs w:val="19"/>
        </w:rPr>
        <w:t>'contact'</w:t>
      </w:r>
      <w:r w:rsidRPr="00B75453">
        <w:rPr>
          <w:rFonts w:cstheme="minorHAnsi"/>
          <w:color w:val="000000"/>
          <w:sz w:val="18"/>
          <w:szCs w:val="19"/>
        </w:rPr>
        <w:t xml:space="preserve">, </w:t>
      </w:r>
      <w:r w:rsidRPr="00B75453">
        <w:rPr>
          <w:rFonts w:cstheme="minorHAnsi"/>
          <w:color w:val="008B8B"/>
          <w:sz w:val="18"/>
          <w:szCs w:val="19"/>
        </w:rPr>
        <w:t>$_q</w:t>
      </w:r>
      <w:r w:rsidRPr="00B75453">
        <w:rPr>
          <w:rFonts w:cstheme="minorHAnsi"/>
          <w:color w:val="000000"/>
          <w:sz w:val="18"/>
          <w:szCs w:val="19"/>
        </w:rPr>
        <w:t xml:space="preserve"> );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 </w:t>
      </w:r>
    </w:p>
    <w:p w:rsidR="00B75453" w:rsidRPr="00B75453" w:rsidRDefault="00B75453" w:rsidP="00B900BD">
      <w:pPr>
        <w:autoSpaceDE w:val="0"/>
        <w:autoSpaceDN w:val="0"/>
        <w:adjustRightInd w:val="0"/>
        <w:spacing w:after="0" w:line="240" w:lineRule="auto"/>
        <w:ind w:left="720"/>
        <w:rPr>
          <w:rFonts w:cstheme="minorHAnsi"/>
          <w:color w:val="000000"/>
          <w:sz w:val="18"/>
          <w:szCs w:val="19"/>
        </w:rPr>
      </w:pPr>
      <w:r w:rsidRPr="00B75453">
        <w:rPr>
          <w:rFonts w:cstheme="minorHAnsi"/>
          <w:color w:val="000000"/>
          <w:sz w:val="18"/>
          <w:szCs w:val="19"/>
        </w:rPr>
        <w:t xml:space="preserve">} </w:t>
      </w:r>
    </w:p>
    <w:p w:rsidR="000B5497" w:rsidRDefault="00B75453" w:rsidP="00B900BD">
      <w:pPr>
        <w:ind w:left="720"/>
        <w:rPr>
          <w:rFonts w:cstheme="minorHAnsi"/>
          <w:color w:val="000000"/>
          <w:sz w:val="18"/>
          <w:szCs w:val="19"/>
        </w:rPr>
      </w:pPr>
      <w:r w:rsidRPr="00B75453">
        <w:rPr>
          <w:rFonts w:cstheme="minorHAnsi"/>
          <w:color w:val="000000"/>
          <w:sz w:val="18"/>
          <w:szCs w:val="19"/>
        </w:rPr>
        <w:t xml:space="preserve">do_action( </w:t>
      </w:r>
      <w:r w:rsidRPr="00B75453">
        <w:rPr>
          <w:rFonts w:cstheme="minorHAnsi"/>
          <w:color w:val="A31515"/>
          <w:sz w:val="18"/>
          <w:szCs w:val="19"/>
        </w:rPr>
        <w:t>'end_of_talk'</w:t>
      </w:r>
      <w:r w:rsidRPr="00B75453">
        <w:rPr>
          <w:rFonts w:cstheme="minorHAnsi"/>
          <w:color w:val="000000"/>
          <w:sz w:val="18"/>
          <w:szCs w:val="19"/>
        </w:rPr>
        <w:t xml:space="preserve"> );</w:t>
      </w:r>
    </w:p>
    <w:p w:rsidR="000B5497" w:rsidRDefault="000B5497">
      <w:pPr>
        <w:rPr>
          <w:rFonts w:cstheme="minorHAnsi"/>
          <w:color w:val="000000"/>
          <w:sz w:val="18"/>
          <w:szCs w:val="19"/>
        </w:rPr>
      </w:pPr>
      <w:r>
        <w:rPr>
          <w:rFonts w:cstheme="minorHAnsi"/>
          <w:color w:val="000000"/>
          <w:sz w:val="18"/>
          <w:szCs w:val="19"/>
        </w:rPr>
        <w:br w:type="page"/>
      </w:r>
    </w:p>
    <w:p w:rsidR="000B5497" w:rsidRDefault="000B5497" w:rsidP="000B5497">
      <w:pPr>
        <w:autoSpaceDE w:val="0"/>
        <w:autoSpaceDN w:val="0"/>
        <w:adjustRightInd w:val="0"/>
        <w:spacing w:after="0" w:line="240" w:lineRule="auto"/>
        <w:rPr>
          <w:rFonts w:ascii="Consolas" w:hAnsi="Consolas" w:cs="Consolas"/>
          <w:b/>
          <w:color w:val="000000"/>
          <w:sz w:val="19"/>
          <w:szCs w:val="19"/>
          <w:u w:val="single"/>
        </w:rPr>
      </w:pPr>
      <w:r w:rsidRPr="000B5497">
        <w:rPr>
          <w:rFonts w:ascii="Consolas" w:hAnsi="Consolas" w:cs="Consolas"/>
          <w:b/>
          <w:color w:val="000000"/>
          <w:sz w:val="19"/>
          <w:szCs w:val="19"/>
          <w:u w:val="single"/>
        </w:rPr>
        <w:lastRenderedPageBreak/>
        <w:t>SYNTAX:</w:t>
      </w:r>
    </w:p>
    <w:p w:rsidR="00D2072F" w:rsidRDefault="00D2072F" w:rsidP="000B5497">
      <w:pPr>
        <w:autoSpaceDE w:val="0"/>
        <w:autoSpaceDN w:val="0"/>
        <w:adjustRightInd w:val="0"/>
        <w:spacing w:after="0" w:line="240" w:lineRule="auto"/>
        <w:rPr>
          <w:rFonts w:ascii="Consolas" w:hAnsi="Consolas" w:cs="Consolas"/>
          <w:b/>
          <w:color w:val="000000"/>
          <w:sz w:val="19"/>
          <w:szCs w:val="19"/>
          <w:u w:val="single"/>
        </w:rPr>
      </w:pPr>
    </w:p>
    <w:p w:rsidR="00BD270D" w:rsidRDefault="00BD270D" w:rsidP="000B5497">
      <w:pPr>
        <w:autoSpaceDE w:val="0"/>
        <w:autoSpaceDN w:val="0"/>
        <w:adjustRightInd w:val="0"/>
        <w:spacing w:after="0" w:line="240" w:lineRule="auto"/>
        <w:rPr>
          <w:rFonts w:ascii="Consolas" w:hAnsi="Consolas" w:cs="Consolas"/>
          <w:b/>
          <w:color w:val="000000"/>
          <w:sz w:val="19"/>
          <w:szCs w:val="19"/>
          <w:u w:val="single"/>
        </w:rPr>
      </w:pPr>
      <w:r>
        <w:rPr>
          <w:rFonts w:ascii="Consolas" w:hAnsi="Consolas" w:cs="Consolas"/>
          <w:b/>
          <w:color w:val="000000"/>
          <w:sz w:val="19"/>
          <w:szCs w:val="19"/>
          <w:u w:val="single"/>
        </w:rPr>
        <w:t>ACTION:</w:t>
      </w:r>
    </w:p>
    <w:p w:rsidR="00BD270D" w:rsidRDefault="00BD270D" w:rsidP="000B5497">
      <w:pPr>
        <w:autoSpaceDE w:val="0"/>
        <w:autoSpaceDN w:val="0"/>
        <w:adjustRightInd w:val="0"/>
        <w:spacing w:after="0" w:line="240" w:lineRule="auto"/>
        <w:rPr>
          <w:rFonts w:ascii="Consolas" w:hAnsi="Consolas" w:cs="Consolas"/>
          <w:b/>
          <w:color w:val="000000"/>
          <w:sz w:val="19"/>
          <w:szCs w:val="19"/>
          <w:u w:val="single"/>
        </w:rPr>
      </w:pPr>
    </w:p>
    <w:p w:rsidR="008F221D" w:rsidRDefault="008F221D" w:rsidP="000B5497">
      <w:pPr>
        <w:autoSpaceDE w:val="0"/>
        <w:autoSpaceDN w:val="0"/>
        <w:adjustRightInd w:val="0"/>
        <w:spacing w:after="0" w:line="240" w:lineRule="auto"/>
        <w:rPr>
          <w:rFonts w:ascii="Consolas" w:hAnsi="Consolas" w:cs="Consolas"/>
          <w:b/>
          <w:color w:val="000000"/>
          <w:sz w:val="19"/>
          <w:szCs w:val="19"/>
          <w:u w:val="single"/>
        </w:rPr>
      </w:pPr>
    </w:p>
    <w:p w:rsidR="00D2072F" w:rsidRPr="00D2072F" w:rsidRDefault="00D2072F" w:rsidP="000B5497">
      <w:pPr>
        <w:autoSpaceDE w:val="0"/>
        <w:autoSpaceDN w:val="0"/>
        <w:adjustRightInd w:val="0"/>
        <w:spacing w:after="0" w:line="240" w:lineRule="auto"/>
        <w:rPr>
          <w:rFonts w:ascii="Consolas" w:hAnsi="Consolas" w:cs="Consolas"/>
          <w:b/>
          <w:color w:val="000000"/>
          <w:szCs w:val="19"/>
        </w:rPr>
      </w:pPr>
      <w:r w:rsidRPr="00D2072F">
        <w:rPr>
          <w:rFonts w:ascii="Consolas" w:hAnsi="Consolas" w:cs="Consolas"/>
          <w:b/>
          <w:color w:val="000000"/>
          <w:szCs w:val="19"/>
        </w:rPr>
        <w:t>do_action(</w:t>
      </w:r>
      <w:r w:rsidRPr="00D2072F">
        <w:rPr>
          <w:rFonts w:ascii="Consolas" w:hAnsi="Consolas" w:cs="Consolas"/>
          <w:b/>
          <w:color w:val="008B8B"/>
          <w:szCs w:val="19"/>
        </w:rPr>
        <w:t>$tag</w:t>
      </w:r>
      <w:r w:rsidRPr="00D2072F">
        <w:rPr>
          <w:rFonts w:ascii="Consolas" w:hAnsi="Consolas" w:cs="Consolas"/>
          <w:b/>
          <w:color w:val="000000"/>
          <w:szCs w:val="19"/>
        </w:rPr>
        <w:t xml:space="preserve">, </w:t>
      </w:r>
      <w:r w:rsidRPr="00D2072F">
        <w:rPr>
          <w:rFonts w:ascii="Consolas" w:hAnsi="Consolas" w:cs="Consolas"/>
          <w:b/>
          <w:color w:val="008B8B"/>
          <w:szCs w:val="19"/>
        </w:rPr>
        <w:t>$args</w:t>
      </w:r>
      <w:r w:rsidRPr="00D2072F">
        <w:rPr>
          <w:rFonts w:ascii="Consolas" w:hAnsi="Consolas" w:cs="Consolas"/>
          <w:b/>
          <w:color w:val="000000"/>
          <w:szCs w:val="19"/>
        </w:rPr>
        <w:t>);</w:t>
      </w:r>
    </w:p>
    <w:p w:rsidR="00D2072F" w:rsidRDefault="00D2072F" w:rsidP="000B5497">
      <w:pPr>
        <w:autoSpaceDE w:val="0"/>
        <w:autoSpaceDN w:val="0"/>
        <w:adjustRightInd w:val="0"/>
        <w:spacing w:after="0" w:line="240" w:lineRule="auto"/>
        <w:rPr>
          <w:rFonts w:ascii="Consolas" w:hAnsi="Consolas" w:cs="Consolas"/>
          <w:color w:val="000000"/>
          <w:sz w:val="19"/>
          <w:szCs w:val="19"/>
        </w:rPr>
      </w:pPr>
    </w:p>
    <w:p w:rsidR="00D2072F" w:rsidRPr="00D2072F" w:rsidRDefault="00D2072F" w:rsidP="00D2072F">
      <w:pPr>
        <w:shd w:val="clear" w:color="auto" w:fill="FFFFFF"/>
        <w:spacing w:after="332"/>
        <w:rPr>
          <w:rFonts w:cstheme="minorHAnsi"/>
          <w:sz w:val="18"/>
          <w:szCs w:val="18"/>
        </w:rPr>
      </w:pPr>
      <w:r w:rsidRPr="00D2072F">
        <w:rPr>
          <w:rFonts w:cstheme="minorHAnsi"/>
          <w:sz w:val="18"/>
          <w:szCs w:val="18"/>
        </w:rPr>
        <w:t>where:</w:t>
      </w:r>
      <w:r w:rsidRPr="00D2072F">
        <w:rPr>
          <w:rFonts w:cstheme="minorHAnsi"/>
          <w:sz w:val="18"/>
          <w:szCs w:val="18"/>
        </w:rPr>
        <w:br/>
        <w:t>$tag = the name of the action hook (eg, wp_head)</w:t>
      </w:r>
    </w:p>
    <w:p w:rsidR="00D2072F" w:rsidRDefault="00D2072F" w:rsidP="00D2072F">
      <w:pPr>
        <w:shd w:val="clear" w:color="auto" w:fill="FFFFFF"/>
        <w:spacing w:after="332"/>
        <w:rPr>
          <w:rFonts w:cstheme="minorHAnsi"/>
          <w:sz w:val="18"/>
          <w:szCs w:val="18"/>
        </w:rPr>
      </w:pPr>
      <w:r w:rsidRPr="00D2072F">
        <w:rPr>
          <w:rFonts w:cstheme="minorHAnsi"/>
          <w:sz w:val="18"/>
          <w:szCs w:val="18"/>
        </w:rPr>
        <w:t>$args = optional parameter(s) passed to the actions (or functions written by you) which register with the particular action hook. Action hooks can have many or no parameters such as the wp_head example shown above.</w:t>
      </w:r>
    </w:p>
    <w:p w:rsidR="00D2072F" w:rsidRPr="00D2072F" w:rsidRDefault="00D2072F" w:rsidP="000C6C9D">
      <w:pPr>
        <w:shd w:val="clear" w:color="auto" w:fill="FFFFFF"/>
        <w:spacing w:after="0"/>
        <w:rPr>
          <w:rFonts w:ascii="Helvetica" w:hAnsi="Helvetica" w:cs="Helvetica"/>
          <w:b/>
          <w:color w:val="647585"/>
          <w:sz w:val="47"/>
          <w:szCs w:val="43"/>
        </w:rPr>
      </w:pPr>
      <w:r w:rsidRPr="00D2072F">
        <w:rPr>
          <w:rFonts w:ascii="Consolas" w:hAnsi="Consolas" w:cs="Consolas"/>
          <w:b/>
          <w:color w:val="000000"/>
          <w:szCs w:val="19"/>
        </w:rPr>
        <w:t xml:space="preserve">do_action_ref_array( </w:t>
      </w:r>
      <w:r w:rsidRPr="00D2072F">
        <w:rPr>
          <w:rFonts w:ascii="Consolas" w:hAnsi="Consolas" w:cs="Consolas"/>
          <w:b/>
          <w:color w:val="008B8B"/>
          <w:szCs w:val="19"/>
        </w:rPr>
        <w:t>$tag</w:t>
      </w:r>
      <w:r w:rsidRPr="00D2072F">
        <w:rPr>
          <w:rFonts w:ascii="Consolas" w:hAnsi="Consolas" w:cs="Consolas"/>
          <w:b/>
          <w:color w:val="000000"/>
          <w:szCs w:val="19"/>
        </w:rPr>
        <w:t xml:space="preserve">, </w:t>
      </w:r>
      <w:r w:rsidRPr="00D2072F">
        <w:rPr>
          <w:rFonts w:ascii="Consolas" w:hAnsi="Consolas" w:cs="Consolas"/>
          <w:b/>
          <w:color w:val="008B8B"/>
          <w:szCs w:val="19"/>
        </w:rPr>
        <w:t>$args</w:t>
      </w:r>
      <w:r w:rsidRPr="00D2072F">
        <w:rPr>
          <w:rFonts w:ascii="Consolas" w:hAnsi="Consolas" w:cs="Consolas"/>
          <w:b/>
          <w:color w:val="000000"/>
          <w:szCs w:val="19"/>
        </w:rPr>
        <w:t xml:space="preserve"> );</w:t>
      </w:r>
    </w:p>
    <w:p w:rsidR="00D2072F" w:rsidRPr="00521559" w:rsidRDefault="00521559" w:rsidP="000C6C9D">
      <w:pPr>
        <w:autoSpaceDE w:val="0"/>
        <w:autoSpaceDN w:val="0"/>
        <w:adjustRightInd w:val="0"/>
        <w:spacing w:after="0" w:line="240" w:lineRule="auto"/>
        <w:rPr>
          <w:rFonts w:ascii="Consolas" w:hAnsi="Consolas" w:cs="Consolas"/>
          <w:b/>
          <w:color w:val="000000"/>
          <w:szCs w:val="19"/>
        </w:rPr>
      </w:pPr>
      <w:r w:rsidRPr="00521559">
        <w:rPr>
          <w:rFonts w:ascii="Consolas" w:hAnsi="Consolas" w:cs="Consolas"/>
          <w:b/>
          <w:color w:val="000000"/>
          <w:szCs w:val="19"/>
        </w:rPr>
        <w:t xml:space="preserve">add_action( </w:t>
      </w:r>
      <w:r w:rsidRPr="00521559">
        <w:rPr>
          <w:rFonts w:ascii="Consolas" w:hAnsi="Consolas" w:cs="Consolas"/>
          <w:b/>
          <w:color w:val="A31515"/>
          <w:szCs w:val="19"/>
        </w:rPr>
        <w:t>'action_hook'</w:t>
      </w:r>
      <w:r w:rsidRPr="00521559">
        <w:rPr>
          <w:rFonts w:ascii="Consolas" w:hAnsi="Consolas" w:cs="Consolas"/>
          <w:b/>
          <w:color w:val="000000"/>
          <w:szCs w:val="19"/>
        </w:rPr>
        <w:t xml:space="preserve">, </w:t>
      </w:r>
      <w:r w:rsidRPr="00521559">
        <w:rPr>
          <w:rFonts w:ascii="Consolas" w:hAnsi="Consolas" w:cs="Consolas"/>
          <w:b/>
          <w:color w:val="A31515"/>
          <w:szCs w:val="19"/>
        </w:rPr>
        <w:t>'your_function_name'</w:t>
      </w:r>
      <w:r w:rsidR="008F221D" w:rsidRPr="00631D99">
        <w:rPr>
          <w:rFonts w:ascii="Consolas" w:hAnsi="Consolas" w:cs="Consolas"/>
          <w:b/>
          <w:color w:val="000000"/>
          <w:szCs w:val="19"/>
        </w:rPr>
        <w:t xml:space="preserve">, [priority], [accepted_args] </w:t>
      </w:r>
      <w:r w:rsidRPr="00521559">
        <w:rPr>
          <w:rFonts w:ascii="Consolas" w:hAnsi="Consolas" w:cs="Consolas"/>
          <w:b/>
          <w:color w:val="000000"/>
          <w:szCs w:val="19"/>
        </w:rPr>
        <w:t xml:space="preserve"> );</w:t>
      </w:r>
    </w:p>
    <w:p w:rsidR="00D2072F" w:rsidRDefault="00D2072F" w:rsidP="000B5497">
      <w:pPr>
        <w:autoSpaceDE w:val="0"/>
        <w:autoSpaceDN w:val="0"/>
        <w:adjustRightInd w:val="0"/>
        <w:spacing w:after="0" w:line="240" w:lineRule="auto"/>
        <w:rPr>
          <w:rFonts w:ascii="Consolas" w:hAnsi="Consolas" w:cs="Consolas"/>
          <w:b/>
          <w:color w:val="000000"/>
          <w:sz w:val="19"/>
          <w:szCs w:val="19"/>
          <w:u w:val="single"/>
        </w:rPr>
      </w:pPr>
    </w:p>
    <w:p w:rsidR="00D8209F" w:rsidRDefault="00D8209F" w:rsidP="000B5497">
      <w:pPr>
        <w:autoSpaceDE w:val="0"/>
        <w:autoSpaceDN w:val="0"/>
        <w:adjustRightInd w:val="0"/>
        <w:spacing w:after="0" w:line="240" w:lineRule="auto"/>
        <w:rPr>
          <w:rFonts w:ascii="Consolas" w:hAnsi="Consolas" w:cs="Consolas"/>
          <w:b/>
          <w:color w:val="000000"/>
          <w:sz w:val="19"/>
          <w:szCs w:val="19"/>
          <w:u w:val="single"/>
        </w:rPr>
      </w:pPr>
    </w:p>
    <w:p w:rsidR="00D8209F" w:rsidRDefault="00D8209F" w:rsidP="000B5497">
      <w:pPr>
        <w:autoSpaceDE w:val="0"/>
        <w:autoSpaceDN w:val="0"/>
        <w:adjustRightInd w:val="0"/>
        <w:spacing w:after="0" w:line="240" w:lineRule="auto"/>
        <w:rPr>
          <w:rFonts w:ascii="Consolas" w:hAnsi="Consolas" w:cs="Consolas"/>
          <w:b/>
          <w:color w:val="000000"/>
          <w:sz w:val="19"/>
          <w:szCs w:val="19"/>
          <w:u w:val="single"/>
        </w:rPr>
      </w:pPr>
      <w:r>
        <w:rPr>
          <w:rFonts w:ascii="Consolas" w:hAnsi="Consolas" w:cs="Consolas"/>
          <w:b/>
          <w:color w:val="000000"/>
          <w:sz w:val="19"/>
          <w:szCs w:val="19"/>
          <w:u w:val="single"/>
        </w:rPr>
        <w:t>FILTER:</w:t>
      </w:r>
    </w:p>
    <w:p w:rsidR="00D8209F" w:rsidRDefault="00D8209F" w:rsidP="000B5497">
      <w:pPr>
        <w:autoSpaceDE w:val="0"/>
        <w:autoSpaceDN w:val="0"/>
        <w:adjustRightInd w:val="0"/>
        <w:spacing w:after="0" w:line="240" w:lineRule="auto"/>
        <w:rPr>
          <w:rFonts w:ascii="Consolas" w:hAnsi="Consolas" w:cs="Consolas"/>
          <w:b/>
          <w:color w:val="000000"/>
          <w:sz w:val="19"/>
          <w:szCs w:val="19"/>
          <w:u w:val="single"/>
        </w:rPr>
      </w:pPr>
    </w:p>
    <w:p w:rsidR="00D8209F" w:rsidRPr="00D8209F" w:rsidRDefault="00D8209F" w:rsidP="00CF1D63">
      <w:pPr>
        <w:pStyle w:val="BalloonText"/>
        <w:numPr>
          <w:ilvl w:val="0"/>
          <w:numId w:val="25"/>
        </w:numPr>
        <w:autoSpaceDE w:val="0"/>
        <w:autoSpaceDN w:val="0"/>
        <w:adjustRightInd w:val="0"/>
        <w:rPr>
          <w:rFonts w:ascii="Consolas" w:hAnsi="Consolas" w:cs="Consolas"/>
          <w:b/>
          <w:color w:val="000000"/>
          <w:szCs w:val="19"/>
        </w:rPr>
      </w:pPr>
      <w:r w:rsidRPr="00D8209F">
        <w:rPr>
          <w:rFonts w:ascii="Consolas" w:hAnsi="Consolas" w:cs="Consolas"/>
          <w:b/>
          <w:color w:val="000000"/>
          <w:szCs w:val="19"/>
        </w:rPr>
        <w:t xml:space="preserve">apply_filters( </w:t>
      </w:r>
      <w:r w:rsidRPr="00D8209F">
        <w:rPr>
          <w:rFonts w:ascii="Consolas" w:hAnsi="Consolas" w:cs="Consolas"/>
          <w:b/>
          <w:color w:val="008B8B"/>
          <w:szCs w:val="19"/>
        </w:rPr>
        <w:t>$tag</w:t>
      </w:r>
      <w:r w:rsidRPr="00D8209F">
        <w:rPr>
          <w:rFonts w:ascii="Consolas" w:hAnsi="Consolas" w:cs="Consolas"/>
          <w:b/>
          <w:color w:val="000000"/>
          <w:szCs w:val="19"/>
        </w:rPr>
        <w:t xml:space="preserve">, </w:t>
      </w:r>
      <w:r w:rsidRPr="00D8209F">
        <w:rPr>
          <w:rFonts w:ascii="Consolas" w:hAnsi="Consolas" w:cs="Consolas"/>
          <w:b/>
          <w:color w:val="008B8B"/>
          <w:szCs w:val="19"/>
        </w:rPr>
        <w:t>$value</w:t>
      </w:r>
      <w:r w:rsidRPr="00D8209F">
        <w:rPr>
          <w:rFonts w:ascii="Consolas" w:hAnsi="Consolas" w:cs="Consolas"/>
          <w:b/>
          <w:color w:val="000000"/>
          <w:szCs w:val="19"/>
        </w:rPr>
        <w:t xml:space="preserve"> );</w:t>
      </w:r>
    </w:p>
    <w:p w:rsidR="00D8209F" w:rsidRPr="00D8209F" w:rsidRDefault="00D8209F" w:rsidP="00CF1D63">
      <w:pPr>
        <w:pStyle w:val="BalloonText"/>
        <w:numPr>
          <w:ilvl w:val="0"/>
          <w:numId w:val="25"/>
        </w:numPr>
        <w:autoSpaceDE w:val="0"/>
        <w:autoSpaceDN w:val="0"/>
        <w:adjustRightInd w:val="0"/>
        <w:rPr>
          <w:rFonts w:ascii="Consolas" w:hAnsi="Consolas" w:cs="Consolas"/>
          <w:b/>
          <w:color w:val="000000"/>
          <w:szCs w:val="19"/>
          <w:u w:val="single"/>
        </w:rPr>
      </w:pPr>
      <w:r w:rsidRPr="00D8209F">
        <w:rPr>
          <w:rFonts w:ascii="Consolas" w:hAnsi="Consolas" w:cs="Consolas"/>
          <w:b/>
          <w:color w:val="000000"/>
          <w:szCs w:val="19"/>
        </w:rPr>
        <w:t xml:space="preserve">apply_filters_ref_array( </w:t>
      </w:r>
      <w:r w:rsidRPr="00D8209F">
        <w:rPr>
          <w:rFonts w:ascii="Consolas" w:hAnsi="Consolas" w:cs="Consolas"/>
          <w:b/>
          <w:color w:val="008B8B"/>
          <w:szCs w:val="19"/>
        </w:rPr>
        <w:t>$tag</w:t>
      </w:r>
      <w:r w:rsidRPr="00D8209F">
        <w:rPr>
          <w:rFonts w:ascii="Consolas" w:hAnsi="Consolas" w:cs="Consolas"/>
          <w:b/>
          <w:color w:val="000000"/>
          <w:szCs w:val="19"/>
        </w:rPr>
        <w:t xml:space="preserve">, </w:t>
      </w:r>
      <w:r w:rsidRPr="00D8209F">
        <w:rPr>
          <w:rFonts w:ascii="Consolas" w:hAnsi="Consolas" w:cs="Consolas"/>
          <w:b/>
          <w:color w:val="008B8B"/>
          <w:szCs w:val="19"/>
        </w:rPr>
        <w:t>$args</w:t>
      </w:r>
      <w:r w:rsidRPr="00D8209F">
        <w:rPr>
          <w:rFonts w:ascii="Consolas" w:hAnsi="Consolas" w:cs="Consolas"/>
          <w:b/>
          <w:color w:val="000000"/>
          <w:szCs w:val="19"/>
        </w:rPr>
        <w:t xml:space="preserve"> );</w:t>
      </w:r>
    </w:p>
    <w:p w:rsidR="000B5497" w:rsidRDefault="000B5497" w:rsidP="000B5497">
      <w:pPr>
        <w:autoSpaceDE w:val="0"/>
        <w:autoSpaceDN w:val="0"/>
        <w:adjustRightInd w:val="0"/>
        <w:spacing w:after="0" w:line="240" w:lineRule="auto"/>
        <w:rPr>
          <w:rFonts w:ascii="Consolas" w:hAnsi="Consolas" w:cs="Consolas"/>
          <w:color w:val="000000"/>
          <w:sz w:val="19"/>
          <w:szCs w:val="19"/>
        </w:rPr>
      </w:pPr>
    </w:p>
    <w:p w:rsidR="00631D99" w:rsidRDefault="00631D99" w:rsidP="00631D99">
      <w:pPr>
        <w:autoSpaceDE w:val="0"/>
        <w:autoSpaceDN w:val="0"/>
        <w:adjustRightInd w:val="0"/>
        <w:spacing w:after="0" w:line="240" w:lineRule="auto"/>
        <w:rPr>
          <w:rFonts w:ascii="Consolas" w:hAnsi="Consolas" w:cs="Consolas"/>
          <w:b/>
          <w:color w:val="000000"/>
          <w:szCs w:val="19"/>
        </w:rPr>
      </w:pPr>
      <w:r w:rsidRPr="00631D99">
        <w:rPr>
          <w:rFonts w:ascii="Consolas" w:hAnsi="Consolas" w:cs="Consolas"/>
          <w:b/>
          <w:color w:val="000000"/>
          <w:szCs w:val="19"/>
        </w:rPr>
        <w:t xml:space="preserve">add_filter ( </w:t>
      </w:r>
      <w:r w:rsidRPr="00631D99">
        <w:rPr>
          <w:rFonts w:ascii="Consolas" w:hAnsi="Consolas" w:cs="Consolas"/>
          <w:b/>
          <w:color w:val="A31515"/>
          <w:szCs w:val="19"/>
        </w:rPr>
        <w:t>'hook_name'</w:t>
      </w:r>
      <w:r w:rsidRPr="00631D99">
        <w:rPr>
          <w:rFonts w:ascii="Consolas" w:hAnsi="Consolas" w:cs="Consolas"/>
          <w:b/>
          <w:color w:val="000000"/>
          <w:szCs w:val="19"/>
        </w:rPr>
        <w:t xml:space="preserve">, </w:t>
      </w:r>
      <w:r w:rsidRPr="00631D99">
        <w:rPr>
          <w:rFonts w:ascii="Consolas" w:hAnsi="Consolas" w:cs="Consolas"/>
          <w:b/>
          <w:color w:val="A31515"/>
          <w:szCs w:val="19"/>
        </w:rPr>
        <w:t>'your_filter'</w:t>
      </w:r>
      <w:r w:rsidRPr="00631D99">
        <w:rPr>
          <w:rFonts w:ascii="Consolas" w:hAnsi="Consolas" w:cs="Consolas"/>
          <w:b/>
          <w:color w:val="000000"/>
          <w:szCs w:val="19"/>
        </w:rPr>
        <w:t>, [priority], [accepted_args] );</w:t>
      </w:r>
    </w:p>
    <w:p w:rsidR="00941756" w:rsidRDefault="00941756" w:rsidP="00631D99">
      <w:pPr>
        <w:autoSpaceDE w:val="0"/>
        <w:autoSpaceDN w:val="0"/>
        <w:adjustRightInd w:val="0"/>
        <w:spacing w:after="0" w:line="240" w:lineRule="auto"/>
        <w:rPr>
          <w:rFonts w:ascii="Consolas" w:hAnsi="Consolas" w:cs="Consolas"/>
          <w:b/>
          <w:color w:val="000000"/>
          <w:szCs w:val="19"/>
        </w:rPr>
      </w:pPr>
    </w:p>
    <w:p w:rsidR="00941756" w:rsidRPr="0075597B" w:rsidRDefault="00941756" w:rsidP="00941756">
      <w:pPr>
        <w:shd w:val="clear" w:color="auto" w:fill="FFFFFF"/>
        <w:spacing w:after="0" w:line="240" w:lineRule="auto"/>
        <w:rPr>
          <w:rFonts w:eastAsia="Times New Roman" w:cstheme="minorHAnsi"/>
          <w:sz w:val="18"/>
          <w:szCs w:val="18"/>
        </w:rPr>
      </w:pPr>
      <w:r w:rsidRPr="0075597B">
        <w:rPr>
          <w:rFonts w:eastAsia="Times New Roman" w:cstheme="minorHAnsi"/>
          <w:sz w:val="18"/>
          <w:szCs w:val="18"/>
        </w:rPr>
        <w:t>where:</w:t>
      </w:r>
    </w:p>
    <w:p w:rsidR="00941756" w:rsidRPr="0075597B" w:rsidRDefault="00941756" w:rsidP="00CF1D63">
      <w:pPr>
        <w:numPr>
          <w:ilvl w:val="0"/>
          <w:numId w:val="24"/>
        </w:numPr>
        <w:shd w:val="clear" w:color="auto" w:fill="FFFFFF"/>
        <w:spacing w:after="100" w:afterAutospacing="1" w:line="240" w:lineRule="auto"/>
        <w:rPr>
          <w:rFonts w:eastAsia="Times New Roman" w:cstheme="minorHAnsi"/>
          <w:sz w:val="18"/>
          <w:szCs w:val="18"/>
        </w:rPr>
      </w:pPr>
      <w:r w:rsidRPr="0075597B">
        <w:rPr>
          <w:rFonts w:eastAsia="Times New Roman" w:cstheme="minorHAnsi"/>
          <w:sz w:val="18"/>
          <w:szCs w:val="18"/>
        </w:rPr>
        <w:t>hook_name = name of the hook you want register to</w:t>
      </w:r>
    </w:p>
    <w:p w:rsidR="00941756" w:rsidRPr="0075597B" w:rsidRDefault="00941756" w:rsidP="00CF1D63">
      <w:pPr>
        <w:numPr>
          <w:ilvl w:val="0"/>
          <w:numId w:val="24"/>
        </w:numPr>
        <w:shd w:val="clear" w:color="auto" w:fill="FFFFFF"/>
        <w:spacing w:before="100" w:beforeAutospacing="1" w:after="100" w:afterAutospacing="1" w:line="240" w:lineRule="auto"/>
        <w:rPr>
          <w:rFonts w:eastAsia="Times New Roman" w:cstheme="minorHAnsi"/>
          <w:sz w:val="18"/>
          <w:szCs w:val="18"/>
        </w:rPr>
      </w:pPr>
      <w:r w:rsidRPr="0075597B">
        <w:rPr>
          <w:rFonts w:eastAsia="Times New Roman" w:cstheme="minorHAnsi"/>
          <w:sz w:val="18"/>
          <w:szCs w:val="18"/>
        </w:rPr>
        <w:t>your_filter = the name of your filter (or function)</w:t>
      </w:r>
    </w:p>
    <w:p w:rsidR="00941756" w:rsidRPr="0075597B" w:rsidRDefault="00941756" w:rsidP="00CF1D63">
      <w:pPr>
        <w:numPr>
          <w:ilvl w:val="0"/>
          <w:numId w:val="24"/>
        </w:numPr>
        <w:shd w:val="clear" w:color="auto" w:fill="FFFFFF"/>
        <w:spacing w:before="100" w:beforeAutospacing="1" w:after="100" w:afterAutospacing="1" w:line="240" w:lineRule="auto"/>
        <w:rPr>
          <w:rFonts w:eastAsia="Times New Roman" w:cstheme="minorHAnsi"/>
          <w:sz w:val="18"/>
          <w:szCs w:val="18"/>
        </w:rPr>
      </w:pPr>
      <w:r w:rsidRPr="0075597B">
        <w:rPr>
          <w:rFonts w:eastAsia="Times New Roman" w:cstheme="minorHAnsi"/>
          <w:sz w:val="18"/>
          <w:szCs w:val="18"/>
        </w:rPr>
        <w:t>priority = (optional) integer which represents the order your filter should be applied. If no value is added, it defaults to 10.</w:t>
      </w:r>
    </w:p>
    <w:p w:rsidR="00941756" w:rsidRPr="0075597B" w:rsidRDefault="00941756" w:rsidP="00CF1D63">
      <w:pPr>
        <w:numPr>
          <w:ilvl w:val="0"/>
          <w:numId w:val="24"/>
        </w:numPr>
        <w:shd w:val="clear" w:color="auto" w:fill="FFFFFF"/>
        <w:spacing w:before="100" w:beforeAutospacing="1" w:after="100" w:afterAutospacing="1" w:line="240" w:lineRule="auto"/>
        <w:rPr>
          <w:rFonts w:eastAsia="Times New Roman" w:cstheme="minorHAnsi"/>
          <w:sz w:val="18"/>
          <w:szCs w:val="18"/>
        </w:rPr>
      </w:pPr>
      <w:r w:rsidRPr="0075597B">
        <w:rPr>
          <w:rFonts w:eastAsia="Times New Roman" w:cstheme="minorHAnsi"/>
          <w:sz w:val="18"/>
          <w:szCs w:val="18"/>
        </w:rPr>
        <w:t>accepted_args = (optional) integer argument defining how many arguments your function can accept (default 1) because your filter must accpet at least one parameter which will be returned.</w:t>
      </w:r>
    </w:p>
    <w:p w:rsidR="00941756" w:rsidRDefault="00CC49BD"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b/>
          <w:color w:val="000000"/>
          <w:szCs w:val="19"/>
        </w:rPr>
        <w:t xml:space="preserve">e.g: </w:t>
      </w:r>
      <w:r>
        <w:rPr>
          <w:rFonts w:ascii="Consolas" w:hAnsi="Consolas" w:cs="Consolas"/>
          <w:color w:val="008B8B"/>
          <w:sz w:val="19"/>
          <w:szCs w:val="19"/>
        </w:rPr>
        <w:t>$title</w:t>
      </w:r>
      <w:r>
        <w:rPr>
          <w:rFonts w:ascii="Consolas" w:hAnsi="Consolas" w:cs="Consolas"/>
          <w:color w:val="000000"/>
          <w:sz w:val="19"/>
          <w:szCs w:val="19"/>
        </w:rPr>
        <w:t xml:space="preserve"> = apply_filters(</w:t>
      </w:r>
      <w:r>
        <w:rPr>
          <w:rFonts w:ascii="Consolas" w:hAnsi="Consolas" w:cs="Consolas"/>
          <w:color w:val="A31515"/>
          <w:sz w:val="19"/>
          <w:szCs w:val="19"/>
        </w:rPr>
        <w:t>'wp_title'</w:t>
      </w:r>
      <w:r>
        <w:rPr>
          <w:rFonts w:ascii="Consolas" w:hAnsi="Consolas" w:cs="Consolas"/>
          <w:color w:val="000000"/>
          <w:sz w:val="19"/>
          <w:szCs w:val="19"/>
        </w:rPr>
        <w:t xml:space="preserve">, </w:t>
      </w:r>
      <w:r>
        <w:rPr>
          <w:rFonts w:ascii="Consolas" w:hAnsi="Consolas" w:cs="Consolas"/>
          <w:color w:val="008B8B"/>
          <w:sz w:val="19"/>
          <w:szCs w:val="19"/>
        </w:rPr>
        <w:t>$title</w:t>
      </w:r>
      <w:r>
        <w:rPr>
          <w:rFonts w:ascii="Consolas" w:hAnsi="Consolas" w:cs="Consolas"/>
          <w:color w:val="000000"/>
          <w:sz w:val="19"/>
          <w:szCs w:val="19"/>
        </w:rPr>
        <w:t xml:space="preserve">, </w:t>
      </w:r>
      <w:r>
        <w:rPr>
          <w:rFonts w:ascii="Consolas" w:hAnsi="Consolas" w:cs="Consolas"/>
          <w:color w:val="008B8B"/>
          <w:sz w:val="19"/>
          <w:szCs w:val="19"/>
        </w:rPr>
        <w:t>$sep</w:t>
      </w:r>
      <w:r>
        <w:rPr>
          <w:rFonts w:ascii="Consolas" w:hAnsi="Consolas" w:cs="Consolas"/>
          <w:color w:val="000000"/>
          <w:sz w:val="19"/>
          <w:szCs w:val="19"/>
        </w:rPr>
        <w:t xml:space="preserve">, </w:t>
      </w:r>
      <w:r>
        <w:rPr>
          <w:rFonts w:ascii="Consolas" w:hAnsi="Consolas" w:cs="Consolas"/>
          <w:color w:val="008B8B"/>
          <w:sz w:val="19"/>
          <w:szCs w:val="19"/>
        </w:rPr>
        <w:t>$seplocation</w:t>
      </w:r>
      <w:r>
        <w:rPr>
          <w:rFonts w:ascii="Consolas" w:hAnsi="Consolas" w:cs="Consolas"/>
          <w:color w:val="000000"/>
          <w:sz w:val="19"/>
          <w:szCs w:val="19"/>
        </w:rPr>
        <w:t>);</w:t>
      </w:r>
    </w:p>
    <w:p w:rsidR="00CC49BD" w:rsidRDefault="00CC49BD" w:rsidP="00631D99">
      <w:pPr>
        <w:autoSpaceDE w:val="0"/>
        <w:autoSpaceDN w:val="0"/>
        <w:adjustRightInd w:val="0"/>
        <w:spacing w:after="0" w:line="240" w:lineRule="auto"/>
        <w:rPr>
          <w:rFonts w:ascii="Consolas" w:hAnsi="Consolas" w:cs="Consolas"/>
          <w:color w:val="000000"/>
          <w:sz w:val="19"/>
          <w:szCs w:val="19"/>
        </w:rPr>
      </w:pPr>
    </w:p>
    <w:p w:rsidR="00CC49BD" w:rsidRPr="00631D99" w:rsidRDefault="00CC49BD" w:rsidP="00631D99">
      <w:pPr>
        <w:autoSpaceDE w:val="0"/>
        <w:autoSpaceDN w:val="0"/>
        <w:adjustRightInd w:val="0"/>
        <w:spacing w:after="0" w:line="240" w:lineRule="auto"/>
        <w:rPr>
          <w:rFonts w:ascii="Consolas" w:hAnsi="Consolas" w:cs="Consolas"/>
          <w:b/>
          <w:color w:val="000000"/>
          <w:szCs w:val="19"/>
        </w:rPr>
      </w:pPr>
    </w:p>
    <w:p w:rsidR="00631D99" w:rsidRDefault="00631D99" w:rsidP="00631D99">
      <w:pPr>
        <w:autoSpaceDE w:val="0"/>
        <w:autoSpaceDN w:val="0"/>
        <w:adjustRightInd w:val="0"/>
        <w:spacing w:after="0" w:line="240" w:lineRule="auto"/>
        <w:rPr>
          <w:rFonts w:ascii="Consolas" w:hAnsi="Consolas" w:cs="Consolas"/>
          <w:color w:val="000000"/>
          <w:sz w:val="19"/>
          <w:szCs w:val="19"/>
        </w:rPr>
      </w:pP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add_filter( </w:t>
      </w:r>
      <w:r>
        <w:rPr>
          <w:rFonts w:ascii="Consolas" w:hAnsi="Consolas" w:cs="Consolas"/>
          <w:color w:val="A31515"/>
          <w:sz w:val="19"/>
          <w:szCs w:val="19"/>
        </w:rPr>
        <w:t>'wp_title'</w:t>
      </w:r>
      <w:r>
        <w:rPr>
          <w:rFonts w:ascii="Consolas" w:hAnsi="Consolas" w:cs="Consolas"/>
          <w:color w:val="000000"/>
          <w:sz w:val="19"/>
          <w:szCs w:val="19"/>
        </w:rPr>
        <w:t xml:space="preserve">, </w:t>
      </w:r>
      <w:r>
        <w:rPr>
          <w:rFonts w:ascii="Consolas" w:hAnsi="Consolas" w:cs="Consolas"/>
          <w:color w:val="A31515"/>
          <w:sz w:val="19"/>
          <w:szCs w:val="19"/>
        </w:rPr>
        <w:t>'mytest_add_sitename_to_title'</w:t>
      </w:r>
      <w:r>
        <w:rPr>
          <w:rFonts w:ascii="Consolas" w:hAnsi="Consolas" w:cs="Consolas"/>
          <w:color w:val="000000"/>
          <w:sz w:val="19"/>
          <w:szCs w:val="19"/>
        </w:rPr>
        <w:t>, 10, 2 );</w:t>
      </w:r>
    </w:p>
    <w:p w:rsidR="00631D99" w:rsidRDefault="00631D99" w:rsidP="00631D99">
      <w:pPr>
        <w:autoSpaceDE w:val="0"/>
        <w:autoSpaceDN w:val="0"/>
        <w:adjustRightInd w:val="0"/>
        <w:spacing w:after="0" w:line="240" w:lineRule="auto"/>
        <w:rPr>
          <w:rFonts w:ascii="Consolas" w:hAnsi="Consolas" w:cs="Consolas"/>
          <w:color w:val="000000"/>
          <w:sz w:val="19"/>
          <w:szCs w:val="19"/>
        </w:rPr>
      </w:pP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mytest_add_sitename_to_title( </w:t>
      </w:r>
      <w:r>
        <w:rPr>
          <w:rFonts w:ascii="Consolas" w:hAnsi="Consolas" w:cs="Consolas"/>
          <w:color w:val="008B8B"/>
          <w:sz w:val="19"/>
          <w:szCs w:val="19"/>
        </w:rPr>
        <w:t>$title</w:t>
      </w:r>
      <w:r>
        <w:rPr>
          <w:rFonts w:ascii="Consolas" w:hAnsi="Consolas" w:cs="Consolas"/>
          <w:color w:val="000000"/>
          <w:sz w:val="19"/>
          <w:szCs w:val="19"/>
        </w:rPr>
        <w:t xml:space="preserve">, </w:t>
      </w:r>
      <w:r>
        <w:rPr>
          <w:rFonts w:ascii="Consolas" w:hAnsi="Consolas" w:cs="Consolas"/>
          <w:color w:val="008B8B"/>
          <w:sz w:val="19"/>
          <w:szCs w:val="19"/>
        </w:rPr>
        <w:t>$sep</w:t>
      </w:r>
      <w:r>
        <w:rPr>
          <w:rFonts w:ascii="Consolas" w:hAnsi="Consolas" w:cs="Consolas"/>
          <w:color w:val="000000"/>
          <w:sz w:val="19"/>
          <w:szCs w:val="19"/>
        </w:rPr>
        <w:t xml:space="preserve"> ) {</w:t>
      </w: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site name. */</w:t>
      </w: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B8B"/>
          <w:sz w:val="19"/>
          <w:szCs w:val="19"/>
        </w:rPr>
        <w:t>$name</w:t>
      </w:r>
      <w:r>
        <w:rPr>
          <w:rFonts w:ascii="Consolas" w:hAnsi="Consolas" w:cs="Consolas"/>
          <w:color w:val="000000"/>
          <w:sz w:val="19"/>
          <w:szCs w:val="19"/>
        </w:rPr>
        <w:t xml:space="preserve"> = get_bloginfo( </w:t>
      </w:r>
      <w:r>
        <w:rPr>
          <w:rFonts w:ascii="Consolas" w:hAnsi="Consolas" w:cs="Consolas"/>
          <w:color w:val="A31515"/>
          <w:sz w:val="19"/>
          <w:szCs w:val="19"/>
        </w:rPr>
        <w:t>'name'</w:t>
      </w:r>
      <w:r>
        <w:rPr>
          <w:rFonts w:ascii="Consolas" w:hAnsi="Consolas" w:cs="Consolas"/>
          <w:color w:val="000000"/>
          <w:sz w:val="19"/>
          <w:szCs w:val="19"/>
        </w:rPr>
        <w:t xml:space="preserve"> );</w:t>
      </w:r>
    </w:p>
    <w:p w:rsidR="00631D99" w:rsidRDefault="00631D99" w:rsidP="00631D99">
      <w:pPr>
        <w:autoSpaceDE w:val="0"/>
        <w:autoSpaceDN w:val="0"/>
        <w:adjustRightInd w:val="0"/>
        <w:spacing w:after="0" w:line="240" w:lineRule="auto"/>
        <w:rPr>
          <w:rFonts w:ascii="Consolas" w:hAnsi="Consolas" w:cs="Consolas"/>
          <w:color w:val="000000"/>
          <w:sz w:val="19"/>
          <w:szCs w:val="19"/>
        </w:rPr>
      </w:pP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Append site name to $title. */</w:t>
      </w: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B8B"/>
          <w:sz w:val="19"/>
          <w:szCs w:val="19"/>
        </w:rPr>
        <w:t>$title</w:t>
      </w:r>
      <w:r>
        <w:rPr>
          <w:rFonts w:ascii="Consolas" w:hAnsi="Consolas" w:cs="Consolas"/>
          <w:color w:val="000000"/>
          <w:sz w:val="19"/>
          <w:szCs w:val="19"/>
        </w:rPr>
        <w:t xml:space="preserve"> .= </w:t>
      </w:r>
      <w:r>
        <w:rPr>
          <w:rFonts w:ascii="Consolas" w:hAnsi="Consolas" w:cs="Consolas"/>
          <w:color w:val="008B8B"/>
          <w:sz w:val="19"/>
          <w:szCs w:val="19"/>
        </w:rPr>
        <w:t>$sep</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8B8B"/>
          <w:sz w:val="19"/>
          <w:szCs w:val="19"/>
        </w:rPr>
        <w:t>$name</w:t>
      </w:r>
      <w:r>
        <w:rPr>
          <w:rFonts w:ascii="Consolas" w:hAnsi="Consolas" w:cs="Consolas"/>
          <w:color w:val="000000"/>
          <w:sz w:val="19"/>
          <w:szCs w:val="19"/>
        </w:rPr>
        <w:t>;</w:t>
      </w:r>
    </w:p>
    <w:p w:rsidR="00631D99" w:rsidRDefault="00631D99" w:rsidP="00631D99">
      <w:pPr>
        <w:autoSpaceDE w:val="0"/>
        <w:autoSpaceDN w:val="0"/>
        <w:adjustRightInd w:val="0"/>
        <w:spacing w:after="0" w:line="240" w:lineRule="auto"/>
        <w:rPr>
          <w:rFonts w:ascii="Consolas" w:hAnsi="Consolas" w:cs="Consolas"/>
          <w:color w:val="000000"/>
          <w:sz w:val="19"/>
          <w:szCs w:val="19"/>
        </w:rPr>
      </w:pP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title. */</w:t>
      </w:r>
    </w:p>
    <w:p w:rsidR="00631D99" w:rsidRDefault="00631D99" w:rsidP="00631D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B8B"/>
          <w:sz w:val="19"/>
          <w:szCs w:val="19"/>
        </w:rPr>
        <w:t>$title</w:t>
      </w:r>
      <w:r>
        <w:rPr>
          <w:rFonts w:ascii="Consolas" w:hAnsi="Consolas" w:cs="Consolas"/>
          <w:color w:val="000000"/>
          <w:sz w:val="19"/>
          <w:szCs w:val="19"/>
        </w:rPr>
        <w:t>;</w:t>
      </w:r>
    </w:p>
    <w:p w:rsidR="00631D99" w:rsidRDefault="00631D99" w:rsidP="00631D99">
      <w:pPr>
        <w:rPr>
          <w:rFonts w:cstheme="minorHAnsi"/>
          <w:color w:val="000000"/>
          <w:sz w:val="18"/>
          <w:szCs w:val="19"/>
        </w:rPr>
      </w:pPr>
      <w:r>
        <w:rPr>
          <w:rFonts w:ascii="Consolas" w:hAnsi="Consolas" w:cs="Consolas"/>
          <w:color w:val="000000"/>
          <w:sz w:val="19"/>
          <w:szCs w:val="19"/>
        </w:rPr>
        <w:t>}</w:t>
      </w:r>
      <w:r>
        <w:rPr>
          <w:rFonts w:cstheme="minorHAnsi"/>
          <w:color w:val="000000"/>
          <w:sz w:val="18"/>
          <w:szCs w:val="19"/>
        </w:rPr>
        <w:t xml:space="preserve"> </w:t>
      </w:r>
    </w:p>
    <w:p w:rsidR="00631D99" w:rsidRDefault="00631D99" w:rsidP="00631D99">
      <w:pPr>
        <w:rPr>
          <w:rFonts w:cstheme="minorHAnsi"/>
          <w:color w:val="000000"/>
          <w:sz w:val="18"/>
          <w:szCs w:val="19"/>
        </w:rPr>
      </w:pPr>
    </w:p>
    <w:p w:rsidR="007273B7" w:rsidRDefault="007273B7" w:rsidP="00631D99">
      <w:pPr>
        <w:rPr>
          <w:rFonts w:cstheme="minorHAnsi"/>
          <w:color w:val="000000"/>
          <w:sz w:val="18"/>
          <w:szCs w:val="19"/>
        </w:rPr>
      </w:pPr>
      <w:r>
        <w:rPr>
          <w:rFonts w:cstheme="minorHAnsi"/>
          <w:color w:val="000000"/>
          <w:sz w:val="18"/>
          <w:szCs w:val="19"/>
        </w:rPr>
        <w:br w:type="page"/>
      </w:r>
    </w:p>
    <w:p w:rsidR="00121A33" w:rsidRDefault="00121A33" w:rsidP="00651F52">
      <w:pPr>
        <w:spacing w:after="0"/>
        <w:jc w:val="center"/>
        <w:rPr>
          <w:rFonts w:eastAsia="Times New Roman" w:cstheme="minorHAnsi"/>
          <w:color w:val="24292E"/>
          <w:kern w:val="36"/>
          <w:sz w:val="36"/>
          <w:szCs w:val="48"/>
        </w:rPr>
      </w:pPr>
      <w:r>
        <w:rPr>
          <w:rFonts w:eastAsia="Times New Roman" w:cstheme="minorHAnsi"/>
          <w:color w:val="24292E"/>
          <w:kern w:val="36"/>
          <w:sz w:val="36"/>
          <w:szCs w:val="48"/>
        </w:rPr>
        <w:lastRenderedPageBreak/>
        <w:t>JS</w:t>
      </w:r>
    </w:p>
    <w:p w:rsidR="00651F52" w:rsidRPr="00D87C4D" w:rsidRDefault="00651F52" w:rsidP="00651F52">
      <w:pPr>
        <w:spacing w:after="0"/>
        <w:rPr>
          <w:sz w:val="19"/>
          <w:szCs w:val="19"/>
        </w:rPr>
      </w:pPr>
      <w:r w:rsidRPr="00D87C4D">
        <w:rPr>
          <w:sz w:val="19"/>
          <w:szCs w:val="19"/>
        </w:rPr>
        <w:t>/****alert message for testing*****/</w:t>
      </w:r>
    </w:p>
    <w:p w:rsidR="00651F52" w:rsidRPr="00D87C4D" w:rsidRDefault="00651F52" w:rsidP="00651F52">
      <w:pPr>
        <w:spacing w:after="0"/>
        <w:rPr>
          <w:sz w:val="19"/>
          <w:szCs w:val="19"/>
        </w:rPr>
      </w:pPr>
      <w:r w:rsidRPr="00D87C4D">
        <w:rPr>
          <w:sz w:val="19"/>
          <w:szCs w:val="19"/>
        </w:rPr>
        <w:t>jQuery(document).ready(function(){</w:t>
      </w:r>
      <w:r w:rsidR="00D87C4D">
        <w:rPr>
          <w:sz w:val="19"/>
          <w:szCs w:val="19"/>
        </w:rPr>
        <w:tab/>
      </w:r>
      <w:r w:rsidRPr="00D87C4D">
        <w:rPr>
          <w:sz w:val="19"/>
          <w:szCs w:val="19"/>
        </w:rPr>
        <w:t xml:space="preserve">        alert('Hello!');</w:t>
      </w:r>
      <w:r w:rsidR="00D87C4D">
        <w:rPr>
          <w:sz w:val="19"/>
          <w:szCs w:val="19"/>
        </w:rPr>
        <w:tab/>
      </w:r>
      <w:r w:rsidRPr="00D87C4D">
        <w:rPr>
          <w:sz w:val="19"/>
          <w:szCs w:val="19"/>
        </w:rPr>
        <w:t xml:space="preserve">    });</w:t>
      </w:r>
    </w:p>
    <w:p w:rsidR="00651F52" w:rsidRPr="00D87C4D" w:rsidRDefault="00651F52" w:rsidP="00651F52">
      <w:pPr>
        <w:spacing w:after="0"/>
        <w:rPr>
          <w:sz w:val="19"/>
          <w:szCs w:val="19"/>
        </w:rPr>
      </w:pPr>
    </w:p>
    <w:p w:rsidR="00651F52" w:rsidRPr="00D87C4D" w:rsidRDefault="00651F52" w:rsidP="00651F52">
      <w:pPr>
        <w:rPr>
          <w:sz w:val="19"/>
          <w:szCs w:val="19"/>
        </w:rPr>
      </w:pPr>
      <w:r w:rsidRPr="00D87C4D">
        <w:rPr>
          <w:rFonts w:ascii="Consolas" w:hAnsi="Consolas" w:cs="Consolas"/>
          <w:color w:val="008000"/>
          <w:sz w:val="19"/>
          <w:szCs w:val="19"/>
        </w:rPr>
        <w:t>//////////////////////////Sample Script Format////////////////////</w:t>
      </w:r>
    </w:p>
    <w:p w:rsidR="00651F52" w:rsidRPr="00D87C4D" w:rsidRDefault="00651F52" w:rsidP="00651F52">
      <w:pPr>
        <w:pBdr>
          <w:bottom w:val="single" w:sz="6" w:space="1" w:color="auto"/>
        </w:pBd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jQuery(document).ready(</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     </w:t>
      </w:r>
      <w:r w:rsidRPr="00D87C4D">
        <w:rPr>
          <w:rFonts w:ascii="Consolas" w:hAnsi="Consolas" w:cs="Consolas"/>
          <w:color w:val="008000"/>
          <w:sz w:val="19"/>
          <w:szCs w:val="19"/>
        </w:rPr>
        <w:t xml:space="preserve">//alert('Hello!');  </w:t>
      </w:r>
      <w:r w:rsidRPr="00D87C4D">
        <w:rPr>
          <w:rFonts w:ascii="Consolas" w:hAnsi="Consolas" w:cs="Consolas"/>
          <w:color w:val="000000"/>
          <w:sz w:val="19"/>
          <w:szCs w:val="19"/>
        </w:rPr>
        <w:t>});</w:t>
      </w:r>
    </w:p>
    <w:p w:rsidR="00651F52" w:rsidRPr="00D87C4D" w:rsidRDefault="00651F52" w:rsidP="00651F52">
      <w:pPr>
        <w:pBdr>
          <w:bottom w:val="single" w:sz="6" w:space="1" w:color="auto"/>
        </w:pBd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$(document).ready(</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          </w:t>
      </w:r>
      <w:r w:rsidRPr="00D87C4D">
        <w:rPr>
          <w:rFonts w:ascii="Consolas" w:hAnsi="Consolas" w:cs="Consolas"/>
          <w:color w:val="008000"/>
          <w:sz w:val="19"/>
          <w:szCs w:val="19"/>
        </w:rPr>
        <w:t>//alert('Hello!');</w:t>
      </w:r>
      <w:r w:rsidRPr="00D87C4D">
        <w:rPr>
          <w:rFonts w:ascii="Consolas" w:hAnsi="Consolas" w:cs="Consolas"/>
          <w:color w:val="000000"/>
          <w:sz w:val="19"/>
          <w:szCs w:val="19"/>
        </w:rPr>
        <w:t xml:space="preserve">    });</w:t>
      </w:r>
    </w:p>
    <w:p w:rsidR="00651F52" w:rsidRPr="00D87C4D" w:rsidRDefault="00651F52" w:rsidP="00651F52">
      <w:pPr>
        <w:pBdr>
          <w:bottom w:val="single" w:sz="6" w:space="1" w:color="auto"/>
        </w:pBd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w:t>
      </w:r>
      <w:r w:rsidRPr="00D87C4D">
        <w:rPr>
          <w:rFonts w:ascii="Consolas" w:hAnsi="Consolas" w:cs="Consolas"/>
          <w:color w:val="0000FF"/>
          <w:sz w:val="19"/>
          <w:szCs w:val="19"/>
        </w:rPr>
        <w:t>this</w:t>
      </w:r>
      <w:r w:rsidRPr="00D87C4D">
        <w:rPr>
          <w:rFonts w:ascii="Consolas" w:hAnsi="Consolas" w:cs="Consolas"/>
          <w:color w:val="000000"/>
          <w:sz w:val="19"/>
          <w:szCs w:val="19"/>
        </w:rPr>
        <w:t>.jQuery);</w:t>
      </w:r>
    </w:p>
    <w:p w:rsidR="00651F52" w:rsidRPr="00D87C4D" w:rsidRDefault="00651F52" w:rsidP="00651F52">
      <w:pPr>
        <w:pBdr>
          <w:bottom w:val="single" w:sz="6" w:space="1" w:color="auto"/>
        </w:pBd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w:t>
      </w:r>
    </w:p>
    <w:p w:rsidR="00651F52" w:rsidRPr="00D87C4D" w:rsidRDefault="00651F52" w:rsidP="00651F52">
      <w:pPr>
        <w:autoSpaceDE w:val="0"/>
        <w:autoSpaceDN w:val="0"/>
        <w:adjustRightInd w:val="0"/>
        <w:spacing w:after="0" w:line="240" w:lineRule="auto"/>
        <w:ind w:left="270"/>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//var $allVideos = $(this).find(selectors.join(','));</w:t>
      </w:r>
    </w:p>
    <w:p w:rsidR="00651F52" w:rsidRPr="00D87C4D" w:rsidRDefault="00651F52" w:rsidP="00651F52">
      <w:pPr>
        <w:autoSpaceDE w:val="0"/>
        <w:autoSpaceDN w:val="0"/>
        <w:adjustRightInd w:val="0"/>
        <w:spacing w:after="0" w:line="240" w:lineRule="auto"/>
        <w:ind w:left="270"/>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//$allVideos = $allVideos.not("object object"); // SwfObj conflict patch</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})(window.jQuery || window.Zepto);</w:t>
      </w:r>
    </w:p>
    <w:p w:rsidR="00651F52" w:rsidRPr="00D87C4D" w:rsidRDefault="00651F52" w:rsidP="00651F52">
      <w:pPr>
        <w:pBdr>
          <w:bottom w:val="single" w:sz="6" w:space="1" w:color="auto"/>
        </w:pBd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jQuery(</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ind w:left="270"/>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 Quantity buttons</w:t>
      </w:r>
    </w:p>
    <w:p w:rsidR="008F221D"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A31515"/>
          <w:sz w:val="19"/>
          <w:szCs w:val="19"/>
        </w:rPr>
        <w:t>'div.quantity:not(.buttons_added), td.quantity:not(.buttons_added)'</w:t>
      </w:r>
      <w:r w:rsidRPr="00D87C4D">
        <w:rPr>
          <w:rFonts w:ascii="Consolas" w:hAnsi="Consolas" w:cs="Consolas"/>
          <w:color w:val="000000"/>
          <w:sz w:val="19"/>
          <w:szCs w:val="19"/>
        </w:rPr>
        <w:t xml:space="preserve">) </w:t>
      </w:r>
    </w:p>
    <w:p w:rsidR="008F221D" w:rsidRPr="00D87C4D" w:rsidRDefault="00651F52" w:rsidP="008F221D">
      <w:pPr>
        <w:autoSpaceDE w:val="0"/>
        <w:autoSpaceDN w:val="0"/>
        <w:adjustRightInd w:val="0"/>
        <w:spacing w:after="0" w:line="240" w:lineRule="auto"/>
        <w:ind w:left="432" w:firstLine="432"/>
        <w:rPr>
          <w:rFonts w:ascii="Consolas" w:hAnsi="Consolas" w:cs="Consolas"/>
          <w:color w:val="000000"/>
          <w:sz w:val="19"/>
          <w:szCs w:val="19"/>
        </w:rPr>
      </w:pPr>
      <w:r w:rsidRPr="00D87C4D">
        <w:rPr>
          <w:rFonts w:ascii="Consolas" w:hAnsi="Consolas" w:cs="Consolas"/>
          <w:color w:val="000000"/>
          <w:sz w:val="19"/>
          <w:szCs w:val="19"/>
        </w:rPr>
        <w:t>.addClass(</w:t>
      </w:r>
      <w:r w:rsidRPr="00D87C4D">
        <w:rPr>
          <w:rFonts w:ascii="Consolas" w:hAnsi="Consolas" w:cs="Consolas"/>
          <w:color w:val="A31515"/>
          <w:sz w:val="19"/>
          <w:szCs w:val="19"/>
        </w:rPr>
        <w:t>'buttons_added'</w:t>
      </w:r>
      <w:r w:rsidRPr="00D87C4D">
        <w:rPr>
          <w:rFonts w:ascii="Consolas" w:hAnsi="Consolas" w:cs="Consolas"/>
          <w:color w:val="000000"/>
          <w:sz w:val="19"/>
          <w:szCs w:val="19"/>
        </w:rPr>
        <w:t>) .append(</w:t>
      </w:r>
      <w:r w:rsidRPr="00D87C4D">
        <w:rPr>
          <w:rFonts w:ascii="Consolas" w:hAnsi="Consolas" w:cs="Consolas"/>
          <w:color w:val="A31515"/>
          <w:sz w:val="19"/>
          <w:szCs w:val="19"/>
        </w:rPr>
        <w:t>'&lt;input type="button" value="+" class="plus" /&gt;'</w:t>
      </w:r>
      <w:r w:rsidRPr="00D87C4D">
        <w:rPr>
          <w:rFonts w:ascii="Consolas" w:hAnsi="Consolas" w:cs="Consolas"/>
          <w:color w:val="000000"/>
          <w:sz w:val="19"/>
          <w:szCs w:val="19"/>
        </w:rPr>
        <w:t xml:space="preserve">) </w:t>
      </w:r>
    </w:p>
    <w:p w:rsidR="00651F52" w:rsidRPr="00D87C4D" w:rsidRDefault="00651F52" w:rsidP="008F221D">
      <w:pPr>
        <w:autoSpaceDE w:val="0"/>
        <w:autoSpaceDN w:val="0"/>
        <w:adjustRightInd w:val="0"/>
        <w:spacing w:after="0" w:line="240" w:lineRule="auto"/>
        <w:ind w:left="432" w:firstLine="432"/>
        <w:rPr>
          <w:rFonts w:ascii="Consolas" w:hAnsi="Consolas" w:cs="Consolas"/>
          <w:color w:val="000000"/>
          <w:sz w:val="19"/>
          <w:szCs w:val="19"/>
        </w:rPr>
      </w:pPr>
      <w:r w:rsidRPr="00D87C4D">
        <w:rPr>
          <w:rFonts w:ascii="Consolas" w:hAnsi="Consolas" w:cs="Consolas"/>
          <w:color w:val="000000"/>
          <w:sz w:val="19"/>
          <w:szCs w:val="19"/>
        </w:rPr>
        <w:t>.prepend(</w:t>
      </w:r>
      <w:r w:rsidRPr="00D87C4D">
        <w:rPr>
          <w:rFonts w:ascii="Consolas" w:hAnsi="Consolas" w:cs="Consolas"/>
          <w:color w:val="A31515"/>
          <w:sz w:val="19"/>
          <w:szCs w:val="19"/>
        </w:rPr>
        <w:t>'&lt;input type="button" value="-" class="minus" /&gt;'</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A31515"/>
          <w:sz w:val="19"/>
          <w:szCs w:val="19"/>
        </w:rPr>
        <w:t>'.plus'</w:t>
      </w:r>
      <w:r w:rsidRPr="00D87C4D">
        <w:rPr>
          <w:rFonts w:ascii="Consolas" w:hAnsi="Consolas" w:cs="Consolas"/>
          <w:color w:val="000000"/>
          <w:sz w:val="19"/>
          <w:szCs w:val="19"/>
        </w:rPr>
        <w:t>).val(</w:t>
      </w:r>
      <w:r w:rsidRPr="00D87C4D">
        <w:rPr>
          <w:rFonts w:ascii="Consolas" w:hAnsi="Consolas" w:cs="Consolas"/>
          <w:color w:val="A31515"/>
          <w:sz w:val="19"/>
          <w:szCs w:val="19"/>
        </w:rPr>
        <w:t>'\uf067'</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A31515"/>
          <w:sz w:val="19"/>
          <w:szCs w:val="19"/>
        </w:rPr>
        <w:t>'.minus'</w:t>
      </w:r>
      <w:r w:rsidRPr="00D87C4D">
        <w:rPr>
          <w:rFonts w:ascii="Consolas" w:hAnsi="Consolas" w:cs="Consolas"/>
          <w:color w:val="000000"/>
          <w:sz w:val="19"/>
          <w:szCs w:val="19"/>
        </w:rPr>
        <w:t>).val(</w:t>
      </w:r>
      <w:r w:rsidRPr="00D87C4D">
        <w:rPr>
          <w:rFonts w:ascii="Consolas" w:hAnsi="Consolas" w:cs="Consolas"/>
          <w:color w:val="A31515"/>
          <w:sz w:val="19"/>
          <w:szCs w:val="19"/>
        </w:rPr>
        <w:t>'\uf068'</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$(document).on(</w:t>
      </w:r>
      <w:r w:rsidRPr="00D87C4D">
        <w:rPr>
          <w:rFonts w:ascii="Consolas" w:hAnsi="Consolas" w:cs="Consolas"/>
          <w:color w:val="A31515"/>
          <w:sz w:val="19"/>
          <w:szCs w:val="19"/>
        </w:rPr>
        <w:t>'click'</w:t>
      </w:r>
      <w:r w:rsidRPr="00D87C4D">
        <w:rPr>
          <w:rFonts w:ascii="Consolas" w:hAnsi="Consolas" w:cs="Consolas"/>
          <w:color w:val="000000"/>
          <w:sz w:val="19"/>
          <w:szCs w:val="19"/>
        </w:rPr>
        <w:t xml:space="preserve">, </w:t>
      </w:r>
      <w:r w:rsidRPr="00D87C4D">
        <w:rPr>
          <w:rFonts w:ascii="Consolas" w:hAnsi="Consolas" w:cs="Consolas"/>
          <w:color w:val="A31515"/>
          <w:sz w:val="19"/>
          <w:szCs w:val="19"/>
        </w:rPr>
        <w:t>'.plus, .minus'</w:t>
      </w:r>
      <w:r w:rsidRPr="00D87C4D">
        <w:rPr>
          <w:rFonts w:ascii="Consolas" w:hAnsi="Consolas" w:cs="Consolas"/>
          <w:color w:val="000000"/>
          <w:sz w:val="19"/>
          <w:szCs w:val="19"/>
        </w:rPr>
        <w:t xml:space="preserve">, </w:t>
      </w:r>
      <w:r w:rsidRPr="00D87C4D">
        <w:rPr>
          <w:rFonts w:ascii="Consolas" w:hAnsi="Consolas" w:cs="Consolas"/>
          <w:color w:val="0000FF"/>
          <w:sz w:val="19"/>
          <w:szCs w:val="19"/>
        </w:rPr>
        <w:t>function</w:t>
      </w:r>
      <w:r w:rsidRPr="00D87C4D">
        <w:rPr>
          <w:rFonts w:ascii="Consolas" w:hAnsi="Consolas" w:cs="Consolas"/>
          <w:color w:val="000000"/>
          <w:sz w:val="19"/>
          <w:szCs w:val="19"/>
        </w:rPr>
        <w:t xml:space="preserve"> () {</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 Get values</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var</w:t>
      </w:r>
      <w:r w:rsidRPr="00D87C4D">
        <w:rPr>
          <w:rFonts w:ascii="Consolas" w:hAnsi="Consolas" w:cs="Consolas"/>
          <w:color w:val="000000"/>
          <w:sz w:val="19"/>
          <w:szCs w:val="19"/>
        </w:rPr>
        <w:t xml:space="preserve"> $qty = $(</w:t>
      </w:r>
      <w:r w:rsidRPr="00D87C4D">
        <w:rPr>
          <w:rFonts w:ascii="Consolas" w:hAnsi="Consolas" w:cs="Consolas"/>
          <w:color w:val="0000FF"/>
          <w:sz w:val="19"/>
          <w:szCs w:val="19"/>
        </w:rPr>
        <w:t>this</w:t>
      </w:r>
      <w:r w:rsidRPr="00D87C4D">
        <w:rPr>
          <w:rFonts w:ascii="Consolas" w:hAnsi="Consolas" w:cs="Consolas"/>
          <w:color w:val="000000"/>
          <w:sz w:val="19"/>
          <w:szCs w:val="19"/>
        </w:rPr>
        <w:t>).closest(</w:t>
      </w:r>
      <w:r w:rsidRPr="00D87C4D">
        <w:rPr>
          <w:rFonts w:ascii="Consolas" w:hAnsi="Consolas" w:cs="Consolas"/>
          <w:color w:val="A31515"/>
          <w:sz w:val="19"/>
          <w:szCs w:val="19"/>
        </w:rPr>
        <w:t>'.quantity'</w:t>
      </w:r>
      <w:r w:rsidRPr="00D87C4D">
        <w:rPr>
          <w:rFonts w:ascii="Consolas" w:hAnsi="Consolas" w:cs="Consolas"/>
          <w:color w:val="000000"/>
          <w:sz w:val="19"/>
          <w:szCs w:val="19"/>
        </w:rPr>
        <w:t>).find(</w:t>
      </w:r>
      <w:r w:rsidRPr="00D87C4D">
        <w:rPr>
          <w:rFonts w:ascii="Consolas" w:hAnsi="Consolas" w:cs="Consolas"/>
          <w:color w:val="A31515"/>
          <w:sz w:val="19"/>
          <w:szCs w:val="19"/>
        </w:rPr>
        <w:t>'.qty'</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currentVal = parseFloat($qty.val()),</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max = parseFloat($qty.attr(</w:t>
      </w:r>
      <w:r w:rsidRPr="00D87C4D">
        <w:rPr>
          <w:rFonts w:ascii="Consolas" w:hAnsi="Consolas" w:cs="Consolas"/>
          <w:color w:val="A31515"/>
          <w:sz w:val="19"/>
          <w:szCs w:val="19"/>
        </w:rPr>
        <w:t>'max'</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min = parseFloat($qty.attr(</w:t>
      </w:r>
      <w:r w:rsidRPr="00D87C4D">
        <w:rPr>
          <w:rFonts w:ascii="Consolas" w:hAnsi="Consolas" w:cs="Consolas"/>
          <w:color w:val="A31515"/>
          <w:sz w:val="19"/>
          <w:szCs w:val="19"/>
        </w:rPr>
        <w:t>'min'</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step = $qty.attr(</w:t>
      </w:r>
      <w:r w:rsidRPr="00D87C4D">
        <w:rPr>
          <w:rFonts w:ascii="Consolas" w:hAnsi="Consolas" w:cs="Consolas"/>
          <w:color w:val="A31515"/>
          <w:sz w:val="19"/>
          <w:szCs w:val="19"/>
        </w:rPr>
        <w:t>'step'</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 Format values</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(!currentVal || currentVal === </w:t>
      </w:r>
      <w:r w:rsidRPr="00D87C4D">
        <w:rPr>
          <w:rFonts w:ascii="Consolas" w:hAnsi="Consolas" w:cs="Consolas"/>
          <w:color w:val="A31515"/>
          <w:sz w:val="19"/>
          <w:szCs w:val="19"/>
        </w:rPr>
        <w:t>''</w:t>
      </w:r>
      <w:r w:rsidRPr="00D87C4D">
        <w:rPr>
          <w:rFonts w:ascii="Consolas" w:hAnsi="Consolas" w:cs="Consolas"/>
          <w:color w:val="000000"/>
          <w:sz w:val="19"/>
          <w:szCs w:val="19"/>
        </w:rPr>
        <w:t xml:space="preserve"> || currentVal === </w:t>
      </w:r>
      <w:r w:rsidRPr="00D87C4D">
        <w:rPr>
          <w:rFonts w:ascii="Consolas" w:hAnsi="Consolas" w:cs="Consolas"/>
          <w:color w:val="A31515"/>
          <w:sz w:val="19"/>
          <w:szCs w:val="19"/>
        </w:rPr>
        <w:t>'NaN'</w:t>
      </w:r>
      <w:r w:rsidRPr="00D87C4D">
        <w:rPr>
          <w:rFonts w:ascii="Consolas" w:hAnsi="Consolas" w:cs="Consolas"/>
          <w:color w:val="000000"/>
          <w:sz w:val="19"/>
          <w:szCs w:val="19"/>
        </w:rPr>
        <w:t>) currentVal = 0;</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(max === </w:t>
      </w:r>
      <w:r w:rsidRPr="00D87C4D">
        <w:rPr>
          <w:rFonts w:ascii="Consolas" w:hAnsi="Consolas" w:cs="Consolas"/>
          <w:color w:val="A31515"/>
          <w:sz w:val="19"/>
          <w:szCs w:val="19"/>
        </w:rPr>
        <w:t>''</w:t>
      </w:r>
      <w:r w:rsidRPr="00D87C4D">
        <w:rPr>
          <w:rFonts w:ascii="Consolas" w:hAnsi="Consolas" w:cs="Consolas"/>
          <w:color w:val="000000"/>
          <w:sz w:val="19"/>
          <w:szCs w:val="19"/>
        </w:rPr>
        <w:t xml:space="preserve"> || max === </w:t>
      </w:r>
      <w:r w:rsidRPr="00D87C4D">
        <w:rPr>
          <w:rFonts w:ascii="Consolas" w:hAnsi="Consolas" w:cs="Consolas"/>
          <w:color w:val="A31515"/>
          <w:sz w:val="19"/>
          <w:szCs w:val="19"/>
        </w:rPr>
        <w:t>'NaN'</w:t>
      </w:r>
      <w:r w:rsidRPr="00D87C4D">
        <w:rPr>
          <w:rFonts w:ascii="Consolas" w:hAnsi="Consolas" w:cs="Consolas"/>
          <w:color w:val="000000"/>
          <w:sz w:val="19"/>
          <w:szCs w:val="19"/>
        </w:rPr>
        <w:t xml:space="preserve">) max = </w:t>
      </w:r>
      <w:r w:rsidRPr="00D87C4D">
        <w:rPr>
          <w:rFonts w:ascii="Consolas" w:hAnsi="Consolas" w:cs="Consolas"/>
          <w:color w:val="A31515"/>
          <w:sz w:val="19"/>
          <w:szCs w:val="19"/>
        </w:rPr>
        <w:t>''</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(min === </w:t>
      </w:r>
      <w:r w:rsidRPr="00D87C4D">
        <w:rPr>
          <w:rFonts w:ascii="Consolas" w:hAnsi="Consolas" w:cs="Consolas"/>
          <w:color w:val="A31515"/>
          <w:sz w:val="19"/>
          <w:szCs w:val="19"/>
        </w:rPr>
        <w:t>''</w:t>
      </w:r>
      <w:r w:rsidRPr="00D87C4D">
        <w:rPr>
          <w:rFonts w:ascii="Consolas" w:hAnsi="Consolas" w:cs="Consolas"/>
          <w:color w:val="000000"/>
          <w:sz w:val="19"/>
          <w:szCs w:val="19"/>
        </w:rPr>
        <w:t xml:space="preserve"> || min === </w:t>
      </w:r>
      <w:r w:rsidRPr="00D87C4D">
        <w:rPr>
          <w:rFonts w:ascii="Consolas" w:hAnsi="Consolas" w:cs="Consolas"/>
          <w:color w:val="A31515"/>
          <w:sz w:val="19"/>
          <w:szCs w:val="19"/>
        </w:rPr>
        <w:t>'NaN'</w:t>
      </w:r>
      <w:r w:rsidRPr="00D87C4D">
        <w:rPr>
          <w:rFonts w:ascii="Consolas" w:hAnsi="Consolas" w:cs="Consolas"/>
          <w:color w:val="000000"/>
          <w:sz w:val="19"/>
          <w:szCs w:val="19"/>
        </w:rPr>
        <w:t>) min = 0;</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(step === </w:t>
      </w:r>
      <w:r w:rsidRPr="00D87C4D">
        <w:rPr>
          <w:rFonts w:ascii="Consolas" w:hAnsi="Consolas" w:cs="Consolas"/>
          <w:color w:val="A31515"/>
          <w:sz w:val="19"/>
          <w:szCs w:val="19"/>
        </w:rPr>
        <w:t>'any'</w:t>
      </w:r>
      <w:r w:rsidRPr="00D87C4D">
        <w:rPr>
          <w:rFonts w:ascii="Consolas" w:hAnsi="Consolas" w:cs="Consolas"/>
          <w:color w:val="000000"/>
          <w:sz w:val="19"/>
          <w:szCs w:val="19"/>
        </w:rPr>
        <w:t xml:space="preserve"> || step === </w:t>
      </w:r>
      <w:r w:rsidRPr="00D87C4D">
        <w:rPr>
          <w:rFonts w:ascii="Consolas" w:hAnsi="Consolas" w:cs="Consolas"/>
          <w:color w:val="A31515"/>
          <w:sz w:val="19"/>
          <w:szCs w:val="19"/>
        </w:rPr>
        <w:t>''</w:t>
      </w:r>
      <w:r w:rsidRPr="00D87C4D">
        <w:rPr>
          <w:rFonts w:ascii="Consolas" w:hAnsi="Consolas" w:cs="Consolas"/>
          <w:color w:val="000000"/>
          <w:sz w:val="19"/>
          <w:szCs w:val="19"/>
        </w:rPr>
        <w:t xml:space="preserve"> || step === undefined || parseFloat(step) === </w:t>
      </w:r>
      <w:r w:rsidRPr="00D87C4D">
        <w:rPr>
          <w:rFonts w:ascii="Consolas" w:hAnsi="Consolas" w:cs="Consolas"/>
          <w:color w:val="A31515"/>
          <w:sz w:val="19"/>
          <w:szCs w:val="19"/>
        </w:rPr>
        <w:t>'NaN'</w:t>
      </w:r>
      <w:r w:rsidRPr="00D87C4D">
        <w:rPr>
          <w:rFonts w:ascii="Consolas" w:hAnsi="Consolas" w:cs="Consolas"/>
          <w:color w:val="000000"/>
          <w:sz w:val="19"/>
          <w:szCs w:val="19"/>
        </w:rPr>
        <w:t>) step = 1;</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 Change the value</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w:t>
      </w:r>
      <w:r w:rsidRPr="00D87C4D">
        <w:rPr>
          <w:rFonts w:ascii="Consolas" w:hAnsi="Consolas" w:cs="Consolas"/>
          <w:color w:val="0000FF"/>
          <w:sz w:val="19"/>
          <w:szCs w:val="19"/>
        </w:rPr>
        <w:t>this</w:t>
      </w:r>
      <w:r w:rsidRPr="00D87C4D">
        <w:rPr>
          <w:rFonts w:ascii="Consolas" w:hAnsi="Consolas" w:cs="Consolas"/>
          <w:color w:val="000000"/>
          <w:sz w:val="19"/>
          <w:szCs w:val="19"/>
        </w:rPr>
        <w:t>).is(</w:t>
      </w:r>
      <w:r w:rsidRPr="00D87C4D">
        <w:rPr>
          <w:rFonts w:ascii="Consolas" w:hAnsi="Consolas" w:cs="Consolas"/>
          <w:color w:val="A31515"/>
          <w:sz w:val="19"/>
          <w:szCs w:val="19"/>
        </w:rPr>
        <w:t>'.plus'</w:t>
      </w:r>
      <w:r w:rsidRPr="00D87C4D">
        <w:rPr>
          <w:rFonts w:ascii="Consolas" w:hAnsi="Consolas" w:cs="Consolas"/>
          <w:color w:val="000000"/>
          <w:sz w:val="19"/>
          <w:szCs w:val="19"/>
        </w:rPr>
        <w:t>))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(max &amp;&amp; (max == currentVal || currentVal &gt; max))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$qty.val(max);</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 </w:t>
      </w:r>
      <w:r w:rsidRPr="00D87C4D">
        <w:rPr>
          <w:rFonts w:ascii="Consolas" w:hAnsi="Consolas" w:cs="Consolas"/>
          <w:color w:val="0000FF"/>
          <w:sz w:val="19"/>
          <w:szCs w:val="19"/>
        </w:rPr>
        <w:t>else</w:t>
      </w:r>
      <w:r w:rsidRPr="00D87C4D">
        <w:rPr>
          <w:rFonts w:ascii="Consolas" w:hAnsi="Consolas" w:cs="Consolas"/>
          <w:color w:val="000000"/>
          <w:sz w:val="19"/>
          <w:szCs w:val="19"/>
        </w:rPr>
        <w:t xml:space="preserve"> {  $qty.val(currentVal + parseFloat(step));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 </w:t>
      </w:r>
      <w:r w:rsidRPr="00D87C4D">
        <w:rPr>
          <w:rFonts w:ascii="Consolas" w:hAnsi="Consolas" w:cs="Consolas"/>
          <w:color w:val="0000FF"/>
          <w:sz w:val="19"/>
          <w:szCs w:val="19"/>
        </w:rPr>
        <w:t>else</w:t>
      </w:r>
      <w:r w:rsidRPr="00D87C4D">
        <w:rPr>
          <w:rFonts w:ascii="Consolas" w:hAnsi="Consolas" w:cs="Consolas"/>
          <w:color w:val="000000"/>
          <w:sz w:val="19"/>
          <w:szCs w:val="19"/>
        </w:rPr>
        <w:t xml:space="preserve">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(min &amp;&amp; (min == currentVal || currentVal &lt; min))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$qty.val(min);</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 </w:t>
      </w:r>
      <w:r w:rsidRPr="00D87C4D">
        <w:rPr>
          <w:rFonts w:ascii="Consolas" w:hAnsi="Consolas" w:cs="Consolas"/>
          <w:color w:val="0000FF"/>
          <w:sz w:val="19"/>
          <w:szCs w:val="19"/>
        </w:rPr>
        <w:t>else</w:t>
      </w:r>
      <w:r w:rsidRPr="00D87C4D">
        <w:rPr>
          <w:rFonts w:ascii="Consolas" w:hAnsi="Consolas" w:cs="Consolas"/>
          <w:color w:val="000000"/>
          <w:sz w:val="19"/>
          <w:szCs w:val="19"/>
        </w:rPr>
        <w:t xml:space="preserve"> </w:t>
      </w:r>
      <w:r w:rsidRPr="00D87C4D">
        <w:rPr>
          <w:rFonts w:ascii="Consolas" w:hAnsi="Consolas" w:cs="Consolas"/>
          <w:color w:val="0000FF"/>
          <w:sz w:val="19"/>
          <w:szCs w:val="19"/>
        </w:rPr>
        <w:t>if</w:t>
      </w:r>
      <w:r w:rsidRPr="00D87C4D">
        <w:rPr>
          <w:rFonts w:ascii="Consolas" w:hAnsi="Consolas" w:cs="Consolas"/>
          <w:color w:val="000000"/>
          <w:sz w:val="19"/>
          <w:szCs w:val="19"/>
        </w:rPr>
        <w:t xml:space="preserve"> (currentVal &gt; 0) { $qty.val(currentVal - parseFloat(step));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p>
    <w:p w:rsidR="00651F52" w:rsidRPr="00D87C4D" w:rsidRDefault="00651F52" w:rsidP="00651F52">
      <w:pPr>
        <w:autoSpaceDE w:val="0"/>
        <w:autoSpaceDN w:val="0"/>
        <w:adjustRightInd w:val="0"/>
        <w:spacing w:after="0" w:line="240" w:lineRule="auto"/>
        <w:rPr>
          <w:rFonts w:ascii="Consolas" w:hAnsi="Consolas" w:cs="Consolas"/>
          <w:color w:val="008000"/>
          <w:sz w:val="19"/>
          <w:szCs w:val="19"/>
        </w:rPr>
      </w:pPr>
      <w:r w:rsidRPr="00D87C4D">
        <w:rPr>
          <w:rFonts w:ascii="Consolas" w:hAnsi="Consolas" w:cs="Consolas"/>
          <w:color w:val="000000"/>
          <w:sz w:val="19"/>
          <w:szCs w:val="19"/>
        </w:rPr>
        <w:t xml:space="preserve">        </w:t>
      </w:r>
      <w:r w:rsidRPr="00D87C4D">
        <w:rPr>
          <w:rFonts w:ascii="Consolas" w:hAnsi="Consolas" w:cs="Consolas"/>
          <w:color w:val="008000"/>
          <w:sz w:val="19"/>
          <w:szCs w:val="19"/>
        </w:rPr>
        <w:t>// Trigger change event</w:t>
      </w:r>
    </w:p>
    <w:p w:rsidR="00651F52" w:rsidRPr="00D87C4D" w:rsidRDefault="00651F52" w:rsidP="00651F52">
      <w:pPr>
        <w:autoSpaceDE w:val="0"/>
        <w:autoSpaceDN w:val="0"/>
        <w:adjustRightInd w:val="0"/>
        <w:spacing w:after="0" w:line="240" w:lineRule="auto"/>
        <w:rPr>
          <w:rFonts w:ascii="Consolas" w:hAnsi="Consolas" w:cs="Consolas"/>
          <w:color w:val="000000"/>
          <w:sz w:val="19"/>
          <w:szCs w:val="19"/>
        </w:rPr>
      </w:pPr>
      <w:r w:rsidRPr="00D87C4D">
        <w:rPr>
          <w:rFonts w:ascii="Consolas" w:hAnsi="Consolas" w:cs="Consolas"/>
          <w:color w:val="000000"/>
          <w:sz w:val="19"/>
          <w:szCs w:val="19"/>
        </w:rPr>
        <w:t xml:space="preserve">        $qty.trigger(</w:t>
      </w:r>
      <w:r w:rsidRPr="00D87C4D">
        <w:rPr>
          <w:rFonts w:ascii="Consolas" w:hAnsi="Consolas" w:cs="Consolas"/>
          <w:color w:val="A31515"/>
          <w:sz w:val="19"/>
          <w:szCs w:val="19"/>
        </w:rPr>
        <w:t>'change'</w:t>
      </w:r>
      <w:r w:rsidRPr="00D87C4D">
        <w:rPr>
          <w:rFonts w:ascii="Consolas" w:hAnsi="Consolas" w:cs="Consolas"/>
          <w:color w:val="000000"/>
          <w:sz w:val="19"/>
          <w:szCs w:val="19"/>
        </w:rPr>
        <w:t>);</w:t>
      </w:r>
    </w:p>
    <w:p w:rsidR="00651F52" w:rsidRPr="00D87C4D" w:rsidRDefault="00651F52" w:rsidP="00651F52">
      <w:pPr>
        <w:autoSpaceDE w:val="0"/>
        <w:autoSpaceDN w:val="0"/>
        <w:adjustRightInd w:val="0"/>
        <w:spacing w:after="0" w:line="240" w:lineRule="auto"/>
        <w:ind w:left="270"/>
        <w:rPr>
          <w:rFonts w:ascii="Consolas" w:hAnsi="Consolas" w:cs="Consolas"/>
          <w:color w:val="000000"/>
          <w:sz w:val="19"/>
          <w:szCs w:val="19"/>
        </w:rPr>
      </w:pPr>
      <w:r w:rsidRPr="00D87C4D">
        <w:rPr>
          <w:rFonts w:ascii="Consolas" w:hAnsi="Consolas" w:cs="Consolas"/>
          <w:color w:val="000000"/>
          <w:sz w:val="19"/>
          <w:szCs w:val="19"/>
        </w:rPr>
        <w:t xml:space="preserve">    });</w:t>
      </w:r>
    </w:p>
    <w:p w:rsidR="00651F52" w:rsidRDefault="00651F52" w:rsidP="00651F52">
      <w:pPr>
        <w:pBdr>
          <w:bottom w:val="single" w:sz="6" w:space="1" w:color="auto"/>
        </w:pBdr>
        <w:ind w:left="270"/>
        <w:rPr>
          <w:rFonts w:ascii="Consolas" w:hAnsi="Consolas" w:cs="Consolas"/>
          <w:color w:val="000000"/>
          <w:sz w:val="19"/>
          <w:szCs w:val="19"/>
        </w:rPr>
      </w:pPr>
      <w:r w:rsidRPr="00D87C4D">
        <w:rPr>
          <w:rFonts w:ascii="Consolas" w:hAnsi="Consolas" w:cs="Consolas"/>
          <w:color w:val="000000"/>
          <w:sz w:val="19"/>
          <w:szCs w:val="19"/>
        </w:rPr>
        <w:t>});</w:t>
      </w:r>
      <w:r>
        <w:rPr>
          <w:rFonts w:ascii="Consolas" w:hAnsi="Consolas" w:cs="Consolas"/>
          <w:color w:val="000000"/>
          <w:sz w:val="19"/>
          <w:szCs w:val="19"/>
        </w:rPr>
        <w:br/>
      </w:r>
    </w:p>
    <w:p w:rsidR="00F926FA" w:rsidRDefault="00F926FA">
      <w:pPr>
        <w:rPr>
          <w:rFonts w:eastAsiaTheme="minorHAnsi" w:cstheme="minorHAnsi"/>
          <w:b/>
          <w:szCs w:val="18"/>
          <w:u w:val="single"/>
        </w:rPr>
      </w:pPr>
      <w:r>
        <w:rPr>
          <w:rFonts w:eastAsiaTheme="minorHAnsi" w:cstheme="minorHAnsi"/>
          <w:b/>
          <w:szCs w:val="18"/>
          <w:u w:val="single"/>
        </w:rPr>
        <w:br w:type="page"/>
      </w:r>
    </w:p>
    <w:p w:rsidR="005C3A4E" w:rsidRDefault="005C3A4E" w:rsidP="005C3A4E">
      <w:pPr>
        <w:autoSpaceDE w:val="0"/>
        <w:autoSpaceDN w:val="0"/>
        <w:adjustRightInd w:val="0"/>
        <w:spacing w:after="0" w:line="240" w:lineRule="auto"/>
        <w:jc w:val="center"/>
        <w:rPr>
          <w:rFonts w:eastAsiaTheme="minorHAnsi" w:cstheme="minorHAnsi"/>
          <w:b/>
          <w:szCs w:val="18"/>
          <w:u w:val="single"/>
        </w:rPr>
      </w:pPr>
      <w:r w:rsidRPr="005C3A4E">
        <w:rPr>
          <w:rFonts w:eastAsiaTheme="minorHAnsi" w:cstheme="minorHAnsi"/>
          <w:b/>
          <w:szCs w:val="18"/>
          <w:u w:val="single"/>
        </w:rPr>
        <w:lastRenderedPageBreak/>
        <w:t>Example for Sidebar Creation</w:t>
      </w:r>
    </w:p>
    <w:p w:rsidR="001E50A7" w:rsidRPr="005C3A4E" w:rsidRDefault="001E50A7" w:rsidP="005C3A4E">
      <w:pPr>
        <w:autoSpaceDE w:val="0"/>
        <w:autoSpaceDN w:val="0"/>
        <w:adjustRightInd w:val="0"/>
        <w:spacing w:after="0" w:line="240" w:lineRule="auto"/>
        <w:jc w:val="center"/>
        <w:rPr>
          <w:rFonts w:eastAsiaTheme="minorHAnsi" w:cstheme="minorHAnsi"/>
          <w:b/>
          <w:szCs w:val="18"/>
          <w:u w:val="single"/>
        </w:rPr>
      </w:pP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function</w:t>
      </w:r>
      <w:r w:rsidRPr="00FC495D">
        <w:rPr>
          <w:rFonts w:eastAsiaTheme="minorHAnsi" w:cstheme="minorHAnsi"/>
          <w:color w:val="000000"/>
          <w:sz w:val="18"/>
          <w:szCs w:val="18"/>
        </w:rPr>
        <w:t xml:space="preserve"> themename_widgets_init()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register_sidebar( </w:t>
      </w:r>
      <w:r w:rsidRPr="00FC495D">
        <w:rPr>
          <w:rFonts w:eastAsiaTheme="minorHAnsi" w:cstheme="minorHAnsi"/>
          <w:color w:val="0000FF"/>
          <w:sz w:val="18"/>
          <w:szCs w:val="18"/>
        </w:rPr>
        <w:t>array</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'name'</w:t>
      </w:r>
      <w:r w:rsidRPr="00FC495D">
        <w:rPr>
          <w:rFonts w:eastAsiaTheme="minorHAnsi" w:cstheme="minorHAnsi"/>
          <w:color w:val="000000"/>
          <w:sz w:val="18"/>
          <w:szCs w:val="18"/>
        </w:rPr>
        <w:t xml:space="preserve">          =&gt; __( </w:t>
      </w:r>
      <w:r w:rsidRPr="00FC495D">
        <w:rPr>
          <w:rFonts w:eastAsiaTheme="minorHAnsi" w:cstheme="minorHAnsi"/>
          <w:color w:val="A31515"/>
          <w:sz w:val="18"/>
          <w:szCs w:val="18"/>
        </w:rPr>
        <w:t>'Primary Sidebar'</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'theme_name'</w:t>
      </w: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'id'</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'sidebar-1'</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'&lt;aside id="%1$s" class="widget %2$s"&gt;'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'&lt;/aside&gt;'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 class="widget-title"&gt;'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register_sidebar( </w:t>
      </w:r>
      <w:r w:rsidRPr="00FC495D">
        <w:rPr>
          <w:rFonts w:eastAsiaTheme="minorHAnsi" w:cstheme="minorHAnsi"/>
          <w:color w:val="0000FF"/>
          <w:sz w:val="18"/>
          <w:szCs w:val="18"/>
        </w:rPr>
        <w:t>array</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'name'</w:t>
      </w:r>
      <w:r w:rsidRPr="00FC495D">
        <w:rPr>
          <w:rFonts w:eastAsiaTheme="minorHAnsi" w:cstheme="minorHAnsi"/>
          <w:color w:val="000000"/>
          <w:sz w:val="18"/>
          <w:szCs w:val="18"/>
        </w:rPr>
        <w:t xml:space="preserve">          =&gt; __( </w:t>
      </w:r>
      <w:r w:rsidRPr="00FC495D">
        <w:rPr>
          <w:rFonts w:eastAsiaTheme="minorHAnsi" w:cstheme="minorHAnsi"/>
          <w:color w:val="A31515"/>
          <w:sz w:val="18"/>
          <w:szCs w:val="18"/>
        </w:rPr>
        <w:t>'Secondary Sidebar'</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'theme_name'</w:t>
      </w: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'id'</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'sidebar-2'</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'&lt;ul&gt;&lt;li id="%1$s" class="widget %2$s"&gt;'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'&lt;/li&gt;&lt;/ul&gt;'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 class="widget-title"&gt;'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add_action( </w:t>
      </w:r>
      <w:r w:rsidRPr="00FC495D">
        <w:rPr>
          <w:rFonts w:eastAsiaTheme="minorHAnsi" w:cstheme="minorHAnsi"/>
          <w:color w:val="A31515"/>
          <w:sz w:val="18"/>
          <w:szCs w:val="18"/>
        </w:rPr>
        <w:t>'widgets_init'</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'my_register_sidebars'</w:t>
      </w: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function</w:t>
      </w:r>
      <w:r w:rsidRPr="00FC495D">
        <w:rPr>
          <w:rFonts w:eastAsiaTheme="minorHAnsi" w:cstheme="minorHAnsi"/>
          <w:color w:val="000000"/>
          <w:sz w:val="18"/>
          <w:szCs w:val="18"/>
        </w:rPr>
        <w:t xml:space="preserve"> my_register_sidebars()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8000"/>
          <w:sz w:val="18"/>
          <w:szCs w:val="18"/>
        </w:rPr>
        <w:t>/* Register the 'primary' sidebar.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register_sidebar(</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array</w:t>
      </w:r>
      <w:r w:rsidRPr="00FC495D">
        <w:rPr>
          <w:rFonts w:eastAsiaTheme="minorHAnsi" w:cstheme="minorHAnsi"/>
          <w:color w:val="000000"/>
          <w:sz w:val="18"/>
          <w:szCs w:val="18"/>
        </w:rPr>
        <w:t>(</w:t>
      </w:r>
    </w:p>
    <w:p w:rsidR="005C3A4E" w:rsidRPr="00FC495D" w:rsidRDefault="005C3A4E" w:rsidP="000C6C9D">
      <w:pPr>
        <w:tabs>
          <w:tab w:val="left" w:pos="2670"/>
        </w:tabs>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'id'</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'primary'</w:t>
      </w:r>
      <w:r w:rsidRPr="00FC495D">
        <w:rPr>
          <w:rFonts w:eastAsiaTheme="minorHAnsi" w:cstheme="minorHAnsi"/>
          <w:color w:val="000000"/>
          <w:sz w:val="18"/>
          <w:szCs w:val="18"/>
        </w:rPr>
        <w:t>,</w:t>
      </w:r>
      <w:r w:rsidR="000C6C9D">
        <w:rPr>
          <w:rFonts w:eastAsiaTheme="minorHAnsi" w:cstheme="minorHAnsi"/>
          <w:color w:val="000000"/>
          <w:sz w:val="18"/>
          <w:szCs w:val="18"/>
        </w:rPr>
        <w:tab/>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'name'</w:t>
      </w:r>
      <w:r w:rsidRPr="00FC495D">
        <w:rPr>
          <w:rFonts w:eastAsiaTheme="minorHAnsi" w:cstheme="minorHAnsi"/>
          <w:color w:val="000000"/>
          <w:sz w:val="18"/>
          <w:szCs w:val="18"/>
        </w:rPr>
        <w:t xml:space="preserve">          =&gt; __( </w:t>
      </w:r>
      <w:r w:rsidRPr="00FC495D">
        <w:rPr>
          <w:rFonts w:eastAsiaTheme="minorHAnsi" w:cstheme="minorHAnsi"/>
          <w:color w:val="A31515"/>
          <w:sz w:val="18"/>
          <w:szCs w:val="18"/>
        </w:rPr>
        <w:t>'Primary Sidebar'</w:t>
      </w: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'description'</w:t>
      </w:r>
      <w:r w:rsidRPr="00FC495D">
        <w:rPr>
          <w:rFonts w:eastAsiaTheme="minorHAnsi" w:cstheme="minorHAnsi"/>
          <w:color w:val="000000"/>
          <w:sz w:val="18"/>
          <w:szCs w:val="18"/>
        </w:rPr>
        <w:t xml:space="preserve">   =&gt; __( </w:t>
      </w:r>
      <w:r w:rsidRPr="00FC495D">
        <w:rPr>
          <w:rFonts w:eastAsiaTheme="minorHAnsi" w:cstheme="minorHAnsi"/>
          <w:color w:val="A31515"/>
          <w:sz w:val="18"/>
          <w:szCs w:val="18"/>
        </w:rPr>
        <w:t>'A short description of the sidebar.'</w:t>
      </w: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'&lt;div id="%1$s" class="widget %2$s"&gt;'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'after_widget'</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'&lt;/div&gt;'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'before_title'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 class="widget-title"&gt;'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A31515"/>
          <w:sz w:val="18"/>
          <w:szCs w:val="18"/>
        </w:rPr>
        <w:t>'after_title'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'&lt;/h3&gt;'</w:t>
      </w:r>
      <w:r w:rsidRPr="00FC495D">
        <w:rPr>
          <w:rFonts w:eastAsiaTheme="minorHAnsi" w:cstheme="minorHAnsi"/>
          <w:color w:val="000000"/>
          <w:sz w:val="18"/>
          <w:szCs w:val="18"/>
        </w:rPr>
        <w: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p>
    <w:p w:rsidR="001E50A7"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8000"/>
          <w:sz w:val="18"/>
          <w:szCs w:val="18"/>
        </w:rPr>
        <w:t>/* Repeat register_sidebar() code for additional sidebars. */</w:t>
      </w:r>
    </w:p>
    <w:p w:rsidR="005C3A4E"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w:t>
      </w:r>
    </w:p>
    <w:p w:rsidR="001E50A7" w:rsidRPr="001E50A7" w:rsidRDefault="001E50A7" w:rsidP="001E50A7">
      <w:pPr>
        <w:autoSpaceDE w:val="0"/>
        <w:autoSpaceDN w:val="0"/>
        <w:adjustRightInd w:val="0"/>
        <w:spacing w:after="0"/>
        <w:rPr>
          <w:rFonts w:eastAsiaTheme="minorHAnsi" w:cstheme="minorHAnsi"/>
          <w:color w:val="000000"/>
          <w:sz w:val="18"/>
          <w:szCs w:val="18"/>
        </w:rPr>
      </w:pPr>
    </w:p>
    <w:p w:rsidR="005C3A4E" w:rsidRPr="00FC495D" w:rsidRDefault="001E50A7" w:rsidP="001E50A7">
      <w:pPr>
        <w:spacing w:before="240" w:after="0"/>
        <w:textAlignment w:val="baseline"/>
        <w:outlineLvl w:val="2"/>
        <w:rPr>
          <w:rFonts w:eastAsia="Times New Roman" w:cstheme="minorHAnsi"/>
          <w:b/>
          <w:color w:val="1E1E1E"/>
          <w:sz w:val="18"/>
          <w:szCs w:val="18"/>
        </w:rPr>
      </w:pPr>
      <w:r>
        <w:rPr>
          <w:rFonts w:eastAsia="Times New Roman" w:cstheme="minorHAnsi"/>
          <w:b/>
          <w:color w:val="1E1E1E"/>
          <w:sz w:val="18"/>
          <w:szCs w:val="18"/>
        </w:rPr>
        <w:t xml:space="preserve">1. </w:t>
      </w:r>
      <w:r w:rsidR="005C3A4E" w:rsidRPr="00FC495D">
        <w:rPr>
          <w:rFonts w:eastAsia="Times New Roman" w:cstheme="minorHAnsi"/>
          <w:b/>
          <w:color w:val="1E1E1E"/>
          <w:sz w:val="18"/>
          <w:szCs w:val="18"/>
        </w:rPr>
        <w:t>Example: </w:t>
      </w:r>
      <w:hyperlink r:id="rId110" w:anchor="example" w:history="1">
        <w:r w:rsidR="005C3A4E" w:rsidRPr="00FC495D">
          <w:rPr>
            <w:rFonts w:eastAsia="Times New Roman" w:cstheme="minorHAnsi"/>
            <w:b/>
            <w:bCs/>
            <w:color w:val="21759B"/>
            <w:sz w:val="18"/>
            <w:szCs w:val="18"/>
            <w:u w:val="single"/>
          </w:rPr>
          <w:t>#</w:t>
        </w:r>
        <w:r w:rsidR="005C3A4E" w:rsidRPr="00FC495D">
          <w:rPr>
            <w:rFonts w:eastAsia="Times New Roman" w:cstheme="minorHAnsi"/>
            <w:b/>
            <w:bCs/>
            <w:color w:val="21759B"/>
            <w:sz w:val="18"/>
            <w:szCs w:val="18"/>
          </w:rPr>
          <w:t>Example:</w:t>
        </w:r>
      </w:hyperlink>
    </w:p>
    <w:p w:rsidR="005C3A4E" w:rsidRPr="00FC495D"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1. Create </w:t>
      </w:r>
      <w:r w:rsidRPr="00FC495D">
        <w:rPr>
          <w:rFonts w:eastAsia="Times New Roman" w:cstheme="minorHAnsi"/>
          <w:color w:val="000000"/>
          <w:sz w:val="18"/>
          <w:szCs w:val="18"/>
        </w:rPr>
        <w:t>sidebar-primary.php</w:t>
      </w:r>
    </w:p>
    <w:p w:rsidR="005C3A4E"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2. Add the following code:</w:t>
      </w:r>
    </w:p>
    <w:p w:rsidR="001E50A7" w:rsidRPr="00FC495D" w:rsidRDefault="001E50A7" w:rsidP="001E50A7">
      <w:pPr>
        <w:spacing w:after="0"/>
        <w:textAlignment w:val="baseline"/>
        <w:rPr>
          <w:rFonts w:eastAsia="Times New Roman" w:cstheme="minorHAnsi"/>
          <w:color w:val="555555"/>
          <w:sz w:val="18"/>
          <w:szCs w:val="18"/>
        </w:rPr>
      </w:pP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="sidebar-primary"</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="sidebar"&gt;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dynamic_sidebar( </w:t>
      </w:r>
      <w:r w:rsidRPr="00FC495D">
        <w:rPr>
          <w:rFonts w:eastAsiaTheme="minorHAnsi" w:cstheme="minorHAnsi"/>
          <w:color w:val="A31515"/>
          <w:sz w:val="18"/>
          <w:szCs w:val="18"/>
        </w:rPr>
        <w:t>'primary'</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p>
    <w:p w:rsidR="005C3A4E" w:rsidRDefault="005C3A4E" w:rsidP="001E50A7">
      <w:pPr>
        <w:spacing w:after="0"/>
        <w:textAlignment w:val="baseline"/>
        <w:rPr>
          <w:rFonts w:eastAsiaTheme="minorHAnsi" w:cstheme="minorHAnsi"/>
          <w:color w:val="0000FF"/>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FF"/>
          <w:sz w:val="18"/>
          <w:szCs w:val="18"/>
        </w:rPr>
        <w:t>&gt;</w:t>
      </w:r>
    </w:p>
    <w:p w:rsidR="001E50A7" w:rsidRPr="00FC495D" w:rsidRDefault="001E50A7" w:rsidP="001E50A7">
      <w:pPr>
        <w:spacing w:after="0"/>
        <w:textAlignment w:val="baseline"/>
        <w:rPr>
          <w:rFonts w:eastAsia="Times New Roman" w:cstheme="minorHAnsi"/>
          <w:color w:val="555555"/>
          <w:sz w:val="18"/>
          <w:szCs w:val="18"/>
        </w:rPr>
      </w:pPr>
    </w:p>
    <w:p w:rsidR="005C3A4E"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Note that </w:t>
      </w:r>
      <w:r w:rsidRPr="00FC495D">
        <w:rPr>
          <w:rFonts w:eastAsia="Times New Roman" w:cstheme="minorHAnsi"/>
          <w:color w:val="000000"/>
          <w:sz w:val="18"/>
          <w:szCs w:val="18"/>
        </w:rPr>
        <w:t>dynamic_sidebar</w:t>
      </w:r>
      <w:r w:rsidRPr="00FC495D">
        <w:rPr>
          <w:rFonts w:eastAsia="Times New Roman" w:cstheme="minorHAnsi"/>
          <w:color w:val="555555"/>
          <w:sz w:val="18"/>
          <w:szCs w:val="18"/>
        </w:rPr>
        <w:t> takes a single parameter of </w:t>
      </w:r>
      <w:r w:rsidRPr="00FC495D">
        <w:rPr>
          <w:rFonts w:eastAsia="Times New Roman" w:cstheme="minorHAnsi"/>
          <w:color w:val="000000"/>
          <w:sz w:val="18"/>
          <w:szCs w:val="18"/>
        </w:rPr>
        <w:t>$index</w:t>
      </w:r>
      <w:r w:rsidRPr="00FC495D">
        <w:rPr>
          <w:rFonts w:eastAsia="Times New Roman" w:cstheme="minorHAnsi"/>
          <w:color w:val="555555"/>
          <w:sz w:val="18"/>
          <w:szCs w:val="18"/>
        </w:rPr>
        <w:t>, which can be either the sidebar’s name or id.</w:t>
      </w:r>
    </w:p>
    <w:p w:rsidR="005C3A4E" w:rsidRPr="00FC495D" w:rsidRDefault="005C3A4E" w:rsidP="001E50A7">
      <w:pPr>
        <w:spacing w:after="0"/>
        <w:textAlignment w:val="baseline"/>
        <w:rPr>
          <w:rFonts w:eastAsia="Times New Roman" w:cstheme="minorHAnsi"/>
          <w:color w:val="555555"/>
          <w:sz w:val="18"/>
          <w:szCs w:val="18"/>
        </w:rPr>
      </w:pPr>
    </w:p>
    <w:p w:rsidR="005C3A4E" w:rsidRPr="00FC495D" w:rsidRDefault="001E50A7" w:rsidP="001E50A7">
      <w:pPr>
        <w:spacing w:beforeAutospacing="1" w:after="0" w:afterAutospacing="1"/>
        <w:textAlignment w:val="baseline"/>
        <w:outlineLvl w:val="2"/>
        <w:rPr>
          <w:rFonts w:eastAsia="Times New Roman" w:cstheme="minorHAnsi"/>
          <w:b/>
          <w:color w:val="1E1E1E"/>
          <w:sz w:val="18"/>
          <w:szCs w:val="18"/>
        </w:rPr>
      </w:pPr>
      <w:r>
        <w:rPr>
          <w:rFonts w:eastAsia="Times New Roman" w:cstheme="minorHAnsi"/>
          <w:b/>
          <w:color w:val="1E1E1E"/>
          <w:sz w:val="18"/>
          <w:szCs w:val="18"/>
        </w:rPr>
        <w:t xml:space="preserve">2. </w:t>
      </w:r>
      <w:r w:rsidR="005C3A4E" w:rsidRPr="00FC495D">
        <w:rPr>
          <w:rFonts w:eastAsia="Times New Roman" w:cstheme="minorHAnsi"/>
          <w:b/>
          <w:color w:val="1E1E1E"/>
          <w:sz w:val="18"/>
          <w:szCs w:val="18"/>
        </w:rPr>
        <w:t>Load your Sidebar </w:t>
      </w:r>
      <w:hyperlink r:id="rId111" w:anchor="load-your-sidebar" w:history="1">
        <w:r w:rsidR="005C3A4E" w:rsidRPr="00FC495D">
          <w:rPr>
            <w:rFonts w:eastAsia="Times New Roman" w:cstheme="minorHAnsi"/>
            <w:b/>
            <w:bCs/>
            <w:color w:val="21759B"/>
            <w:sz w:val="18"/>
            <w:szCs w:val="18"/>
            <w:u w:val="single"/>
          </w:rPr>
          <w:t>#</w:t>
        </w:r>
        <w:r w:rsidR="005C3A4E" w:rsidRPr="00FC495D">
          <w:rPr>
            <w:rFonts w:eastAsia="Times New Roman" w:cstheme="minorHAnsi"/>
            <w:b/>
            <w:bCs/>
            <w:color w:val="21759B"/>
            <w:sz w:val="18"/>
            <w:szCs w:val="18"/>
          </w:rPr>
          <w:t>Load your Sidebar</w:t>
        </w:r>
      </w:hyperlink>
    </w:p>
    <w:p w:rsidR="005C3A4E" w:rsidRPr="00FC495D"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To load your sidebar in your theme, use the </w:t>
      </w:r>
      <w:r w:rsidRPr="00FC495D">
        <w:rPr>
          <w:rFonts w:eastAsia="Times New Roman" w:cstheme="minorHAnsi"/>
          <w:color w:val="000000"/>
          <w:sz w:val="18"/>
          <w:szCs w:val="18"/>
        </w:rPr>
        <w:t>get_sidebar</w:t>
      </w:r>
      <w:r w:rsidRPr="00FC495D">
        <w:rPr>
          <w:rFonts w:eastAsia="Times New Roman" w:cstheme="minorHAnsi"/>
          <w:color w:val="555555"/>
          <w:sz w:val="18"/>
          <w:szCs w:val="18"/>
        </w:rPr>
        <w:t> function. This should be inserted into the template file where you want the sidebar to display. To load the default </w:t>
      </w:r>
      <w:r w:rsidRPr="00FC495D">
        <w:rPr>
          <w:rFonts w:eastAsia="Times New Roman" w:cstheme="minorHAnsi"/>
          <w:color w:val="000000"/>
          <w:sz w:val="18"/>
          <w:szCs w:val="18"/>
        </w:rPr>
        <w:t>sidebar.php</w:t>
      </w:r>
      <w:r w:rsidRPr="00FC495D">
        <w:rPr>
          <w:rFonts w:eastAsia="Times New Roman" w:cstheme="minorHAnsi"/>
          <w:color w:val="555555"/>
          <w:sz w:val="18"/>
          <w:szCs w:val="18"/>
        </w:rPr>
        <w:t> use the following:</w:t>
      </w:r>
    </w:p>
    <w:p w:rsidR="005C3A4E" w:rsidRPr="00FC495D" w:rsidRDefault="005C3A4E" w:rsidP="001E50A7">
      <w:pPr>
        <w:spacing w:after="0"/>
        <w:textAlignment w:val="baseline"/>
        <w:rPr>
          <w:rFonts w:eastAsia="Times New Roman" w:cstheme="minorHAnsi"/>
          <w:color w:val="555555"/>
          <w:sz w:val="18"/>
          <w:szCs w:val="18"/>
        </w:rPr>
      </w:pP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get_sidebar(); </w:t>
      </w:r>
      <w:r w:rsidRPr="00FC495D">
        <w:rPr>
          <w:rFonts w:eastAsiaTheme="minorHAnsi" w:cstheme="minorHAnsi"/>
          <w:color w:val="000000"/>
          <w:sz w:val="18"/>
          <w:szCs w:val="18"/>
          <w:highlight w:val="yellow"/>
        </w:rPr>
        <w:t>?&gt;</w:t>
      </w:r>
    </w:p>
    <w:p w:rsidR="005C3A4E" w:rsidRPr="00FC495D" w:rsidRDefault="005C3A4E" w:rsidP="001E50A7">
      <w:pPr>
        <w:spacing w:after="0"/>
        <w:textAlignment w:val="baseline"/>
        <w:rPr>
          <w:rFonts w:eastAsia="Times New Roman" w:cstheme="minorHAnsi"/>
          <w:color w:val="555555"/>
          <w:sz w:val="18"/>
          <w:szCs w:val="18"/>
        </w:rPr>
      </w:pPr>
    </w:p>
    <w:p w:rsidR="005C3A4E" w:rsidRPr="00FC495D"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To display the Primary sidebar, pass the </w:t>
      </w:r>
      <w:r w:rsidRPr="00FC495D">
        <w:rPr>
          <w:rFonts w:eastAsia="Times New Roman" w:cstheme="minorHAnsi"/>
          <w:color w:val="000000"/>
          <w:sz w:val="18"/>
          <w:szCs w:val="18"/>
        </w:rPr>
        <w:t>$name</w:t>
      </w:r>
      <w:r w:rsidRPr="00FC495D">
        <w:rPr>
          <w:rFonts w:eastAsia="Times New Roman" w:cstheme="minorHAnsi"/>
          <w:color w:val="555555"/>
          <w:sz w:val="18"/>
          <w:szCs w:val="18"/>
        </w:rPr>
        <w:t> parameter to the function:</w:t>
      </w:r>
    </w:p>
    <w:p w:rsidR="005C3A4E" w:rsidRDefault="005C3A4E" w:rsidP="001E50A7">
      <w:pPr>
        <w:spacing w:after="0"/>
        <w:textAlignment w:val="baseline"/>
        <w:rPr>
          <w:rFonts w:eastAsiaTheme="minorHAnsi" w:cstheme="minorHAnsi"/>
          <w:color w:val="000000"/>
          <w:sz w:val="18"/>
          <w:szCs w:val="18"/>
        </w:rPr>
      </w:pP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get_sidebar( </w:t>
      </w:r>
      <w:r w:rsidRPr="00FC495D">
        <w:rPr>
          <w:rFonts w:eastAsiaTheme="minorHAnsi" w:cstheme="minorHAnsi"/>
          <w:color w:val="A31515"/>
          <w:sz w:val="18"/>
          <w:szCs w:val="18"/>
        </w:rPr>
        <w:t>'primary'</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p>
    <w:p w:rsidR="005C3A4E" w:rsidRPr="00FC495D" w:rsidRDefault="001E50A7" w:rsidP="001E50A7">
      <w:pPr>
        <w:spacing w:beforeAutospacing="1" w:after="0"/>
        <w:textAlignment w:val="baseline"/>
        <w:outlineLvl w:val="1"/>
        <w:rPr>
          <w:rFonts w:eastAsia="Times New Roman" w:cstheme="minorHAnsi"/>
          <w:b/>
          <w:color w:val="1E1E1E"/>
          <w:sz w:val="18"/>
          <w:szCs w:val="18"/>
        </w:rPr>
      </w:pPr>
      <w:r>
        <w:rPr>
          <w:rFonts w:eastAsia="Times New Roman" w:cstheme="minorHAnsi"/>
          <w:b/>
          <w:color w:val="1E1E1E"/>
          <w:sz w:val="18"/>
          <w:szCs w:val="18"/>
        </w:rPr>
        <w:lastRenderedPageBreak/>
        <w:t xml:space="preserve">3. </w:t>
      </w:r>
      <w:r w:rsidR="005C3A4E" w:rsidRPr="00FC495D">
        <w:rPr>
          <w:rFonts w:eastAsia="Times New Roman" w:cstheme="minorHAnsi"/>
          <w:b/>
          <w:color w:val="1E1E1E"/>
          <w:sz w:val="18"/>
          <w:szCs w:val="18"/>
        </w:rPr>
        <w:t>Customizing your Sidebar </w:t>
      </w:r>
      <w:hyperlink r:id="rId112" w:anchor="customizing-your-sidebar" w:history="1">
        <w:r w:rsidR="005C3A4E" w:rsidRPr="00FC495D">
          <w:rPr>
            <w:rFonts w:eastAsia="Times New Roman" w:cstheme="minorHAnsi"/>
            <w:b/>
            <w:color w:val="21759B"/>
            <w:sz w:val="18"/>
            <w:szCs w:val="18"/>
            <w:u w:val="single"/>
          </w:rPr>
          <w:t>#</w:t>
        </w:r>
        <w:r w:rsidR="005C3A4E" w:rsidRPr="00FC495D">
          <w:rPr>
            <w:rFonts w:eastAsia="Times New Roman" w:cstheme="minorHAnsi"/>
            <w:b/>
            <w:color w:val="21759B"/>
            <w:sz w:val="18"/>
            <w:szCs w:val="18"/>
          </w:rPr>
          <w:t>Customizing your Sidebar</w:t>
        </w:r>
      </w:hyperlink>
      <w:r>
        <w:rPr>
          <w:rFonts w:eastAsia="Times New Roman" w:cstheme="minorHAnsi"/>
          <w:b/>
          <w:color w:val="1E1E1E"/>
          <w:sz w:val="18"/>
          <w:szCs w:val="18"/>
        </w:rPr>
        <w:br/>
      </w:r>
      <w:r w:rsidR="005C3A4E" w:rsidRPr="00FC495D">
        <w:rPr>
          <w:rFonts w:eastAsia="Times New Roman" w:cstheme="minorHAnsi"/>
          <w:color w:val="555555"/>
          <w:sz w:val="18"/>
          <w:szCs w:val="18"/>
        </w:rPr>
        <w:t xml:space="preserve">There are lots of </w:t>
      </w:r>
      <w:r w:rsidR="005C3A4E" w:rsidRPr="001E50A7">
        <w:t>ways that you can customize your side</w:t>
      </w:r>
      <w:r w:rsidR="005C3A4E" w:rsidRPr="00FC495D">
        <w:rPr>
          <w:rFonts w:eastAsia="Times New Roman" w:cstheme="minorHAnsi"/>
          <w:color w:val="555555"/>
          <w:sz w:val="18"/>
          <w:szCs w:val="18"/>
        </w:rPr>
        <w:t>bars. Here are some examples:</w:t>
      </w:r>
    </w:p>
    <w:p w:rsidR="005C3A4E" w:rsidRDefault="005C3A4E" w:rsidP="001E50A7">
      <w:pPr>
        <w:spacing w:beforeAutospacing="1" w:after="0" w:afterAutospacing="1"/>
        <w:textAlignment w:val="baseline"/>
        <w:outlineLvl w:val="2"/>
        <w:rPr>
          <w:rFonts w:eastAsia="Times New Roman" w:cstheme="minorHAnsi"/>
          <w:color w:val="555555"/>
          <w:sz w:val="18"/>
          <w:szCs w:val="18"/>
        </w:rPr>
      </w:pPr>
    </w:p>
    <w:p w:rsidR="005C3A4E" w:rsidRPr="00FC495D" w:rsidRDefault="001E50A7" w:rsidP="001E50A7">
      <w:pPr>
        <w:spacing w:beforeAutospacing="1" w:after="0" w:afterAutospacing="1"/>
        <w:textAlignment w:val="baseline"/>
        <w:outlineLvl w:val="2"/>
        <w:rPr>
          <w:rFonts w:eastAsia="Times New Roman" w:cstheme="minorHAnsi"/>
          <w:b/>
          <w:color w:val="1E1E1E"/>
          <w:sz w:val="18"/>
          <w:szCs w:val="18"/>
        </w:rPr>
      </w:pPr>
      <w:r>
        <w:rPr>
          <w:rFonts w:eastAsia="Times New Roman" w:cstheme="minorHAnsi"/>
          <w:b/>
          <w:color w:val="1E1E1E"/>
          <w:sz w:val="18"/>
          <w:szCs w:val="18"/>
        </w:rPr>
        <w:t xml:space="preserve">4. </w:t>
      </w:r>
      <w:r w:rsidR="005C3A4E" w:rsidRPr="00FC495D">
        <w:rPr>
          <w:rFonts w:eastAsia="Times New Roman" w:cstheme="minorHAnsi"/>
          <w:b/>
          <w:color w:val="1E1E1E"/>
          <w:sz w:val="18"/>
          <w:szCs w:val="18"/>
        </w:rPr>
        <w:t>Display Default Sidebar Content </w:t>
      </w:r>
      <w:hyperlink r:id="rId113" w:anchor="display-default-sidebar-content" w:history="1">
        <w:r w:rsidR="005C3A4E" w:rsidRPr="00FC495D">
          <w:rPr>
            <w:rFonts w:eastAsia="Times New Roman" w:cstheme="minorHAnsi"/>
            <w:b/>
            <w:bCs/>
            <w:color w:val="21759B"/>
            <w:sz w:val="18"/>
            <w:szCs w:val="18"/>
            <w:u w:val="single"/>
          </w:rPr>
          <w:t>#</w:t>
        </w:r>
        <w:r w:rsidR="005C3A4E" w:rsidRPr="00FC495D">
          <w:rPr>
            <w:rFonts w:eastAsia="Times New Roman" w:cstheme="minorHAnsi"/>
            <w:b/>
            <w:bCs/>
            <w:color w:val="21759B"/>
            <w:sz w:val="18"/>
            <w:szCs w:val="18"/>
          </w:rPr>
          <w:t>Display Default Sidebar Content</w:t>
        </w:r>
      </w:hyperlink>
    </w:p>
    <w:p w:rsidR="005C3A4E" w:rsidRPr="00FC495D" w:rsidRDefault="005C3A4E" w:rsidP="001E50A7">
      <w:pPr>
        <w:spacing w:after="0"/>
        <w:textAlignment w:val="baseline"/>
        <w:rPr>
          <w:rFonts w:eastAsia="Times New Roman" w:cstheme="minorHAnsi"/>
          <w:color w:val="555555"/>
          <w:sz w:val="18"/>
          <w:szCs w:val="18"/>
        </w:rPr>
      </w:pPr>
      <w:r w:rsidRPr="00FC495D">
        <w:rPr>
          <w:rFonts w:eastAsia="Times New Roman" w:cstheme="minorHAnsi"/>
          <w:color w:val="555555"/>
          <w:sz w:val="18"/>
          <w:szCs w:val="18"/>
        </w:rPr>
        <w:t>You may wish to display content if the user hasn’t added any widgets to the sidebar yet. To do this, you use the </w:t>
      </w:r>
      <w:r w:rsidRPr="00FC495D">
        <w:rPr>
          <w:rFonts w:eastAsia="Times New Roman" w:cstheme="minorHAnsi"/>
          <w:color w:val="000000"/>
          <w:sz w:val="18"/>
          <w:szCs w:val="18"/>
        </w:rPr>
        <w:t>is_sidebar_active()</w:t>
      </w:r>
      <w:r w:rsidRPr="00FC495D">
        <w:rPr>
          <w:rFonts w:eastAsia="Times New Roman" w:cstheme="minorHAnsi"/>
          <w:color w:val="555555"/>
          <w:sz w:val="18"/>
          <w:szCs w:val="18"/>
        </w:rPr>
        <w:t> function to check to see if the sidebar has any widgets. This accepts the </w:t>
      </w:r>
      <w:r w:rsidRPr="00FC495D">
        <w:rPr>
          <w:rFonts w:eastAsia="Times New Roman" w:cstheme="minorHAnsi"/>
          <w:color w:val="000000"/>
          <w:sz w:val="18"/>
          <w:szCs w:val="18"/>
        </w:rPr>
        <w:t>$index</w:t>
      </w:r>
      <w:r w:rsidRPr="00FC495D">
        <w:rPr>
          <w:rFonts w:eastAsia="Times New Roman" w:cstheme="minorHAnsi"/>
          <w:color w:val="555555"/>
          <w:sz w:val="18"/>
          <w:szCs w:val="18"/>
        </w:rPr>
        <w:t> parameter which should be the ID of the sidebar that you wish to check.</w:t>
      </w:r>
    </w:p>
    <w:p w:rsidR="005C3A4E" w:rsidRPr="00FC495D" w:rsidRDefault="005C3A4E" w:rsidP="001E50A7">
      <w:pPr>
        <w:spacing w:after="360"/>
        <w:textAlignment w:val="baseline"/>
        <w:rPr>
          <w:rFonts w:eastAsia="Times New Roman" w:cstheme="minorHAnsi"/>
          <w:color w:val="555555"/>
          <w:sz w:val="18"/>
          <w:szCs w:val="18"/>
        </w:rPr>
      </w:pPr>
      <w:r w:rsidRPr="00FC495D">
        <w:rPr>
          <w:rFonts w:eastAsia="Times New Roman" w:cstheme="minorHAnsi"/>
          <w:color w:val="555555"/>
          <w:sz w:val="18"/>
          <w:szCs w:val="18"/>
        </w:rPr>
        <w:t>This code checks to see if the sidebar is active, if not it displays some content: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="sidebar-primary"</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="sidebar"&gt;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t>
      </w:r>
      <w:r w:rsidRPr="00FC495D">
        <w:rPr>
          <w:rFonts w:eastAsiaTheme="minorHAnsi" w:cstheme="minorHAnsi"/>
          <w:color w:val="0000FF"/>
          <w:sz w:val="18"/>
          <w:szCs w:val="18"/>
        </w:rPr>
        <w:t>if</w:t>
      </w:r>
      <w:r w:rsidRPr="00FC495D">
        <w:rPr>
          <w:rFonts w:eastAsiaTheme="minorHAnsi" w:cstheme="minorHAnsi"/>
          <w:color w:val="000000"/>
          <w:sz w:val="18"/>
          <w:szCs w:val="18"/>
        </w:rPr>
        <w:t xml:space="preserve"> ( is_active_sidebar( </w:t>
      </w:r>
      <w:r w:rsidRPr="00FC495D">
        <w:rPr>
          <w:rFonts w:eastAsiaTheme="minorHAnsi" w:cstheme="minorHAnsi"/>
          <w:color w:val="A31515"/>
          <w:sz w:val="18"/>
          <w:szCs w:val="18"/>
        </w:rPr>
        <w:t>'primary'</w:t>
      </w:r>
      <w:r w:rsidRPr="00FC495D">
        <w:rPr>
          <w:rFonts w:eastAsiaTheme="minorHAnsi" w:cstheme="minorHAnsi"/>
          <w:color w:val="000000"/>
          <w:sz w:val="18"/>
          <w:szCs w:val="18"/>
        </w:rPr>
        <w:t xml:space="preserve"> ) )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dynamic_sidebar( </w:t>
      </w:r>
      <w:r w:rsidRPr="00FC495D">
        <w:rPr>
          <w:rFonts w:eastAsiaTheme="minorHAnsi" w:cstheme="minorHAnsi"/>
          <w:color w:val="A31515"/>
          <w:sz w:val="18"/>
          <w:szCs w:val="18"/>
        </w:rPr>
        <w:t>'primary'</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t>
      </w:r>
      <w:r w:rsidRPr="00FC495D">
        <w:rPr>
          <w:rFonts w:eastAsiaTheme="minorHAnsi" w:cstheme="minorHAnsi"/>
          <w:color w:val="0000FF"/>
          <w:sz w:val="18"/>
          <w:szCs w:val="18"/>
        </w:rPr>
        <w:t>else</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6400"/>
          <w:sz w:val="18"/>
          <w:szCs w:val="18"/>
        </w:rPr>
        <w:t>&lt;!-- Time to add some widgets! --&gt;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t>
      </w:r>
      <w:r w:rsidRPr="00FC495D">
        <w:rPr>
          <w:rFonts w:eastAsiaTheme="minorHAnsi" w:cstheme="minorHAnsi"/>
          <w:color w:val="0000FF"/>
          <w:sz w:val="18"/>
          <w:szCs w:val="18"/>
        </w:rPr>
        <w:t>endif</w:t>
      </w: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?&gt;</w:t>
      </w:r>
    </w:p>
    <w:p w:rsidR="005C3A4E" w:rsidRDefault="005C3A4E" w:rsidP="001E50A7">
      <w:pPr>
        <w:spacing w:after="360"/>
        <w:textAlignment w:val="baseline"/>
        <w:rPr>
          <w:rFonts w:eastAsia="Times New Roman" w:cstheme="minorHAnsi"/>
          <w:color w:val="555555"/>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FF"/>
          <w:sz w:val="18"/>
          <w:szCs w:val="18"/>
        </w:rPr>
        <w:t>&gt;</w:t>
      </w:r>
      <w:hyperlink r:id="rId114" w:anchor="top" w:history="1"/>
      <w:r w:rsidRPr="00FC495D">
        <w:rPr>
          <w:rFonts w:eastAsia="Times New Roman" w:cstheme="minorHAnsi"/>
          <w:color w:val="555555"/>
          <w:sz w:val="18"/>
          <w:szCs w:val="18"/>
        </w:rPr>
        <w:t xml:space="preserve"> </w:t>
      </w:r>
    </w:p>
    <w:p w:rsidR="001E50A7" w:rsidRDefault="001E50A7" w:rsidP="001E50A7">
      <w:pPr>
        <w:spacing w:after="360"/>
        <w:textAlignment w:val="baseline"/>
        <w:rPr>
          <w:rFonts w:eastAsia="Times New Roman" w:cstheme="minorHAnsi"/>
          <w:color w:val="555555"/>
          <w:sz w:val="18"/>
          <w:szCs w:val="18"/>
        </w:rPr>
      </w:pPr>
    </w:p>
    <w:p w:rsidR="005C3A4E" w:rsidRPr="00FC495D" w:rsidRDefault="001E50A7" w:rsidP="001E50A7">
      <w:pPr>
        <w:spacing w:beforeAutospacing="1" w:after="0" w:afterAutospacing="1"/>
        <w:textAlignment w:val="baseline"/>
        <w:outlineLvl w:val="2"/>
        <w:rPr>
          <w:rFonts w:eastAsia="Times New Roman" w:cstheme="minorHAnsi"/>
          <w:b/>
          <w:color w:val="1E1E1E"/>
          <w:sz w:val="18"/>
          <w:szCs w:val="18"/>
        </w:rPr>
      </w:pPr>
      <w:r>
        <w:rPr>
          <w:rFonts w:eastAsia="Times New Roman" w:cstheme="minorHAnsi"/>
          <w:b/>
          <w:color w:val="1E1E1E"/>
          <w:sz w:val="18"/>
          <w:szCs w:val="18"/>
        </w:rPr>
        <w:t xml:space="preserve">5. </w:t>
      </w:r>
      <w:r w:rsidR="005C3A4E" w:rsidRPr="00FC495D">
        <w:rPr>
          <w:rFonts w:eastAsia="Times New Roman" w:cstheme="minorHAnsi"/>
          <w:b/>
          <w:color w:val="1E1E1E"/>
          <w:sz w:val="18"/>
          <w:szCs w:val="18"/>
        </w:rPr>
        <w:t>Display Default Widgets </w:t>
      </w:r>
      <w:hyperlink r:id="rId115" w:anchor="display-default-widgets" w:history="1">
        <w:r w:rsidR="005C3A4E" w:rsidRPr="00FC495D">
          <w:rPr>
            <w:rFonts w:eastAsia="Times New Roman" w:cstheme="minorHAnsi"/>
            <w:b/>
            <w:bCs/>
            <w:color w:val="21759B"/>
            <w:sz w:val="18"/>
            <w:szCs w:val="18"/>
            <w:u w:val="single"/>
          </w:rPr>
          <w:t>#</w:t>
        </w:r>
        <w:r w:rsidR="005C3A4E" w:rsidRPr="00FC495D">
          <w:rPr>
            <w:rFonts w:eastAsia="Times New Roman" w:cstheme="minorHAnsi"/>
            <w:b/>
            <w:bCs/>
            <w:color w:val="21759B"/>
            <w:sz w:val="18"/>
            <w:szCs w:val="18"/>
          </w:rPr>
          <w:t>Display Default Widgets</w:t>
        </w:r>
      </w:hyperlink>
    </w:p>
    <w:p w:rsidR="005C3A4E" w:rsidRPr="00FC495D" w:rsidRDefault="005C3A4E" w:rsidP="001E50A7">
      <w:pPr>
        <w:spacing w:after="360"/>
        <w:textAlignment w:val="baseline"/>
        <w:rPr>
          <w:rFonts w:eastAsia="Times New Roman" w:cstheme="minorHAnsi"/>
          <w:color w:val="555555"/>
          <w:sz w:val="18"/>
          <w:szCs w:val="18"/>
        </w:rPr>
      </w:pPr>
      <w:r w:rsidRPr="00FC495D">
        <w:rPr>
          <w:rFonts w:eastAsia="Times New Roman" w:cstheme="minorHAnsi"/>
          <w:color w:val="555555"/>
          <w:sz w:val="18"/>
          <w:szCs w:val="18"/>
        </w:rPr>
        <w:t>You may want your sidebar to be populated with some widgets by default. For example, display the Search, Archive, and Meta Widgets.  To do this you would use:</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="primary"</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="sidebar"&gt;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do_action( </w:t>
      </w:r>
      <w:r w:rsidRPr="00FC495D">
        <w:rPr>
          <w:rFonts w:eastAsiaTheme="minorHAnsi" w:cstheme="minorHAnsi"/>
          <w:color w:val="A31515"/>
          <w:sz w:val="18"/>
          <w:szCs w:val="18"/>
        </w:rPr>
        <w:t>'before_sidebar'</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t>
      </w:r>
      <w:r w:rsidRPr="00FC495D">
        <w:rPr>
          <w:rFonts w:eastAsiaTheme="minorHAnsi" w:cstheme="minorHAnsi"/>
          <w:color w:val="0000FF"/>
          <w:sz w:val="18"/>
          <w:szCs w:val="18"/>
        </w:rPr>
        <w:t>if</w:t>
      </w:r>
      <w:r w:rsidRPr="00FC495D">
        <w:rPr>
          <w:rFonts w:eastAsiaTheme="minorHAnsi" w:cstheme="minorHAnsi"/>
          <w:color w:val="000000"/>
          <w:sz w:val="18"/>
          <w:szCs w:val="18"/>
        </w:rPr>
        <w:t xml:space="preserve"> ( ! dynamic_sidebar( </w:t>
      </w:r>
      <w:r w:rsidRPr="00FC495D">
        <w:rPr>
          <w:rFonts w:eastAsiaTheme="minorHAnsi" w:cstheme="minorHAnsi"/>
          <w:color w:val="A31515"/>
          <w:sz w:val="18"/>
          <w:szCs w:val="18"/>
        </w:rPr>
        <w:t>'sidebar-primary'</w:t>
      </w:r>
      <w:r w:rsidRPr="00FC495D">
        <w:rPr>
          <w:rFonts w:eastAsiaTheme="minorHAnsi" w:cstheme="minorHAnsi"/>
          <w:color w:val="000000"/>
          <w:sz w:val="18"/>
          <w:szCs w:val="18"/>
        </w:rPr>
        <w:t xml:space="preserve"> ) )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="search"</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="widget widget_search"&gt;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get_search_form();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="archives"</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class"widget"</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h3</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="widget-title"&gt;</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_e( </w:t>
      </w:r>
      <w:r w:rsidRPr="00FC495D">
        <w:rPr>
          <w:rFonts w:eastAsiaTheme="minorHAnsi" w:cstheme="minorHAnsi"/>
          <w:color w:val="A31515"/>
          <w:sz w:val="18"/>
          <w:szCs w:val="18"/>
        </w:rPr>
        <w:t>'Archives'</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'shape'</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r w:rsidRPr="00FC495D">
        <w:rPr>
          <w:rFonts w:eastAsiaTheme="minorHAnsi" w:cstheme="minorHAnsi"/>
          <w:color w:val="0000FF"/>
          <w:sz w:val="18"/>
          <w:szCs w:val="18"/>
        </w:rPr>
        <w:t>&lt;/</w:t>
      </w:r>
      <w:r w:rsidRPr="00FC495D">
        <w:rPr>
          <w:rFonts w:eastAsiaTheme="minorHAnsi" w:cstheme="minorHAnsi"/>
          <w:color w:val="800000"/>
          <w:sz w:val="18"/>
          <w:szCs w:val="18"/>
        </w:rPr>
        <w:t>h3</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ul</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wp_get_archives( </w:t>
      </w:r>
      <w:r w:rsidRPr="00FC495D">
        <w:rPr>
          <w:rFonts w:eastAsiaTheme="minorHAnsi" w:cstheme="minorHAnsi"/>
          <w:color w:val="0000FF"/>
          <w:sz w:val="18"/>
          <w:szCs w:val="18"/>
        </w:rPr>
        <w:t>array</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'type'</w:t>
      </w:r>
      <w:r w:rsidRPr="00FC495D">
        <w:rPr>
          <w:rFonts w:eastAsiaTheme="minorHAnsi" w:cstheme="minorHAnsi"/>
          <w:color w:val="000000"/>
          <w:sz w:val="18"/>
          <w:szCs w:val="18"/>
        </w:rPr>
        <w:t xml:space="preserve"> =&gt; </w:t>
      </w:r>
      <w:r w:rsidRPr="00FC495D">
        <w:rPr>
          <w:rFonts w:eastAsiaTheme="minorHAnsi" w:cstheme="minorHAnsi"/>
          <w:color w:val="A31515"/>
          <w:sz w:val="18"/>
          <w:szCs w:val="18"/>
        </w:rPr>
        <w:t>'monthly'</w:t>
      </w:r>
      <w:r w:rsidRPr="00FC495D">
        <w:rPr>
          <w:rFonts w:eastAsiaTheme="minorHAnsi" w:cstheme="minorHAnsi"/>
          <w:color w:val="000000"/>
          <w:sz w:val="18"/>
          <w:szCs w:val="18"/>
        </w:rPr>
        <w:t xml:space="preserve"> ) );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ul</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id</w:t>
      </w:r>
      <w:r w:rsidRPr="00FC495D">
        <w:rPr>
          <w:rFonts w:eastAsiaTheme="minorHAnsi" w:cstheme="minorHAnsi"/>
          <w:color w:val="0000FF"/>
          <w:sz w:val="18"/>
          <w:szCs w:val="18"/>
        </w:rPr>
        <w:t>="meta"</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="widget"&gt;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h3</w:t>
      </w:r>
      <w:r w:rsidRPr="00FC495D">
        <w:rPr>
          <w:rFonts w:eastAsiaTheme="minorHAnsi" w:cstheme="minorHAnsi"/>
          <w:color w:val="000000"/>
          <w:sz w:val="18"/>
          <w:szCs w:val="18"/>
        </w:rPr>
        <w:t xml:space="preserve"> </w:t>
      </w:r>
      <w:r w:rsidRPr="00FC495D">
        <w:rPr>
          <w:rFonts w:eastAsiaTheme="minorHAnsi" w:cstheme="minorHAnsi"/>
          <w:color w:val="FF0000"/>
          <w:sz w:val="18"/>
          <w:szCs w:val="18"/>
        </w:rPr>
        <w:t>class</w:t>
      </w:r>
      <w:r w:rsidRPr="00FC495D">
        <w:rPr>
          <w:rFonts w:eastAsiaTheme="minorHAnsi" w:cstheme="minorHAnsi"/>
          <w:color w:val="0000FF"/>
          <w:sz w:val="18"/>
          <w:szCs w:val="18"/>
        </w:rPr>
        <w:t>="widget-title"&gt;</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_e( </w:t>
      </w:r>
      <w:r w:rsidRPr="00FC495D">
        <w:rPr>
          <w:rFonts w:eastAsiaTheme="minorHAnsi" w:cstheme="minorHAnsi"/>
          <w:color w:val="A31515"/>
          <w:sz w:val="18"/>
          <w:szCs w:val="18"/>
        </w:rPr>
        <w:t>'Meta'</w:t>
      </w:r>
      <w:r w:rsidRPr="00FC495D">
        <w:rPr>
          <w:rFonts w:eastAsiaTheme="minorHAnsi" w:cstheme="minorHAnsi"/>
          <w:color w:val="000000"/>
          <w:sz w:val="18"/>
          <w:szCs w:val="18"/>
        </w:rPr>
        <w:t xml:space="preserve">, </w:t>
      </w:r>
      <w:r w:rsidRPr="00FC495D">
        <w:rPr>
          <w:rFonts w:eastAsiaTheme="minorHAnsi" w:cstheme="minorHAnsi"/>
          <w:color w:val="A31515"/>
          <w:sz w:val="18"/>
          <w:szCs w:val="18"/>
        </w:rPr>
        <w:t>'shape'</w:t>
      </w:r>
      <w:r w:rsidRPr="00FC495D">
        <w:rPr>
          <w:rFonts w:eastAsiaTheme="minorHAnsi" w:cstheme="minorHAnsi"/>
          <w:color w:val="000000"/>
          <w:sz w:val="18"/>
          <w:szCs w:val="18"/>
        </w:rPr>
        <w:t xml:space="preserve"> ); </w:t>
      </w:r>
      <w:r w:rsidRPr="00FC495D">
        <w:rPr>
          <w:rFonts w:eastAsiaTheme="minorHAnsi" w:cstheme="minorHAnsi"/>
          <w:color w:val="000000"/>
          <w:sz w:val="18"/>
          <w:szCs w:val="18"/>
          <w:highlight w:val="yellow"/>
        </w:rPr>
        <w:t>?&gt;</w:t>
      </w:r>
      <w:r w:rsidRPr="00FC495D">
        <w:rPr>
          <w:rFonts w:eastAsiaTheme="minorHAnsi" w:cstheme="minorHAnsi"/>
          <w:color w:val="0000FF"/>
          <w:sz w:val="18"/>
          <w:szCs w:val="18"/>
        </w:rPr>
        <w:t>&lt;/</w:t>
      </w:r>
      <w:r w:rsidRPr="00FC495D">
        <w:rPr>
          <w:rFonts w:eastAsiaTheme="minorHAnsi" w:cstheme="minorHAnsi"/>
          <w:color w:val="800000"/>
          <w:sz w:val="18"/>
          <w:szCs w:val="18"/>
        </w:rPr>
        <w:t>h3</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ul</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wp_register();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li</w:t>
      </w:r>
      <w:r w:rsidRPr="00FC495D">
        <w:rPr>
          <w:rFonts w:eastAsiaTheme="minorHAnsi" w:cstheme="minorHAnsi"/>
          <w:color w:val="0000FF"/>
          <w:sz w:val="18"/>
          <w:szCs w:val="18"/>
        </w:rPr>
        <w:t>&gt;</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wp_loginout(); </w:t>
      </w:r>
      <w:r w:rsidRPr="00FC495D">
        <w:rPr>
          <w:rFonts w:eastAsiaTheme="minorHAnsi" w:cstheme="minorHAnsi"/>
          <w:color w:val="000000"/>
          <w:sz w:val="18"/>
          <w:szCs w:val="18"/>
          <w:highlight w:val="yellow"/>
        </w:rPr>
        <w:t>?&gt;</w:t>
      </w:r>
      <w:r w:rsidRPr="00FC495D">
        <w:rPr>
          <w:rFonts w:eastAsiaTheme="minorHAnsi" w:cstheme="minorHAnsi"/>
          <w:color w:val="0000FF"/>
          <w:sz w:val="18"/>
          <w:szCs w:val="18"/>
        </w:rPr>
        <w:t>&lt;/</w:t>
      </w:r>
      <w:r w:rsidRPr="00FC495D">
        <w:rPr>
          <w:rFonts w:eastAsiaTheme="minorHAnsi" w:cstheme="minorHAnsi"/>
          <w:color w:val="800000"/>
          <w:sz w:val="18"/>
          <w:szCs w:val="18"/>
        </w:rPr>
        <w:t>li</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wp_meta();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ul</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00"/>
          <w:sz w:val="18"/>
          <w:szCs w:val="18"/>
        </w:rPr>
        <w:t xml:space="preserve">        </w:t>
      </w:r>
      <w:r w:rsidRPr="00FC495D">
        <w:rPr>
          <w:rFonts w:eastAsiaTheme="minorHAnsi" w:cstheme="minorHAnsi"/>
          <w:color w:val="0000FF"/>
          <w:sz w:val="18"/>
          <w:szCs w:val="18"/>
        </w:rPr>
        <w:t>&lt;/</w:t>
      </w:r>
      <w:r w:rsidRPr="00FC495D">
        <w:rPr>
          <w:rFonts w:eastAsiaTheme="minorHAnsi" w:cstheme="minorHAnsi"/>
          <w:color w:val="800000"/>
          <w:sz w:val="18"/>
          <w:szCs w:val="18"/>
        </w:rPr>
        <w:t>aside</w:t>
      </w:r>
      <w:r w:rsidRPr="00FC495D">
        <w:rPr>
          <w:rFonts w:eastAsiaTheme="minorHAnsi" w:cstheme="minorHAnsi"/>
          <w:color w:val="0000FF"/>
          <w:sz w:val="18"/>
          <w:szCs w:val="18"/>
        </w:rPr>
        <w:t>&gt;</w:t>
      </w:r>
    </w:p>
    <w:p w:rsidR="005C3A4E" w:rsidRPr="00FC495D" w:rsidRDefault="005C3A4E" w:rsidP="001E50A7">
      <w:pPr>
        <w:autoSpaceDE w:val="0"/>
        <w:autoSpaceDN w:val="0"/>
        <w:adjustRightInd w:val="0"/>
        <w:spacing w:after="0"/>
        <w:rPr>
          <w:rFonts w:eastAsiaTheme="minorHAnsi" w:cstheme="minorHAnsi"/>
          <w:color w:val="000000"/>
          <w:sz w:val="18"/>
          <w:szCs w:val="18"/>
          <w:highlight w:val="yellow"/>
        </w:rPr>
      </w:pP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&lt;?php</w:t>
      </w:r>
      <w:r w:rsidRPr="00FC495D">
        <w:rPr>
          <w:rFonts w:eastAsiaTheme="minorHAnsi" w:cstheme="minorHAnsi"/>
          <w:color w:val="000000"/>
          <w:sz w:val="18"/>
          <w:szCs w:val="18"/>
        </w:rPr>
        <w:t xml:space="preserve"> </w:t>
      </w:r>
      <w:r w:rsidRPr="00FC495D">
        <w:rPr>
          <w:rFonts w:eastAsiaTheme="minorHAnsi" w:cstheme="minorHAnsi"/>
          <w:color w:val="0000FF"/>
          <w:sz w:val="18"/>
          <w:szCs w:val="18"/>
        </w:rPr>
        <w:t>endif</w:t>
      </w:r>
      <w:r w:rsidRPr="00FC495D">
        <w:rPr>
          <w:rFonts w:eastAsiaTheme="minorHAnsi" w:cstheme="minorHAnsi"/>
          <w:color w:val="000000"/>
          <w:sz w:val="18"/>
          <w:szCs w:val="18"/>
        </w:rPr>
        <w:t xml:space="preserve">; </w:t>
      </w:r>
      <w:r w:rsidRPr="00FC495D">
        <w:rPr>
          <w:rFonts w:eastAsiaTheme="minorHAnsi" w:cstheme="minorHAnsi"/>
          <w:color w:val="000000"/>
          <w:sz w:val="18"/>
          <w:szCs w:val="18"/>
          <w:highlight w:val="yellow"/>
        </w:rPr>
        <w:t>?&gt;</w:t>
      </w:r>
    </w:p>
    <w:p w:rsidR="005C3A4E" w:rsidRPr="00FC495D" w:rsidRDefault="005C3A4E" w:rsidP="001E50A7">
      <w:pPr>
        <w:autoSpaceDE w:val="0"/>
        <w:autoSpaceDN w:val="0"/>
        <w:adjustRightInd w:val="0"/>
        <w:spacing w:after="0"/>
        <w:rPr>
          <w:rFonts w:eastAsiaTheme="minorHAnsi" w:cstheme="minorHAnsi"/>
          <w:color w:val="000000"/>
          <w:sz w:val="18"/>
          <w:szCs w:val="18"/>
        </w:rPr>
      </w:pPr>
      <w:r w:rsidRPr="00FC495D">
        <w:rPr>
          <w:rFonts w:eastAsiaTheme="minorHAnsi" w:cstheme="minorHAnsi"/>
          <w:color w:val="0000FF"/>
          <w:sz w:val="18"/>
          <w:szCs w:val="18"/>
        </w:rPr>
        <w:t>&lt;/</w:t>
      </w:r>
      <w:r w:rsidRPr="00FC495D">
        <w:rPr>
          <w:rFonts w:eastAsiaTheme="minorHAnsi" w:cstheme="minorHAnsi"/>
          <w:color w:val="800000"/>
          <w:sz w:val="18"/>
          <w:szCs w:val="18"/>
        </w:rPr>
        <w:t>div</w:t>
      </w:r>
      <w:r w:rsidRPr="00FC495D">
        <w:rPr>
          <w:rFonts w:eastAsiaTheme="minorHAnsi" w:cstheme="minorHAnsi"/>
          <w:color w:val="0000FF"/>
          <w:sz w:val="18"/>
          <w:szCs w:val="18"/>
        </w:rPr>
        <w:t>&gt;</w:t>
      </w:r>
    </w:p>
    <w:p w:rsidR="000D1A69" w:rsidRDefault="000D1A69" w:rsidP="00AA5C17">
      <w:pPr>
        <w:rPr>
          <w:rFonts w:eastAsia="Times New Roman" w:cstheme="minorHAnsi"/>
          <w:b/>
          <w:color w:val="24292E"/>
          <w:sz w:val="24"/>
          <w:szCs w:val="24"/>
          <w:u w:val="single"/>
        </w:rPr>
      </w:pPr>
    </w:p>
    <w:p w:rsidR="00D87C4D" w:rsidRDefault="00012147" w:rsidP="00AA5C17">
      <w:hyperlink r:id="rId116" w:history="1">
        <w:r w:rsidR="000D1A69" w:rsidRPr="000D1A69">
          <w:rPr>
            <w:sz w:val="18"/>
          </w:rPr>
          <w:t>https://developer.wordpress.org/themes/functionality/sidebars/</w:t>
        </w:r>
      </w:hyperlink>
    </w:p>
    <w:p w:rsidR="00D87C4D" w:rsidRDefault="00D87C4D">
      <w:r>
        <w:br w:type="page"/>
      </w:r>
    </w:p>
    <w:p w:rsidR="00571C6E" w:rsidRPr="00C55097" w:rsidRDefault="00571C6E" w:rsidP="00571C6E">
      <w:pPr>
        <w:pStyle w:val="Heading1"/>
        <w:shd w:val="clear" w:color="auto" w:fill="FFFFFF"/>
        <w:spacing w:before="0" w:beforeAutospacing="0" w:afterAutospacing="0" w:line="288" w:lineRule="atLeast"/>
        <w:jc w:val="center"/>
        <w:rPr>
          <w:rFonts w:asciiTheme="minorHAnsi" w:hAnsiTheme="minorHAnsi" w:cstheme="minorHAnsi"/>
          <w:color w:val="000000"/>
          <w:spacing w:val="-10"/>
          <w:sz w:val="28"/>
          <w:szCs w:val="58"/>
        </w:rPr>
      </w:pPr>
      <w:r w:rsidRPr="00C55097">
        <w:rPr>
          <w:rFonts w:asciiTheme="minorHAnsi" w:hAnsiTheme="minorHAnsi" w:cstheme="minorHAnsi"/>
          <w:color w:val="000000"/>
          <w:spacing w:val="-10"/>
          <w:sz w:val="28"/>
          <w:szCs w:val="58"/>
        </w:rPr>
        <w:lastRenderedPageBreak/>
        <w:t>Using Action &amp; Filter Hooks</w:t>
      </w: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Simple Usage</w:t>
      </w:r>
    </w:p>
    <w:p w:rsidR="00571C6E" w:rsidRPr="00D1481B" w:rsidRDefault="00571C6E" w:rsidP="001B25C2">
      <w:pPr>
        <w:shd w:val="clear" w:color="auto" w:fill="FFFFFF"/>
        <w:spacing w:after="0" w:line="240" w:lineRule="auto"/>
        <w:rPr>
          <w:rFonts w:eastAsia="Times New Roman" w:cstheme="minorHAnsi"/>
          <w:color w:val="666666"/>
          <w:sz w:val="18"/>
          <w:szCs w:val="18"/>
        </w:rPr>
      </w:pPr>
      <w:r w:rsidRPr="00D1481B">
        <w:rPr>
          <w:rFonts w:eastAsia="Times New Roman" w:cstheme="minorHAnsi"/>
          <w:color w:val="666666"/>
          <w:sz w:val="18"/>
          <w:szCs w:val="18"/>
        </w:rPr>
        <w:t>A common action hook usage is to add custom content to the page rendered in the browser. This sample code will add a text div tag to the header using the themify_header_end hook:</w:t>
      </w:r>
    </w:p>
    <w:p w:rsidR="00571C6E" w:rsidRPr="00D1481B" w:rsidRDefault="00571C6E" w:rsidP="00571C6E">
      <w:pPr>
        <w:shd w:val="clear" w:color="auto" w:fill="FFFFFF"/>
        <w:spacing w:after="0" w:line="240" w:lineRule="auto"/>
        <w:rPr>
          <w:rFonts w:eastAsia="Times New Roman" w:cstheme="minorHAnsi"/>
          <w:color w:val="666666"/>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theme_header_end()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class="custom-text"&gt;Custom Text&lt;/div&gt;'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571C6E">
      <w:pPr>
        <w:shd w:val="clear" w:color="auto" w:fill="FFFFFF"/>
        <w:spacing w:after="0" w:line="240" w:lineRule="auto"/>
        <w:rPr>
          <w:rFonts w:eastAsiaTheme="minorHAnsi" w:cstheme="minorHAnsi"/>
          <w:color w:val="000000"/>
          <w:sz w:val="18"/>
          <w:szCs w:val="18"/>
        </w:rPr>
      </w:pPr>
      <w:r w:rsidRPr="00D1481B">
        <w:rPr>
          <w:rFonts w:eastAsiaTheme="minorHAnsi" w:cstheme="minorHAnsi"/>
          <w:color w:val="000000"/>
          <w:sz w:val="18"/>
          <w:szCs w:val="18"/>
        </w:rPr>
        <w:t>add_action(</w:t>
      </w:r>
      <w:r w:rsidRPr="00D1481B">
        <w:rPr>
          <w:rFonts w:eastAsiaTheme="minorHAnsi" w:cstheme="minorHAnsi"/>
          <w:color w:val="A31515"/>
          <w:sz w:val="18"/>
          <w:szCs w:val="18"/>
        </w:rPr>
        <w:t>'themify_header_end'</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'theme_header_end'</w:t>
      </w:r>
      <w:r w:rsidRPr="00D1481B">
        <w:rPr>
          <w:rFonts w:eastAsiaTheme="minorHAnsi" w:cstheme="minorHAnsi"/>
          <w:color w:val="000000"/>
          <w:sz w:val="18"/>
          <w:szCs w:val="18"/>
        </w:rPr>
        <w:t>);</w:t>
      </w:r>
    </w:p>
    <w:p w:rsidR="00C55097" w:rsidRPr="00D1481B" w:rsidRDefault="00C55097" w:rsidP="00571C6E">
      <w:pPr>
        <w:shd w:val="clear" w:color="auto" w:fill="FFFFFF"/>
        <w:spacing w:after="0" w:line="240" w:lineRule="auto"/>
        <w:rPr>
          <w:rFonts w:eastAsia="Times New Roman" w:cstheme="minorHAnsi"/>
          <w:color w:val="666666"/>
          <w:sz w:val="18"/>
          <w:szCs w:val="18"/>
        </w:rPr>
      </w:pPr>
    </w:p>
    <w:p w:rsidR="00571C6E" w:rsidRPr="00D1481B" w:rsidRDefault="00571C6E" w:rsidP="00C55097">
      <w:pPr>
        <w:shd w:val="clear" w:color="auto" w:fill="FFFFFF"/>
        <w:spacing w:after="0" w:line="240" w:lineRule="auto"/>
        <w:rPr>
          <w:rFonts w:eastAsia="Times New Roman" w:cstheme="minorHAnsi"/>
          <w:color w:val="666666"/>
          <w:sz w:val="18"/>
          <w:szCs w:val="18"/>
        </w:rPr>
      </w:pPr>
      <w:r w:rsidRPr="00D1481B">
        <w:rPr>
          <w:rFonts w:eastAsia="Times New Roman" w:cstheme="minorHAnsi"/>
          <w:color w:val="666666"/>
          <w:sz w:val="18"/>
          <w:szCs w:val="18"/>
        </w:rPr>
        <w:t>To add the content somewhere else, simply specify which action hook name you want to use as the insertion point. For example you can insert the content at the end of the post.</w:t>
      </w:r>
    </w:p>
    <w:p w:rsidR="00C55097" w:rsidRPr="00D1481B" w:rsidRDefault="00C55097" w:rsidP="00C55097">
      <w:pPr>
        <w:shd w:val="clear" w:color="auto" w:fill="FFFFFF"/>
        <w:spacing w:after="0" w:line="240" w:lineRule="auto"/>
        <w:rPr>
          <w:rFonts w:eastAsia="Times New Roman" w:cstheme="minorHAnsi"/>
          <w:color w:val="666666"/>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theme_post_end()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class="custom-text"&gt;Custom Text at the end of the post&lt;/div&gt;'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C55097">
      <w:pPr>
        <w:spacing w:after="0"/>
        <w:rPr>
          <w:rFonts w:eastAsiaTheme="minorHAnsi" w:cstheme="minorHAnsi"/>
          <w:color w:val="000000"/>
          <w:sz w:val="18"/>
          <w:szCs w:val="18"/>
        </w:rPr>
      </w:pPr>
      <w:r w:rsidRPr="00D1481B">
        <w:rPr>
          <w:rFonts w:eastAsiaTheme="minorHAnsi" w:cstheme="minorHAnsi"/>
          <w:color w:val="000000"/>
          <w:sz w:val="18"/>
          <w:szCs w:val="18"/>
        </w:rPr>
        <w:t>add_action(</w:t>
      </w:r>
      <w:r w:rsidRPr="00D1481B">
        <w:rPr>
          <w:rFonts w:eastAsiaTheme="minorHAnsi" w:cstheme="minorHAnsi"/>
          <w:color w:val="A31515"/>
          <w:sz w:val="18"/>
          <w:szCs w:val="18"/>
        </w:rPr>
        <w:t>'themify_post_end'</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'theme_post_end'</w:t>
      </w:r>
      <w:r w:rsidRPr="00D1481B">
        <w:rPr>
          <w:rFonts w:eastAsiaTheme="minorHAnsi" w:cstheme="minorHAnsi"/>
          <w:color w:val="000000"/>
          <w:sz w:val="18"/>
          <w:szCs w:val="18"/>
        </w:rPr>
        <w:t>);</w:t>
      </w:r>
    </w:p>
    <w:p w:rsidR="00C55097" w:rsidRPr="00D1481B" w:rsidRDefault="00C55097" w:rsidP="00C55097">
      <w:pPr>
        <w:spacing w:after="0"/>
        <w:rPr>
          <w:rFonts w:eastAsiaTheme="minorHAnsi" w:cstheme="minorHAnsi"/>
          <w:color w:val="000000"/>
          <w:sz w:val="18"/>
          <w:szCs w:val="18"/>
        </w:rPr>
      </w:pP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Conditional Tags</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Inside the function called by the action hook, you can use WordPress conditional tags to display different content on different pages.</w:t>
      </w:r>
    </w:p>
    <w:p w:rsidR="00C55097" w:rsidRPr="00D1481B" w:rsidRDefault="00C55097" w:rsidP="00C55097">
      <w:pPr>
        <w:shd w:val="clear" w:color="auto" w:fill="FFFFFF"/>
        <w:spacing w:after="0"/>
        <w:rPr>
          <w:rFonts w:cstheme="minorHAnsi"/>
          <w:color w:val="666666"/>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my_text_before_content()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if</w:t>
      </w:r>
      <w:r w:rsidRPr="00D1481B">
        <w:rPr>
          <w:rFonts w:eastAsiaTheme="minorHAnsi" w:cstheme="minorHAnsi"/>
          <w:color w:val="000000"/>
          <w:sz w:val="18"/>
          <w:szCs w:val="18"/>
        </w:rPr>
        <w:t>(is_home())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'Text for home page.'</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 </w:t>
      </w:r>
      <w:r w:rsidRPr="00D1481B">
        <w:rPr>
          <w:rFonts w:eastAsiaTheme="minorHAnsi" w:cstheme="minorHAnsi"/>
          <w:color w:val="0000FF"/>
          <w:sz w:val="18"/>
          <w:szCs w:val="18"/>
        </w:rPr>
        <w:t>elseif</w:t>
      </w:r>
      <w:r w:rsidRPr="00D1481B">
        <w:rPr>
          <w:rFonts w:eastAsiaTheme="minorHAnsi" w:cstheme="minorHAnsi"/>
          <w:color w:val="000000"/>
          <w:sz w:val="18"/>
          <w:szCs w:val="18"/>
        </w:rPr>
        <w:t>(is_page()){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if</w:t>
      </w:r>
      <w:r w:rsidRPr="00D1481B">
        <w:rPr>
          <w:rFonts w:eastAsiaTheme="minorHAnsi" w:cstheme="minorHAnsi"/>
          <w:color w:val="000000"/>
          <w:sz w:val="18"/>
          <w:szCs w:val="18"/>
        </w:rPr>
        <w:t xml:space="preserve"> (is_page(7))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'Text for page with ID 7.'</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 </w:t>
      </w:r>
      <w:r w:rsidRPr="00D1481B">
        <w:rPr>
          <w:rFonts w:eastAsiaTheme="minorHAnsi" w:cstheme="minorHAnsi"/>
          <w:color w:val="0000FF"/>
          <w:sz w:val="18"/>
          <w:szCs w:val="18"/>
        </w:rPr>
        <w:t>else</w:t>
      </w:r>
      <w:r w:rsidRPr="00D1481B">
        <w:rPr>
          <w:rFonts w:eastAsiaTheme="minorHAnsi" w:cstheme="minorHAnsi"/>
          <w:color w:val="000000"/>
          <w:sz w:val="18"/>
          <w:szCs w:val="18"/>
        </w:rPr>
        <w:t xml:space="preserve">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'Text for regular page.'</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 </w:t>
      </w:r>
      <w:r w:rsidRPr="00D1481B">
        <w:rPr>
          <w:rFonts w:eastAsiaTheme="minorHAnsi" w:cstheme="minorHAnsi"/>
          <w:color w:val="0000FF"/>
          <w:sz w:val="18"/>
          <w:szCs w:val="18"/>
        </w:rPr>
        <w:t>elseif</w:t>
      </w:r>
      <w:r w:rsidRPr="00D1481B">
        <w:rPr>
          <w:rFonts w:eastAsiaTheme="minorHAnsi" w:cstheme="minorHAnsi"/>
          <w:color w:val="000000"/>
          <w:sz w:val="18"/>
          <w:szCs w:val="18"/>
        </w:rPr>
        <w:t>(is_single()){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'Text for single post.'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 </w:t>
      </w:r>
      <w:r w:rsidRPr="00D1481B">
        <w:rPr>
          <w:rFonts w:eastAsiaTheme="minorHAnsi" w:cstheme="minorHAnsi"/>
          <w:color w:val="0000FF"/>
          <w:sz w:val="18"/>
          <w:szCs w:val="18"/>
        </w:rPr>
        <w:t>elseif</w:t>
      </w:r>
      <w:r w:rsidRPr="00D1481B">
        <w:rPr>
          <w:rFonts w:eastAsiaTheme="minorHAnsi" w:cstheme="minorHAnsi"/>
          <w:color w:val="000000"/>
          <w:sz w:val="18"/>
          <w:szCs w:val="18"/>
        </w:rPr>
        <w:t xml:space="preserve"> (is_category())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'Text for category archive page.'</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C55097">
      <w:pPr>
        <w:shd w:val="clear" w:color="auto" w:fill="FFFFFF"/>
        <w:spacing w:after="0"/>
        <w:rPr>
          <w:rFonts w:eastAsiaTheme="minorHAnsi" w:cstheme="minorHAnsi"/>
          <w:color w:val="000000"/>
          <w:sz w:val="18"/>
          <w:szCs w:val="18"/>
        </w:rPr>
      </w:pPr>
      <w:r w:rsidRPr="00D1481B">
        <w:rPr>
          <w:rFonts w:eastAsiaTheme="minorHAnsi" w:cstheme="minorHAnsi"/>
          <w:color w:val="000000"/>
          <w:sz w:val="18"/>
          <w:szCs w:val="18"/>
        </w:rPr>
        <w:t>add_action(</w:t>
      </w:r>
      <w:r w:rsidRPr="00D1481B">
        <w:rPr>
          <w:rFonts w:eastAsiaTheme="minorHAnsi" w:cstheme="minorHAnsi"/>
          <w:color w:val="A31515"/>
          <w:sz w:val="18"/>
          <w:szCs w:val="18"/>
        </w:rPr>
        <w:t>'themify_content_before'</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'my_text_before_content'</w:t>
      </w:r>
      <w:r w:rsidRPr="00D1481B">
        <w:rPr>
          <w:rFonts w:eastAsiaTheme="minorHAnsi" w:cstheme="minorHAnsi"/>
          <w:color w:val="000000"/>
          <w:sz w:val="18"/>
          <w:szCs w:val="18"/>
        </w:rPr>
        <w:t>);</w:t>
      </w:r>
    </w:p>
    <w:p w:rsidR="00C55097" w:rsidRPr="00D1481B" w:rsidRDefault="00C55097" w:rsidP="00C55097">
      <w:pPr>
        <w:shd w:val="clear" w:color="auto" w:fill="FFFFFF"/>
        <w:spacing w:after="0"/>
        <w:rPr>
          <w:rFonts w:cstheme="minorHAnsi"/>
          <w:color w:val="666666"/>
          <w:sz w:val="18"/>
          <w:szCs w:val="18"/>
        </w:rPr>
      </w:pP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Header Banner</w:t>
      </w:r>
    </w:p>
    <w:p w:rsidR="00C55097"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Let's take the above samples to a practical use. For example, you can use it to display a header banner image without having to edit the header.php template</w:t>
      </w:r>
    </w:p>
    <w:p w:rsidR="00571C6E" w:rsidRPr="00D1481B" w:rsidRDefault="00571C6E" w:rsidP="00C55097">
      <w:pPr>
        <w:shd w:val="clear" w:color="auto" w:fill="FFFFFF"/>
        <w:spacing w:after="0"/>
        <w:rPr>
          <w:rFonts w:cstheme="minorHAnsi"/>
          <w:color w:val="666666"/>
          <w:sz w:val="18"/>
          <w:szCs w:val="18"/>
        </w:rPr>
      </w:pPr>
      <w:r w:rsidRPr="00D1481B">
        <w:rPr>
          <w:rFonts w:cstheme="minorHAnsi"/>
          <w:color w:val="666666"/>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add_banner_header_end(){</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class="header-banner"&gt;&lt;img alt="header banner" src="http://example.com/url/image.jpg"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C55097">
      <w:pPr>
        <w:shd w:val="clear" w:color="auto" w:fill="FFFFFF"/>
        <w:spacing w:after="0"/>
        <w:rPr>
          <w:rFonts w:eastAsiaTheme="minorHAnsi" w:cstheme="minorHAnsi"/>
          <w:color w:val="000000"/>
          <w:sz w:val="18"/>
          <w:szCs w:val="18"/>
        </w:rPr>
      </w:pPr>
      <w:r w:rsidRPr="00D1481B">
        <w:rPr>
          <w:rFonts w:eastAsiaTheme="minorHAnsi" w:cstheme="minorHAnsi"/>
          <w:color w:val="000000"/>
          <w:sz w:val="18"/>
          <w:szCs w:val="18"/>
        </w:rPr>
        <w:t>add_action(</w:t>
      </w:r>
      <w:r w:rsidRPr="00D1481B">
        <w:rPr>
          <w:rFonts w:eastAsiaTheme="minorHAnsi" w:cstheme="minorHAnsi"/>
          <w:color w:val="A31515"/>
          <w:sz w:val="18"/>
          <w:szCs w:val="18"/>
        </w:rPr>
        <w:t>'themify_header_end'</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'add_banner_header_end'</w:t>
      </w:r>
      <w:r w:rsidRPr="00D1481B">
        <w:rPr>
          <w:rFonts w:eastAsiaTheme="minorHAnsi" w:cstheme="minorHAnsi"/>
          <w:color w:val="000000"/>
          <w:sz w:val="18"/>
          <w:szCs w:val="18"/>
        </w:rPr>
        <w:t>);</w:t>
      </w:r>
    </w:p>
    <w:p w:rsidR="00C55097" w:rsidRPr="00D1481B" w:rsidRDefault="00C55097" w:rsidP="00C55097">
      <w:pPr>
        <w:shd w:val="clear" w:color="auto" w:fill="FFFFFF"/>
        <w:spacing w:after="0"/>
        <w:rPr>
          <w:rFonts w:cstheme="minorHAnsi"/>
          <w:color w:val="666666"/>
          <w:sz w:val="18"/>
          <w:szCs w:val="18"/>
        </w:rPr>
      </w:pPr>
    </w:p>
    <w:p w:rsidR="00571C6E" w:rsidRPr="00D1481B" w:rsidRDefault="00571C6E" w:rsidP="005F5F3A">
      <w:pPr>
        <w:pStyle w:val="Heading1"/>
        <w:spacing w:before="0" w:beforeAutospacing="0" w:after="0" w:afterAutospacing="0"/>
        <w:rPr>
          <w:rFonts w:asciiTheme="minorHAnsi" w:hAnsiTheme="minorHAnsi" w:cstheme="minorHAnsi"/>
          <w:sz w:val="18"/>
          <w:szCs w:val="18"/>
        </w:rPr>
      </w:pPr>
      <w:r w:rsidRPr="00D1481B">
        <w:rPr>
          <w:rFonts w:asciiTheme="minorHAnsi" w:hAnsiTheme="minorHAnsi" w:cstheme="minorHAnsi"/>
          <w:sz w:val="18"/>
          <w:szCs w:val="18"/>
        </w:rPr>
        <w:t>Conditional Header Banner</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To display different header banner on different pages:</w:t>
      </w:r>
    </w:p>
    <w:p w:rsidR="00571C6E" w:rsidRPr="00D1481B" w:rsidRDefault="00571C6E" w:rsidP="00571C6E">
      <w:pPr>
        <w:shd w:val="clear" w:color="auto" w:fill="FFFFFF"/>
        <w:spacing w:after="0"/>
        <w:rPr>
          <w:rFonts w:cstheme="minorHAnsi"/>
          <w:color w:val="666666"/>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add_banner_header_end(){</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if</w:t>
      </w:r>
      <w:r w:rsidRPr="00D1481B">
        <w:rPr>
          <w:rFonts w:eastAsiaTheme="minorHAnsi" w:cstheme="minorHAnsi"/>
          <w:color w:val="000000"/>
          <w:sz w:val="18"/>
          <w:szCs w:val="18"/>
        </w:rPr>
        <w:t>(is_home())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class="header"&gt;&lt;img alt="header banner" src="http://test.com/url/img-home.jpg"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elseif</w:t>
      </w:r>
      <w:r w:rsidRPr="00D1481B">
        <w:rPr>
          <w:rFonts w:eastAsiaTheme="minorHAnsi" w:cstheme="minorHAnsi"/>
          <w:color w:val="000000"/>
          <w:sz w:val="18"/>
          <w:szCs w:val="18"/>
        </w:rPr>
        <w:t>(is_page(7))</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class="header"&gt;&lt;img alt="header banner" src="http://test.com/url/img-page-id-7.jpg"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elseif</w:t>
      </w:r>
      <w:r w:rsidRPr="00D1481B">
        <w:rPr>
          <w:rFonts w:eastAsiaTheme="minorHAnsi" w:cstheme="minorHAnsi"/>
          <w:color w:val="000000"/>
          <w:sz w:val="18"/>
          <w:szCs w:val="18"/>
        </w:rPr>
        <w:t>(is_page())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class="header"&gt;&lt;img alt="header banner" src="http://test.com/url/img-page.jpg"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elseif</w:t>
      </w:r>
      <w:r w:rsidRPr="00D1481B">
        <w:rPr>
          <w:rFonts w:eastAsiaTheme="minorHAnsi" w:cstheme="minorHAnsi"/>
          <w:color w:val="000000"/>
          <w:sz w:val="18"/>
          <w:szCs w:val="18"/>
        </w:rPr>
        <w:t>(is_single())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class="header-banner"&gt;&lt;img alt="header" src="http://test.com/url/img-single.jpg"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elseif</w:t>
      </w:r>
      <w:r w:rsidRPr="00D1481B">
        <w:rPr>
          <w:rFonts w:eastAsiaTheme="minorHAnsi" w:cstheme="minorHAnsi"/>
          <w:color w:val="000000"/>
          <w:sz w:val="18"/>
          <w:szCs w:val="18"/>
        </w:rPr>
        <w:t>(is_category())</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echo</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'&lt;div class="header-banner"&gt;&lt;img alt="header" src="http://test.com/url/img-category.jpg" /&gt;&lt;/div&gt;'</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571C6E">
      <w:pPr>
        <w:shd w:val="clear" w:color="auto" w:fill="FFFFFF"/>
        <w:spacing w:after="0"/>
        <w:rPr>
          <w:rFonts w:cstheme="minorHAnsi"/>
          <w:color w:val="666666"/>
          <w:sz w:val="18"/>
          <w:szCs w:val="18"/>
        </w:rPr>
      </w:pPr>
      <w:r w:rsidRPr="00D1481B">
        <w:rPr>
          <w:rFonts w:eastAsiaTheme="minorHAnsi" w:cstheme="minorHAnsi"/>
          <w:color w:val="000000"/>
          <w:sz w:val="18"/>
          <w:szCs w:val="18"/>
        </w:rPr>
        <w:t>add_action(</w:t>
      </w:r>
      <w:r w:rsidRPr="00D1481B">
        <w:rPr>
          <w:rFonts w:eastAsiaTheme="minorHAnsi" w:cstheme="minorHAnsi"/>
          <w:color w:val="A31515"/>
          <w:sz w:val="18"/>
          <w:szCs w:val="18"/>
        </w:rPr>
        <w:t>'themify_header_end'</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'add_banner_header_end'</w:t>
      </w:r>
      <w:r w:rsidRPr="00D1481B">
        <w:rPr>
          <w:rFonts w:eastAsiaTheme="minorHAnsi" w:cstheme="minorHAnsi"/>
          <w:color w:val="000000"/>
          <w:sz w:val="18"/>
          <w:szCs w:val="18"/>
        </w:rPr>
        <w:t>);</w:t>
      </w: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lastRenderedPageBreak/>
        <w:t>Add Welcome Message</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To add a welcome message on the homepage:</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add_welcome_message(){</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if</w:t>
      </w:r>
      <w:r w:rsidRPr="00D1481B">
        <w:rPr>
          <w:rFonts w:cstheme="minorHAnsi"/>
          <w:color w:val="000000"/>
          <w:sz w:val="18"/>
          <w:szCs w:val="18"/>
        </w:rPr>
        <w:t>(is_home())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 class="welcome-text"&gt;Welcome message&lt;/div&gt;'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360"/>
        <w:rPr>
          <w:rFonts w:cstheme="minorHAnsi"/>
          <w:color w:val="666666"/>
          <w:sz w:val="18"/>
          <w:szCs w:val="18"/>
        </w:rPr>
      </w:pPr>
      <w:r w:rsidRPr="00D1481B">
        <w:rPr>
          <w:rFonts w:cstheme="minorHAnsi"/>
          <w:color w:val="000000"/>
          <w:sz w:val="18"/>
          <w:szCs w:val="18"/>
        </w:rPr>
        <w:t>add_action(</w:t>
      </w:r>
      <w:r w:rsidRPr="00D1481B">
        <w:rPr>
          <w:rFonts w:cstheme="minorHAnsi"/>
          <w:color w:val="A31515"/>
          <w:sz w:val="18"/>
          <w:szCs w:val="18"/>
        </w:rPr>
        <w:t>'themify_content_before'</w:t>
      </w:r>
      <w:r w:rsidRPr="00D1481B">
        <w:rPr>
          <w:rFonts w:cstheme="minorHAnsi"/>
          <w:color w:val="000000"/>
          <w:sz w:val="18"/>
          <w:szCs w:val="18"/>
        </w:rPr>
        <w:t xml:space="preserve">, </w:t>
      </w:r>
      <w:r w:rsidRPr="00D1481B">
        <w:rPr>
          <w:rFonts w:cstheme="minorHAnsi"/>
          <w:color w:val="A31515"/>
          <w:sz w:val="18"/>
          <w:szCs w:val="18"/>
        </w:rPr>
        <w:t>'add_welcome_message'</w:t>
      </w:r>
      <w:r w:rsidRPr="00D1481B">
        <w:rPr>
          <w:rFonts w:cstheme="minorHAnsi"/>
          <w:color w:val="000000"/>
          <w:sz w:val="18"/>
          <w:szCs w:val="18"/>
        </w:rPr>
        <w:t>);</w:t>
      </w:r>
    </w:p>
    <w:p w:rsidR="00571C6E" w:rsidRPr="00D1481B" w:rsidRDefault="00571C6E" w:rsidP="009B0113">
      <w:pPr>
        <w:shd w:val="clear" w:color="auto" w:fill="FFFFFF"/>
        <w:spacing w:after="0"/>
        <w:rPr>
          <w:rFonts w:cstheme="minorHAnsi"/>
          <w:color w:val="666666"/>
          <w:sz w:val="18"/>
          <w:szCs w:val="18"/>
        </w:rPr>
      </w:pPr>
      <w:r w:rsidRPr="00D1481B">
        <w:rPr>
          <w:rFonts w:cstheme="minorHAnsi"/>
          <w:color w:val="666666"/>
          <w:sz w:val="18"/>
          <w:szCs w:val="18"/>
        </w:rPr>
        <w:t>Then you need to add this to Themify &gt; Styling &gt; Custom CSS to style the .welcome-message class:</w:t>
      </w:r>
    </w:p>
    <w:p w:rsidR="001B25C2" w:rsidRPr="00D1481B" w:rsidRDefault="001B25C2" w:rsidP="009B0113">
      <w:pPr>
        <w:autoSpaceDE w:val="0"/>
        <w:autoSpaceDN w:val="0"/>
        <w:adjustRightInd w:val="0"/>
        <w:spacing w:after="0" w:line="240" w:lineRule="auto"/>
        <w:rPr>
          <w:rFonts w:cstheme="minorHAnsi"/>
          <w:color w:val="000000"/>
          <w:sz w:val="18"/>
          <w:szCs w:val="18"/>
        </w:rPr>
      </w:pPr>
      <w:r w:rsidRPr="00D1481B">
        <w:rPr>
          <w:rFonts w:cstheme="minorHAnsi"/>
          <w:color w:val="800000"/>
          <w:sz w:val="18"/>
          <w:szCs w:val="18"/>
        </w:rPr>
        <w:t>.welcome-message</w:t>
      </w:r>
      <w:r w:rsidRPr="00D1481B">
        <w:rPr>
          <w:rFonts w:cstheme="minorHAnsi"/>
          <w:color w:val="000000"/>
          <w:sz w:val="18"/>
          <w:szCs w:val="18"/>
        </w:rPr>
        <w:t xml:space="preserv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FF0000"/>
          <w:sz w:val="18"/>
          <w:szCs w:val="18"/>
        </w:rPr>
        <w:t>padding</w:t>
      </w:r>
      <w:r w:rsidRPr="00D1481B">
        <w:rPr>
          <w:rFonts w:cstheme="minorHAnsi"/>
          <w:color w:val="000000"/>
          <w:sz w:val="18"/>
          <w:szCs w:val="18"/>
        </w:rPr>
        <w:t xml:space="preserve">: </w:t>
      </w:r>
      <w:r w:rsidRPr="00D1481B">
        <w:rPr>
          <w:rFonts w:cstheme="minorHAnsi"/>
          <w:color w:val="0000FF"/>
          <w:sz w:val="18"/>
          <w:szCs w:val="18"/>
        </w:rPr>
        <w:t>15px</w:t>
      </w:r>
      <w:r w:rsidRPr="00D1481B">
        <w:rPr>
          <w:rFonts w:cstheme="minorHAnsi"/>
          <w:color w:val="000000"/>
          <w:sz w:val="18"/>
          <w:szCs w:val="18"/>
        </w:rPr>
        <w:t>;</w:t>
      </w:r>
      <w:r w:rsidR="004F31EB" w:rsidRPr="00D1481B">
        <w:rPr>
          <w:rFonts w:cstheme="minorHAnsi"/>
          <w:color w:val="000000"/>
          <w:sz w:val="18"/>
          <w:szCs w:val="18"/>
        </w:rPr>
        <w:t xml:space="preserve"> </w:t>
      </w:r>
      <w:r w:rsidR="004F31EB" w:rsidRPr="00D1481B">
        <w:rPr>
          <w:rFonts w:cstheme="minorHAnsi"/>
          <w:color w:val="000000"/>
          <w:sz w:val="18"/>
          <w:szCs w:val="18"/>
        </w:rPr>
        <w:tab/>
      </w:r>
      <w:r w:rsidRPr="00D1481B">
        <w:rPr>
          <w:rFonts w:cstheme="minorHAnsi"/>
          <w:color w:val="000000"/>
          <w:sz w:val="18"/>
          <w:szCs w:val="18"/>
        </w:rPr>
        <w:t xml:space="preserve">    </w:t>
      </w:r>
      <w:r w:rsidRPr="00D1481B">
        <w:rPr>
          <w:rFonts w:cstheme="minorHAnsi"/>
          <w:color w:val="FF0000"/>
          <w:sz w:val="18"/>
          <w:szCs w:val="18"/>
        </w:rPr>
        <w:t>font-size</w:t>
      </w:r>
      <w:r w:rsidRPr="00D1481B">
        <w:rPr>
          <w:rFonts w:cstheme="minorHAnsi"/>
          <w:color w:val="000000"/>
          <w:sz w:val="18"/>
          <w:szCs w:val="18"/>
        </w:rPr>
        <w:t xml:space="preserve">: </w:t>
      </w:r>
      <w:r w:rsidRPr="00D1481B">
        <w:rPr>
          <w:rFonts w:cstheme="minorHAnsi"/>
          <w:color w:val="0000FF"/>
          <w:sz w:val="18"/>
          <w:szCs w:val="18"/>
        </w:rPr>
        <w:t>120%</w:t>
      </w:r>
      <w:r w:rsidRPr="00D1481B">
        <w:rPr>
          <w:rFonts w:cstheme="minorHAnsi"/>
          <w:color w:val="000000"/>
          <w:sz w:val="18"/>
          <w:szCs w:val="18"/>
        </w:rPr>
        <w:t>;</w:t>
      </w:r>
      <w:r w:rsidR="004F31EB" w:rsidRPr="00D1481B">
        <w:rPr>
          <w:rFonts w:cstheme="minorHAnsi"/>
          <w:color w:val="000000"/>
          <w:sz w:val="18"/>
          <w:szCs w:val="18"/>
        </w:rPr>
        <w:tab/>
      </w:r>
      <w:r w:rsidRPr="00D1481B">
        <w:rPr>
          <w:rFonts w:cstheme="minorHAnsi"/>
          <w:color w:val="000000"/>
          <w:sz w:val="18"/>
          <w:szCs w:val="18"/>
        </w:rPr>
        <w:t xml:space="preserve">    </w:t>
      </w:r>
      <w:r w:rsidRPr="00D1481B">
        <w:rPr>
          <w:rFonts w:cstheme="minorHAnsi"/>
          <w:color w:val="FF0000"/>
          <w:sz w:val="18"/>
          <w:szCs w:val="18"/>
        </w:rPr>
        <w:t>text-align</w:t>
      </w:r>
      <w:r w:rsidRPr="00D1481B">
        <w:rPr>
          <w:rFonts w:cstheme="minorHAnsi"/>
          <w:color w:val="000000"/>
          <w:sz w:val="18"/>
          <w:szCs w:val="18"/>
        </w:rPr>
        <w:t xml:space="preserve">: </w:t>
      </w:r>
      <w:r w:rsidRPr="00D1481B">
        <w:rPr>
          <w:rFonts w:cstheme="minorHAnsi"/>
          <w:color w:val="0000FF"/>
          <w:sz w:val="18"/>
          <w:szCs w:val="18"/>
        </w:rPr>
        <w:t>center</w:t>
      </w:r>
      <w:r w:rsidRPr="00D1481B">
        <w:rPr>
          <w:rFonts w:cstheme="minorHAnsi"/>
          <w:color w:val="000000"/>
          <w:sz w:val="18"/>
          <w:szCs w:val="18"/>
        </w:rPr>
        <w:t>;</w:t>
      </w:r>
    </w:p>
    <w:p w:rsidR="001B25C2" w:rsidRPr="00D1481B" w:rsidRDefault="001B25C2" w:rsidP="001B25C2">
      <w:pPr>
        <w:shd w:val="clear" w:color="auto" w:fill="FFFFFF"/>
        <w:spacing w:after="360"/>
        <w:rPr>
          <w:rFonts w:cstheme="minorHAnsi"/>
          <w:color w:val="666666"/>
          <w:sz w:val="18"/>
          <w:szCs w:val="18"/>
        </w:rPr>
      </w:pPr>
      <w:r w:rsidRPr="00D1481B">
        <w:rPr>
          <w:rFonts w:cstheme="minorHAnsi"/>
          <w:color w:val="000000"/>
          <w:sz w:val="18"/>
          <w:szCs w:val="18"/>
        </w:rPr>
        <w:t>}</w:t>
      </w: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Run Shortcodes</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You can also run shortcodes in the hooks. The example below will add the [[post_slider]] shortcode right after the header area on the homepage only.</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show_post_slider_layout_before()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do_shortcode(</w:t>
      </w:r>
      <w:r w:rsidRPr="00D1481B">
        <w:rPr>
          <w:rFonts w:cstheme="minorHAnsi"/>
          <w:color w:val="A31515"/>
          <w:sz w:val="18"/>
          <w:szCs w:val="18"/>
        </w:rPr>
        <w:t>'[post_slider limit="8" visible="4"]'</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0"/>
        <w:rPr>
          <w:rFonts w:cstheme="minorHAnsi"/>
          <w:color w:val="666666"/>
          <w:sz w:val="18"/>
          <w:szCs w:val="18"/>
        </w:rPr>
      </w:pPr>
      <w:r w:rsidRPr="00D1481B">
        <w:rPr>
          <w:rFonts w:cstheme="minorHAnsi"/>
          <w:color w:val="000000"/>
          <w:sz w:val="18"/>
          <w:szCs w:val="18"/>
        </w:rPr>
        <w:t>add_action(</w:t>
      </w:r>
      <w:r w:rsidRPr="00D1481B">
        <w:rPr>
          <w:rFonts w:cstheme="minorHAnsi"/>
          <w:color w:val="A31515"/>
          <w:sz w:val="18"/>
          <w:szCs w:val="18"/>
        </w:rPr>
        <w:t>'themify_layout_before'</w:t>
      </w:r>
      <w:r w:rsidRPr="00D1481B">
        <w:rPr>
          <w:rFonts w:cstheme="minorHAnsi"/>
          <w:color w:val="000000"/>
          <w:sz w:val="18"/>
          <w:szCs w:val="18"/>
        </w:rPr>
        <w:t xml:space="preserve">, </w:t>
      </w:r>
      <w:r w:rsidRPr="00D1481B">
        <w:rPr>
          <w:rFonts w:cstheme="minorHAnsi"/>
          <w:color w:val="A31515"/>
          <w:sz w:val="18"/>
          <w:szCs w:val="18"/>
        </w:rPr>
        <w:t>'show_post_slider_layout_before'</w:t>
      </w:r>
      <w:r w:rsidRPr="00D1481B">
        <w:rPr>
          <w:rFonts w:cstheme="minorHAnsi"/>
          <w:color w:val="000000"/>
          <w:sz w:val="18"/>
          <w:szCs w:val="18"/>
        </w:rPr>
        <w:t>);</w:t>
      </w:r>
    </w:p>
    <w:p w:rsidR="00571C6E" w:rsidRPr="00D1481B" w:rsidRDefault="00571C6E" w:rsidP="009B0113">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Add Header Widget</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To add a custom widgetized area, first you need to register it as a sidebar:</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theme_register_sidebar(){</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register_sidebar(</w:t>
      </w:r>
      <w:r w:rsidRPr="00D1481B">
        <w:rPr>
          <w:rFonts w:cstheme="minorHAnsi"/>
          <w:color w:val="0000FF"/>
          <w:sz w:val="18"/>
          <w:szCs w:val="18"/>
        </w:rPr>
        <w:t>array</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A31515"/>
          <w:sz w:val="18"/>
          <w:szCs w:val="18"/>
        </w:rPr>
        <w:t>'name'</w:t>
      </w:r>
      <w:r w:rsidRPr="00D1481B">
        <w:rPr>
          <w:rFonts w:cstheme="minorHAnsi"/>
          <w:color w:val="000000"/>
          <w:sz w:val="18"/>
          <w:szCs w:val="18"/>
        </w:rPr>
        <w:t xml:space="preserve"> =&gt; </w:t>
      </w:r>
      <w:r w:rsidRPr="00D1481B">
        <w:rPr>
          <w:rFonts w:cstheme="minorHAnsi"/>
          <w:color w:val="A31515"/>
          <w:sz w:val="18"/>
          <w:szCs w:val="18"/>
        </w:rPr>
        <w:t>'Custom Header Widget'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A31515"/>
          <w:sz w:val="18"/>
          <w:szCs w:val="18"/>
        </w:rPr>
        <w:t>'id'</w:t>
      </w:r>
      <w:r w:rsidRPr="00D1481B">
        <w:rPr>
          <w:rFonts w:cstheme="minorHAnsi"/>
          <w:color w:val="000000"/>
          <w:sz w:val="18"/>
          <w:szCs w:val="18"/>
        </w:rPr>
        <w:t xml:space="preserve"> =&gt; </w:t>
      </w:r>
      <w:r w:rsidRPr="00D1481B">
        <w:rPr>
          <w:rFonts w:cstheme="minorHAnsi"/>
          <w:color w:val="A31515"/>
          <w:sz w:val="18"/>
          <w:szCs w:val="18"/>
        </w:rPr>
        <w:t>'custom-header-widget'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A31515"/>
          <w:sz w:val="18"/>
          <w:szCs w:val="18"/>
        </w:rPr>
      </w:pPr>
      <w:r w:rsidRPr="00D1481B">
        <w:rPr>
          <w:rFonts w:cstheme="minorHAnsi"/>
          <w:color w:val="000000"/>
          <w:sz w:val="18"/>
          <w:szCs w:val="18"/>
        </w:rPr>
        <w:t xml:space="preserve">        </w:t>
      </w:r>
      <w:r w:rsidRPr="00D1481B">
        <w:rPr>
          <w:rFonts w:cstheme="minorHAnsi"/>
          <w:color w:val="A31515"/>
          <w:sz w:val="18"/>
          <w:szCs w:val="18"/>
        </w:rPr>
        <w:t>'before_widget'</w:t>
      </w:r>
      <w:r w:rsidRPr="00D1481B">
        <w:rPr>
          <w:rFonts w:cstheme="minorHAnsi"/>
          <w:color w:val="000000"/>
          <w:sz w:val="18"/>
          <w:szCs w:val="18"/>
        </w:rPr>
        <w:t xml:space="preserve"> =&gt; </w:t>
      </w:r>
      <w:r w:rsidRPr="00D1481B">
        <w:rPr>
          <w:rFonts w:cstheme="minorHAnsi"/>
          <w:color w:val="A31515"/>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A31515"/>
          <w:sz w:val="18"/>
          <w:szCs w:val="18"/>
        </w:rPr>
        <w:t xml:space="preserve">        &lt;div class="widget %2$s" id="%1$s"&gt;'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A31515"/>
          <w:sz w:val="18"/>
          <w:szCs w:val="18"/>
        </w:rPr>
        <w:t>'after_widget'</w:t>
      </w:r>
      <w:r w:rsidRPr="00D1481B">
        <w:rPr>
          <w:rFonts w:cstheme="minorHAnsi"/>
          <w:color w:val="000000"/>
          <w:sz w:val="18"/>
          <w:szCs w:val="18"/>
        </w:rPr>
        <w:t xml:space="preserve"> =&gt; </w:t>
      </w:r>
      <w:r w:rsidRPr="00D1481B">
        <w:rPr>
          <w:rFonts w:cstheme="minorHAnsi"/>
          <w:color w:val="A31515"/>
          <w:sz w:val="18"/>
          <w:szCs w:val="18"/>
        </w:rPr>
        <w:t>'&lt;/div&gt;'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A31515"/>
          <w:sz w:val="18"/>
          <w:szCs w:val="18"/>
        </w:rPr>
        <w:t>'before_title'</w:t>
      </w:r>
      <w:r w:rsidRPr="00D1481B">
        <w:rPr>
          <w:rFonts w:cstheme="minorHAnsi"/>
          <w:color w:val="000000"/>
          <w:sz w:val="18"/>
          <w:szCs w:val="18"/>
        </w:rPr>
        <w:t xml:space="preserve"> =&gt; </w:t>
      </w:r>
      <w:r w:rsidRPr="00D1481B">
        <w:rPr>
          <w:rFonts w:cstheme="minorHAnsi"/>
          <w:color w:val="A31515"/>
          <w:sz w:val="18"/>
          <w:szCs w:val="18"/>
        </w:rPr>
        <w:t>'&lt;strong class="widgettitle"&gt;'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A31515"/>
          <w:sz w:val="18"/>
          <w:szCs w:val="18"/>
        </w:rPr>
        <w:t>'after_title'</w:t>
      </w:r>
      <w:r w:rsidRPr="00D1481B">
        <w:rPr>
          <w:rFonts w:cstheme="minorHAnsi"/>
          <w:color w:val="000000"/>
          <w:sz w:val="18"/>
          <w:szCs w:val="18"/>
        </w:rPr>
        <w:t xml:space="preserve"> =&gt; </w:t>
      </w:r>
      <w:r w:rsidRPr="00D1481B">
        <w:rPr>
          <w:rFonts w:cstheme="minorHAnsi"/>
          <w:color w:val="A31515"/>
          <w:sz w:val="18"/>
          <w:szCs w:val="18"/>
        </w:rPr>
        <w:t>'&lt;/strong&gt;'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360"/>
        <w:rPr>
          <w:rFonts w:cstheme="minorHAnsi"/>
          <w:color w:val="666666"/>
          <w:sz w:val="18"/>
          <w:szCs w:val="18"/>
        </w:rPr>
      </w:pPr>
      <w:r w:rsidRPr="00D1481B">
        <w:rPr>
          <w:rFonts w:cstheme="minorHAnsi"/>
          <w:color w:val="000000"/>
          <w:sz w:val="18"/>
          <w:szCs w:val="18"/>
        </w:rPr>
        <w:t xml:space="preserve">add_action( </w:t>
      </w:r>
      <w:r w:rsidRPr="00D1481B">
        <w:rPr>
          <w:rFonts w:cstheme="minorHAnsi"/>
          <w:color w:val="A31515"/>
          <w:sz w:val="18"/>
          <w:szCs w:val="18"/>
        </w:rPr>
        <w:t>'widgets_init'</w:t>
      </w:r>
      <w:r w:rsidRPr="00D1481B">
        <w:rPr>
          <w:rFonts w:cstheme="minorHAnsi"/>
          <w:color w:val="000000"/>
          <w:sz w:val="18"/>
          <w:szCs w:val="18"/>
        </w:rPr>
        <w:t xml:space="preserve">, </w:t>
      </w:r>
      <w:r w:rsidRPr="00D1481B">
        <w:rPr>
          <w:rFonts w:cstheme="minorHAnsi"/>
          <w:color w:val="A31515"/>
          <w:sz w:val="18"/>
          <w:szCs w:val="18"/>
        </w:rPr>
        <w:t>'theme_register_sidebar'</w:t>
      </w:r>
      <w:r w:rsidRPr="00D1481B">
        <w:rPr>
          <w:rFonts w:cstheme="minorHAnsi"/>
          <w:color w:val="000000"/>
          <w:sz w:val="18"/>
          <w:szCs w:val="18"/>
        </w:rPr>
        <w:t xml:space="preserve"> );</w:t>
      </w:r>
    </w:p>
    <w:p w:rsidR="00571C6E" w:rsidRPr="00D1481B" w:rsidRDefault="00571C6E" w:rsidP="007062B2">
      <w:pPr>
        <w:shd w:val="clear" w:color="auto" w:fill="FFFFFF"/>
        <w:spacing w:after="0"/>
        <w:rPr>
          <w:rFonts w:cstheme="minorHAnsi"/>
          <w:color w:val="666666"/>
          <w:sz w:val="18"/>
          <w:szCs w:val="18"/>
        </w:rPr>
      </w:pPr>
      <w:r w:rsidRPr="00D1481B">
        <w:rPr>
          <w:rFonts w:cstheme="minorHAnsi"/>
          <w:color w:val="666666"/>
          <w:sz w:val="18"/>
          <w:szCs w:val="18"/>
        </w:rPr>
        <w:t>Now add this code to display the header widget: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new_header_widget(){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 class="header-widget"&gt;'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if</w:t>
      </w:r>
      <w:r w:rsidRPr="00D1481B">
        <w:rPr>
          <w:rFonts w:cstheme="minorHAnsi"/>
          <w:color w:val="000000"/>
          <w:sz w:val="18"/>
          <w:szCs w:val="18"/>
        </w:rPr>
        <w:t xml:space="preserve"> ( !function_exists(</w:t>
      </w:r>
      <w:r w:rsidRPr="00D1481B">
        <w:rPr>
          <w:rFonts w:cstheme="minorHAnsi"/>
          <w:color w:val="A31515"/>
          <w:sz w:val="18"/>
          <w:szCs w:val="18"/>
        </w:rPr>
        <w:t>'dynamic_sidebar'</w:t>
      </w:r>
      <w:r w:rsidRPr="00D1481B">
        <w:rPr>
          <w:rFonts w:cstheme="minorHAnsi"/>
          <w:color w:val="000000"/>
          <w:sz w:val="18"/>
          <w:szCs w:val="18"/>
        </w:rPr>
        <w:t>) || !dynamic_sidebar(</w:t>
      </w:r>
      <w:r w:rsidRPr="00D1481B">
        <w:rPr>
          <w:rFonts w:cstheme="minorHAnsi"/>
          <w:color w:val="A31515"/>
          <w:sz w:val="18"/>
          <w:szCs w:val="18"/>
        </w:rPr>
        <w:t>'custom-header-widget'</w:t>
      </w:r>
      <w:r w:rsidRPr="00D1481B">
        <w:rPr>
          <w:rFonts w:cstheme="minorHAnsi"/>
          <w:color w:val="000000"/>
          <w:sz w:val="18"/>
          <w:szCs w:val="18"/>
        </w:rPr>
        <w:t>) )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360"/>
        <w:rPr>
          <w:rFonts w:cstheme="minorHAnsi"/>
          <w:color w:val="666666"/>
          <w:sz w:val="18"/>
          <w:szCs w:val="18"/>
        </w:rPr>
      </w:pPr>
      <w:r w:rsidRPr="00D1481B">
        <w:rPr>
          <w:rFonts w:cstheme="minorHAnsi"/>
          <w:color w:val="000000"/>
          <w:sz w:val="18"/>
          <w:szCs w:val="18"/>
        </w:rPr>
        <w:t>add_action(</w:t>
      </w:r>
      <w:r w:rsidRPr="00D1481B">
        <w:rPr>
          <w:rFonts w:cstheme="minorHAnsi"/>
          <w:color w:val="A31515"/>
          <w:sz w:val="18"/>
          <w:szCs w:val="18"/>
        </w:rPr>
        <w:t>'themify_header_end'</w:t>
      </w:r>
      <w:r w:rsidRPr="00D1481B">
        <w:rPr>
          <w:rFonts w:cstheme="minorHAnsi"/>
          <w:color w:val="000000"/>
          <w:sz w:val="18"/>
          <w:szCs w:val="18"/>
        </w:rPr>
        <w:t xml:space="preserve">, </w:t>
      </w:r>
      <w:r w:rsidRPr="00D1481B">
        <w:rPr>
          <w:rFonts w:cstheme="minorHAnsi"/>
          <w:color w:val="A31515"/>
          <w:sz w:val="18"/>
          <w:szCs w:val="18"/>
        </w:rPr>
        <w:t>'new_header_widget'</w:t>
      </w:r>
      <w:r w:rsidRPr="00D1481B">
        <w:rPr>
          <w:rFonts w:cstheme="minorHAnsi"/>
          <w:color w:val="000000"/>
          <w:sz w:val="18"/>
          <w:szCs w:val="18"/>
        </w:rPr>
        <w:t>);</w:t>
      </w:r>
    </w:p>
    <w:p w:rsidR="00571C6E" w:rsidRPr="00D1481B" w:rsidRDefault="00571C6E" w:rsidP="001B25C2">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Run PHP Function</w:t>
      </w: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Some plugins requires you to add a PHP function call to the template files. </w:t>
      </w:r>
      <w:hyperlink r:id="rId117" w:anchor="installation" w:tgtFrame="_blank" w:history="1">
        <w:r w:rsidRPr="00D1481B">
          <w:rPr>
            <w:rFonts w:cstheme="minorHAnsi"/>
            <w:color w:val="0085FF"/>
            <w:sz w:val="18"/>
            <w:szCs w:val="18"/>
          </w:rPr>
          <w:t>Breadcrumb NavXT</w:t>
        </w:r>
      </w:hyperlink>
      <w:r w:rsidRPr="00D1481B">
        <w:rPr>
          <w:rFonts w:cstheme="minorHAnsi"/>
          <w:color w:val="666666"/>
          <w:sz w:val="18"/>
          <w:szCs w:val="18"/>
        </w:rPr>
        <w:t> is one of them. You may use hooks to add PHP function without having to edit the template. The sample below will add the breadcrumb function in the post_start hook of the single post page.</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breadcrumbs_on_post_start(){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if</w:t>
      </w:r>
      <w:r w:rsidRPr="00D1481B">
        <w:rPr>
          <w:rFonts w:cstheme="minorHAnsi"/>
          <w:color w:val="000000"/>
          <w:sz w:val="18"/>
          <w:szCs w:val="18"/>
        </w:rPr>
        <w:t>(function_exists(</w:t>
      </w:r>
      <w:r w:rsidRPr="00D1481B">
        <w:rPr>
          <w:rFonts w:cstheme="minorHAnsi"/>
          <w:color w:val="A31515"/>
          <w:sz w:val="18"/>
          <w:szCs w:val="18"/>
        </w:rPr>
        <w:t>'bcn_display'</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 class="breadcrumbs"&gt;'</w:t>
      </w:r>
      <w:r w:rsidRPr="00D1481B">
        <w:rPr>
          <w:rFonts w:cstheme="minorHAnsi"/>
          <w:color w:val="000000"/>
          <w:sz w:val="18"/>
          <w:szCs w:val="18"/>
        </w:rPr>
        <w:t>;</w:t>
      </w:r>
      <w:r w:rsidR="004F31EB" w:rsidRPr="00D1481B">
        <w:rPr>
          <w:rFonts w:cstheme="minorHAnsi"/>
          <w:color w:val="000000"/>
          <w:sz w:val="18"/>
          <w:szCs w:val="18"/>
        </w:rPr>
        <w:tab/>
      </w:r>
      <w:r w:rsidRPr="00D1481B">
        <w:rPr>
          <w:rFonts w:cstheme="minorHAnsi"/>
          <w:color w:val="000000"/>
          <w:sz w:val="18"/>
          <w:szCs w:val="18"/>
        </w:rPr>
        <w:t xml:space="preserve">        bcn_display();</w:t>
      </w:r>
      <w:r w:rsidR="004F31EB" w:rsidRPr="00D1481B">
        <w:rPr>
          <w:rFonts w:cstheme="minorHAnsi"/>
          <w:color w:val="000000"/>
          <w:sz w:val="18"/>
          <w:szCs w:val="18"/>
        </w:rPr>
        <w:tab/>
      </w: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0"/>
        <w:rPr>
          <w:rFonts w:cstheme="minorHAnsi"/>
          <w:color w:val="000000"/>
          <w:sz w:val="18"/>
          <w:szCs w:val="18"/>
        </w:rPr>
      </w:pPr>
      <w:r w:rsidRPr="00D1481B">
        <w:rPr>
          <w:rFonts w:cstheme="minorHAnsi"/>
          <w:color w:val="000000"/>
          <w:sz w:val="18"/>
          <w:szCs w:val="18"/>
        </w:rPr>
        <w:t>add_action(</w:t>
      </w:r>
      <w:r w:rsidRPr="00D1481B">
        <w:rPr>
          <w:rFonts w:cstheme="minorHAnsi"/>
          <w:color w:val="A31515"/>
          <w:sz w:val="18"/>
          <w:szCs w:val="18"/>
        </w:rPr>
        <w:t>'themify_post_start'</w:t>
      </w:r>
      <w:r w:rsidRPr="00D1481B">
        <w:rPr>
          <w:rFonts w:cstheme="minorHAnsi"/>
          <w:color w:val="000000"/>
          <w:sz w:val="18"/>
          <w:szCs w:val="18"/>
        </w:rPr>
        <w:t xml:space="preserve">, </w:t>
      </w:r>
      <w:r w:rsidRPr="00D1481B">
        <w:rPr>
          <w:rFonts w:cstheme="minorHAnsi"/>
          <w:color w:val="A31515"/>
          <w:sz w:val="18"/>
          <w:szCs w:val="18"/>
        </w:rPr>
        <w:t>'breadcrumbs_on_post_start'</w:t>
      </w:r>
      <w:r w:rsidRPr="00D1481B">
        <w:rPr>
          <w:rFonts w:cstheme="minorHAnsi"/>
          <w:color w:val="000000"/>
          <w:sz w:val="18"/>
          <w:szCs w:val="18"/>
        </w:rPr>
        <w:t>);</w:t>
      </w:r>
    </w:p>
    <w:p w:rsidR="001B25C2" w:rsidRPr="00D1481B" w:rsidRDefault="001B25C2" w:rsidP="001B25C2">
      <w:pPr>
        <w:shd w:val="clear" w:color="auto" w:fill="FFFFFF"/>
        <w:spacing w:after="0"/>
        <w:rPr>
          <w:rFonts w:cstheme="minorHAnsi"/>
          <w:color w:val="666666"/>
          <w:sz w:val="18"/>
          <w:szCs w:val="18"/>
        </w:rPr>
      </w:pPr>
    </w:p>
    <w:p w:rsidR="00571C6E" w:rsidRPr="00D1481B" w:rsidRDefault="00571C6E" w:rsidP="001B25C2">
      <w:pPr>
        <w:shd w:val="clear" w:color="auto" w:fill="FFFFFF"/>
        <w:spacing w:after="0"/>
        <w:rPr>
          <w:rFonts w:cstheme="minorHAnsi"/>
          <w:color w:val="666666"/>
          <w:sz w:val="18"/>
          <w:szCs w:val="18"/>
        </w:rPr>
      </w:pPr>
      <w:r w:rsidRPr="00D1481B">
        <w:rPr>
          <w:rFonts w:cstheme="minorHAnsi"/>
          <w:color w:val="666666"/>
          <w:sz w:val="18"/>
          <w:szCs w:val="18"/>
        </w:rPr>
        <w:t>Additionally, if you would like to trigger this only on single views, you would use</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breadcrumbs_on_post_start(){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if</w:t>
      </w:r>
      <w:r w:rsidRPr="00D1481B">
        <w:rPr>
          <w:rFonts w:cstheme="minorHAnsi"/>
          <w:color w:val="000000"/>
          <w:sz w:val="18"/>
          <w:szCs w:val="18"/>
        </w:rPr>
        <w:t>( function_exists(</w:t>
      </w:r>
      <w:r w:rsidRPr="00D1481B">
        <w:rPr>
          <w:rFonts w:cstheme="minorHAnsi"/>
          <w:color w:val="A31515"/>
          <w:sz w:val="18"/>
          <w:szCs w:val="18"/>
        </w:rPr>
        <w:t>'bcn_display'</w:t>
      </w:r>
      <w:r w:rsidRPr="00D1481B">
        <w:rPr>
          <w:rFonts w:cstheme="minorHAnsi"/>
          <w:color w:val="000000"/>
          <w:sz w:val="18"/>
          <w:szCs w:val="18"/>
        </w:rPr>
        <w:t>) &amp;&amp; is_single()){</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 class="breadcrumbs"&gt;'</w:t>
      </w:r>
      <w:r w:rsidRPr="00D1481B">
        <w:rPr>
          <w:rFonts w:cstheme="minorHAnsi"/>
          <w:color w:val="000000"/>
          <w:sz w:val="18"/>
          <w:szCs w:val="18"/>
        </w:rPr>
        <w:t>;</w:t>
      </w:r>
      <w:r w:rsidR="004F31EB" w:rsidRPr="00D1481B">
        <w:rPr>
          <w:rFonts w:cstheme="minorHAnsi"/>
          <w:color w:val="000000"/>
          <w:sz w:val="18"/>
          <w:szCs w:val="18"/>
        </w:rPr>
        <w:tab/>
      </w:r>
      <w:r w:rsidRPr="00D1481B">
        <w:rPr>
          <w:rFonts w:cstheme="minorHAnsi"/>
          <w:color w:val="000000"/>
          <w:sz w:val="18"/>
          <w:szCs w:val="18"/>
        </w:rPr>
        <w:t xml:space="preserve">        bcn_display();</w:t>
      </w:r>
      <w:r w:rsidR="004F31EB" w:rsidRPr="00D1481B">
        <w:rPr>
          <w:rFonts w:cstheme="minorHAnsi"/>
          <w:color w:val="000000"/>
          <w:sz w:val="18"/>
          <w:szCs w:val="18"/>
        </w:rPr>
        <w:tab/>
      </w:r>
      <w:r w:rsidRPr="00D1481B">
        <w:rPr>
          <w:rFonts w:cstheme="minorHAnsi"/>
          <w:color w:val="000000"/>
          <w:sz w:val="18"/>
          <w:szCs w:val="18"/>
        </w:rPr>
        <w:t xml:space="preserve">        </w:t>
      </w:r>
      <w:r w:rsidRPr="00D1481B">
        <w:rPr>
          <w:rFonts w:cstheme="minorHAnsi"/>
          <w:color w:val="0000FF"/>
          <w:sz w:val="18"/>
          <w:szCs w:val="18"/>
        </w:rPr>
        <w:t>echo</w:t>
      </w:r>
      <w:r w:rsidRPr="00D1481B">
        <w:rPr>
          <w:rFonts w:cstheme="minorHAnsi"/>
          <w:color w:val="000000"/>
          <w:sz w:val="18"/>
          <w:szCs w:val="18"/>
        </w:rPr>
        <w:t xml:space="preserve"> </w:t>
      </w:r>
      <w:r w:rsidRPr="00D1481B">
        <w:rPr>
          <w:rFonts w:cstheme="minorHAnsi"/>
          <w:color w:val="A31515"/>
          <w:sz w:val="18"/>
          <w:szCs w:val="18"/>
        </w:rPr>
        <w:t>'&lt;/div&gt;'</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0"/>
        <w:rPr>
          <w:rFonts w:cstheme="minorHAnsi"/>
          <w:color w:val="000000"/>
          <w:sz w:val="18"/>
          <w:szCs w:val="18"/>
        </w:rPr>
      </w:pPr>
      <w:r w:rsidRPr="00D1481B">
        <w:rPr>
          <w:rFonts w:cstheme="minorHAnsi"/>
          <w:color w:val="000000"/>
          <w:sz w:val="18"/>
          <w:szCs w:val="18"/>
        </w:rPr>
        <w:t>add_action(</w:t>
      </w:r>
      <w:r w:rsidRPr="00D1481B">
        <w:rPr>
          <w:rFonts w:cstheme="minorHAnsi"/>
          <w:color w:val="A31515"/>
          <w:sz w:val="18"/>
          <w:szCs w:val="18"/>
        </w:rPr>
        <w:t>'themify_post_start'</w:t>
      </w:r>
      <w:r w:rsidRPr="00D1481B">
        <w:rPr>
          <w:rFonts w:cstheme="minorHAnsi"/>
          <w:color w:val="000000"/>
          <w:sz w:val="18"/>
          <w:szCs w:val="18"/>
        </w:rPr>
        <w:t xml:space="preserve">, </w:t>
      </w:r>
      <w:r w:rsidRPr="00D1481B">
        <w:rPr>
          <w:rFonts w:cstheme="minorHAnsi"/>
          <w:color w:val="A31515"/>
          <w:sz w:val="18"/>
          <w:szCs w:val="18"/>
        </w:rPr>
        <w:t>'breadcrumbs_on_post_start'</w:t>
      </w:r>
      <w:r w:rsidRPr="00D1481B">
        <w:rPr>
          <w:rFonts w:cstheme="minorHAnsi"/>
          <w:color w:val="000000"/>
          <w:sz w:val="18"/>
          <w:szCs w:val="18"/>
        </w:rPr>
        <w:t>);</w:t>
      </w:r>
    </w:p>
    <w:p w:rsidR="00571C6E" w:rsidRPr="00D1481B" w:rsidRDefault="00571C6E" w:rsidP="00571C6E">
      <w:pPr>
        <w:shd w:val="clear" w:color="auto" w:fill="FFFFFF"/>
        <w:spacing w:after="360"/>
        <w:rPr>
          <w:rFonts w:cstheme="minorHAnsi"/>
          <w:color w:val="666666"/>
          <w:sz w:val="18"/>
          <w:szCs w:val="18"/>
        </w:rPr>
      </w:pPr>
      <w:r w:rsidRPr="00D1481B">
        <w:rPr>
          <w:rFonts w:cstheme="minorHAnsi"/>
          <w:color w:val="666666"/>
          <w:sz w:val="18"/>
          <w:szCs w:val="18"/>
        </w:rPr>
        <w:t>Note the additional call to the is_single() function.</w:t>
      </w:r>
    </w:p>
    <w:p w:rsidR="00571C6E" w:rsidRPr="00D1481B" w:rsidRDefault="00571C6E" w:rsidP="009B0113">
      <w:pPr>
        <w:pStyle w:val="Heading1"/>
        <w:rPr>
          <w:rFonts w:asciiTheme="minorHAnsi" w:hAnsiTheme="minorHAnsi" w:cstheme="minorHAnsi"/>
          <w:sz w:val="18"/>
          <w:szCs w:val="18"/>
        </w:rPr>
      </w:pPr>
      <w:r w:rsidRPr="00D1481B">
        <w:rPr>
          <w:rFonts w:asciiTheme="minorHAnsi" w:hAnsiTheme="minorHAnsi" w:cstheme="minorHAnsi"/>
          <w:sz w:val="18"/>
          <w:szCs w:val="18"/>
        </w:rPr>
        <w:lastRenderedPageBreak/>
        <w:t>Usage of filter hooks</w:t>
      </w:r>
    </w:p>
    <w:p w:rsidR="00571C6E" w:rsidRPr="00D1481B" w:rsidRDefault="00571C6E" w:rsidP="00571C6E">
      <w:pPr>
        <w:shd w:val="clear" w:color="auto" w:fill="FFFFFF"/>
        <w:spacing w:after="360"/>
        <w:rPr>
          <w:rFonts w:cstheme="minorHAnsi"/>
          <w:color w:val="666666"/>
          <w:sz w:val="18"/>
          <w:szCs w:val="18"/>
        </w:rPr>
      </w:pPr>
      <w:r w:rsidRPr="00D1481B">
        <w:rPr>
          <w:rFonts w:cstheme="minorHAnsi"/>
          <w:color w:val="666666"/>
          <w:sz w:val="18"/>
          <w:szCs w:val="18"/>
        </w:rPr>
        <w:t>As an example, we will change the format of the date shown in the post.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custom_date_format(</w:t>
      </w:r>
      <w:r w:rsidRPr="00D1481B">
        <w:rPr>
          <w:rFonts w:cstheme="minorHAnsi"/>
          <w:color w:val="008B8B"/>
          <w:sz w:val="18"/>
          <w:szCs w:val="18"/>
        </w:rPr>
        <w:t>$date</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return</w:t>
      </w:r>
      <w:r w:rsidRPr="00D1481B">
        <w:rPr>
          <w:rFonts w:cstheme="minorHAnsi"/>
          <w:color w:val="000000"/>
          <w:sz w:val="18"/>
          <w:szCs w:val="18"/>
        </w:rPr>
        <w:t xml:space="preserve"> </w:t>
      </w:r>
      <w:r w:rsidRPr="00D1481B">
        <w:rPr>
          <w:rFonts w:cstheme="minorHAnsi"/>
          <w:color w:val="A31515"/>
          <w:sz w:val="18"/>
          <w:szCs w:val="18"/>
        </w:rPr>
        <w:t>'Y/d/m'</w:t>
      </w:r>
      <w:r w:rsidRPr="00D1481B">
        <w:rPr>
          <w:rFonts w:cstheme="minorHAnsi"/>
          <w:color w:val="000000"/>
          <w:sz w:val="18"/>
          <w:szCs w:val="18"/>
        </w:rPr>
        <w:t>;</w:t>
      </w:r>
    </w:p>
    <w:p w:rsidR="001B25C2" w:rsidRPr="00D1481B" w:rsidRDefault="001B25C2" w:rsidP="001B25C2">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1B25C2" w:rsidRPr="00D1481B" w:rsidRDefault="001B25C2" w:rsidP="001B25C2">
      <w:pPr>
        <w:shd w:val="clear" w:color="auto" w:fill="FFFFFF"/>
        <w:spacing w:after="360"/>
        <w:rPr>
          <w:rFonts w:cstheme="minorHAnsi"/>
          <w:color w:val="666666"/>
          <w:sz w:val="18"/>
          <w:szCs w:val="18"/>
        </w:rPr>
      </w:pPr>
      <w:r w:rsidRPr="00D1481B">
        <w:rPr>
          <w:rFonts w:cstheme="minorHAnsi"/>
          <w:color w:val="000000"/>
          <w:sz w:val="18"/>
          <w:szCs w:val="18"/>
        </w:rPr>
        <w:t>add_filter(</w:t>
      </w:r>
      <w:r w:rsidRPr="00D1481B">
        <w:rPr>
          <w:rFonts w:cstheme="minorHAnsi"/>
          <w:color w:val="A31515"/>
          <w:sz w:val="18"/>
          <w:szCs w:val="18"/>
        </w:rPr>
        <w:t>'themify_loop_date'</w:t>
      </w:r>
      <w:r w:rsidRPr="00D1481B">
        <w:rPr>
          <w:rFonts w:cstheme="minorHAnsi"/>
          <w:color w:val="000000"/>
          <w:sz w:val="18"/>
          <w:szCs w:val="18"/>
        </w:rPr>
        <w:t xml:space="preserve">, </w:t>
      </w:r>
      <w:r w:rsidRPr="00D1481B">
        <w:rPr>
          <w:rFonts w:cstheme="minorHAnsi"/>
          <w:color w:val="A31515"/>
          <w:sz w:val="18"/>
          <w:szCs w:val="18"/>
        </w:rPr>
        <w:t>'custom_date_format'</w:t>
      </w:r>
      <w:r w:rsidRPr="00D1481B">
        <w:rPr>
          <w:rFonts w:cstheme="minorHAnsi"/>
          <w:color w:val="000000"/>
          <w:sz w:val="18"/>
          <w:szCs w:val="18"/>
        </w:rPr>
        <w:t>);</w:t>
      </w:r>
    </w:p>
    <w:p w:rsidR="00571C6E" w:rsidRPr="00D1481B" w:rsidRDefault="00571C6E" w:rsidP="00571C6E">
      <w:pPr>
        <w:shd w:val="clear" w:color="auto" w:fill="FFFFFF"/>
        <w:spacing w:after="360"/>
        <w:rPr>
          <w:rFonts w:cstheme="minorHAnsi"/>
          <w:color w:val="666666"/>
          <w:sz w:val="18"/>
          <w:szCs w:val="18"/>
        </w:rPr>
      </w:pPr>
      <w:r w:rsidRPr="00D1481B">
        <w:rPr>
          <w:rFonts w:cstheme="minorHAnsi"/>
          <w:color w:val="666666"/>
          <w:sz w:val="18"/>
          <w:szCs w:val="18"/>
        </w:rPr>
        <w:t>You'll notice a few differences here compared to action hooks. For example, filters always receive at least one variable, and you can modify the content of this variable, of as in the example above, dismiss it by returning something else. Let's see an example where the variable is also returned, along with extra parameter, reversing the order of the posts shown in a Query Category page:</w:t>
      </w:r>
    </w:p>
    <w:p w:rsidR="009B0113" w:rsidRPr="00D1481B" w:rsidRDefault="009B0113" w:rsidP="009B0113">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function</w:t>
      </w:r>
      <w:r w:rsidRPr="00D1481B">
        <w:rPr>
          <w:rFonts w:cstheme="minorHAnsi"/>
          <w:color w:val="000000"/>
          <w:sz w:val="18"/>
          <w:szCs w:val="18"/>
        </w:rPr>
        <w:t xml:space="preserve"> custom_post_order(</w:t>
      </w:r>
      <w:r w:rsidRPr="00D1481B">
        <w:rPr>
          <w:rFonts w:cstheme="minorHAnsi"/>
          <w:color w:val="008B8B"/>
          <w:sz w:val="18"/>
          <w:szCs w:val="18"/>
        </w:rPr>
        <w:t>$query</w:t>
      </w:r>
      <w:r w:rsidRPr="00D1481B">
        <w:rPr>
          <w:rFonts w:cstheme="minorHAnsi"/>
          <w:color w:val="000000"/>
          <w:sz w:val="18"/>
          <w:szCs w:val="18"/>
        </w:rPr>
        <w:t>){</w:t>
      </w:r>
    </w:p>
    <w:p w:rsidR="009B0113" w:rsidRPr="00D1481B" w:rsidRDefault="009B0113" w:rsidP="009B0113">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return</w:t>
      </w:r>
      <w:r w:rsidRPr="00D1481B">
        <w:rPr>
          <w:rFonts w:cstheme="minorHAnsi"/>
          <w:color w:val="000000"/>
          <w:sz w:val="18"/>
          <w:szCs w:val="18"/>
        </w:rPr>
        <w:t xml:space="preserve"> </w:t>
      </w:r>
      <w:r w:rsidRPr="00D1481B">
        <w:rPr>
          <w:rFonts w:cstheme="minorHAnsi"/>
          <w:color w:val="008B8B"/>
          <w:sz w:val="18"/>
          <w:szCs w:val="18"/>
        </w:rPr>
        <w:t>$query</w:t>
      </w:r>
      <w:r w:rsidRPr="00D1481B">
        <w:rPr>
          <w:rFonts w:cstheme="minorHAnsi"/>
          <w:color w:val="000000"/>
          <w:sz w:val="18"/>
          <w:szCs w:val="18"/>
        </w:rPr>
        <w:t xml:space="preserve"> . </w:t>
      </w:r>
      <w:r w:rsidRPr="00D1481B">
        <w:rPr>
          <w:rFonts w:cstheme="minorHAnsi"/>
          <w:color w:val="A31515"/>
          <w:sz w:val="18"/>
          <w:szCs w:val="18"/>
        </w:rPr>
        <w:t>'&amp;order=ASC'</w:t>
      </w:r>
      <w:r w:rsidRPr="00D1481B">
        <w:rPr>
          <w:rFonts w:cstheme="minorHAnsi"/>
          <w:color w:val="000000"/>
          <w:sz w:val="18"/>
          <w:szCs w:val="18"/>
        </w:rPr>
        <w:t>;</w:t>
      </w:r>
    </w:p>
    <w:p w:rsidR="009B0113" w:rsidRPr="00D1481B" w:rsidRDefault="009B0113" w:rsidP="009B0113">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w:t>
      </w:r>
    </w:p>
    <w:p w:rsidR="009B0113" w:rsidRPr="00D1481B" w:rsidRDefault="009B0113" w:rsidP="009B0113">
      <w:pPr>
        <w:shd w:val="clear" w:color="auto" w:fill="FFFFFF"/>
        <w:spacing w:after="360"/>
        <w:rPr>
          <w:rFonts w:cstheme="minorHAnsi"/>
          <w:color w:val="666666"/>
          <w:sz w:val="18"/>
          <w:szCs w:val="18"/>
        </w:rPr>
      </w:pPr>
      <w:r w:rsidRPr="00D1481B">
        <w:rPr>
          <w:rFonts w:cstheme="minorHAnsi"/>
          <w:color w:val="000000"/>
          <w:sz w:val="18"/>
          <w:szCs w:val="18"/>
        </w:rPr>
        <w:t>add_filter(</w:t>
      </w:r>
      <w:r w:rsidRPr="00D1481B">
        <w:rPr>
          <w:rFonts w:cstheme="minorHAnsi"/>
          <w:color w:val="A31515"/>
          <w:sz w:val="18"/>
          <w:szCs w:val="18"/>
        </w:rPr>
        <w:t>'themify_query_posts_page_args'</w:t>
      </w:r>
      <w:r w:rsidRPr="00D1481B">
        <w:rPr>
          <w:rFonts w:cstheme="minorHAnsi"/>
          <w:color w:val="000000"/>
          <w:sz w:val="18"/>
          <w:szCs w:val="18"/>
        </w:rPr>
        <w:t xml:space="preserve">, </w:t>
      </w:r>
      <w:r w:rsidRPr="00D1481B">
        <w:rPr>
          <w:rFonts w:cstheme="minorHAnsi"/>
          <w:color w:val="A31515"/>
          <w:sz w:val="18"/>
          <w:szCs w:val="18"/>
        </w:rPr>
        <w:t>'custom_post_order'</w:t>
      </w:r>
      <w:r w:rsidRPr="00D1481B">
        <w:rPr>
          <w:rFonts w:cstheme="minorHAnsi"/>
          <w:color w:val="000000"/>
          <w:sz w:val="18"/>
          <w:szCs w:val="18"/>
        </w:rPr>
        <w:t>);</w:t>
      </w:r>
    </w:p>
    <w:p w:rsidR="00571C6E" w:rsidRPr="00D1481B" w:rsidRDefault="00571C6E" w:rsidP="00571C6E">
      <w:pPr>
        <w:pStyle w:val="Heading4"/>
        <w:shd w:val="clear" w:color="auto" w:fill="FFFFFF"/>
        <w:spacing w:before="0" w:line="336" w:lineRule="atLeast"/>
        <w:rPr>
          <w:rFonts w:asciiTheme="minorHAnsi" w:hAnsiTheme="minorHAnsi" w:cstheme="minorHAnsi"/>
          <w:bCs w:val="0"/>
          <w:caps/>
          <w:color w:val="000000"/>
          <w:spacing w:val="7"/>
          <w:sz w:val="18"/>
          <w:szCs w:val="18"/>
        </w:rPr>
      </w:pPr>
      <w:bookmarkStart w:id="2" w:name="query-posts-page-by-tags"/>
      <w:bookmarkEnd w:id="2"/>
      <w:r w:rsidRPr="00D1481B">
        <w:rPr>
          <w:rFonts w:asciiTheme="minorHAnsi" w:hAnsiTheme="minorHAnsi" w:cstheme="minorHAnsi"/>
          <w:bCs w:val="0"/>
          <w:caps/>
          <w:color w:val="000000"/>
          <w:spacing w:val="7"/>
          <w:sz w:val="18"/>
          <w:szCs w:val="18"/>
        </w:rPr>
        <w:t>QUERY POSTS PAGE BY TAGS</w:t>
      </w:r>
    </w:p>
    <w:p w:rsidR="00571C6E" w:rsidRPr="00D1481B" w:rsidRDefault="00571C6E" w:rsidP="00571C6E">
      <w:pPr>
        <w:shd w:val="clear" w:color="auto" w:fill="FFFFFF"/>
        <w:spacing w:after="360"/>
        <w:rPr>
          <w:rFonts w:cstheme="minorHAnsi"/>
          <w:color w:val="666666"/>
          <w:sz w:val="18"/>
          <w:szCs w:val="18"/>
        </w:rPr>
      </w:pPr>
      <w:r w:rsidRPr="00D1481B">
        <w:rPr>
          <w:rFonts w:cstheme="minorHAnsi"/>
          <w:color w:val="666666"/>
          <w:sz w:val="18"/>
          <w:szCs w:val="18"/>
        </w:rPr>
        <w:t>To create a Query Posts page that queries posts by their tags instead of their categories, follow these steps:</w:t>
      </w:r>
    </w:p>
    <w:p w:rsidR="00571C6E" w:rsidRPr="00D1481B" w:rsidRDefault="00571C6E" w:rsidP="00571C6E">
      <w:pPr>
        <w:shd w:val="clear" w:color="auto" w:fill="FFFFFF"/>
        <w:spacing w:after="0"/>
        <w:rPr>
          <w:rFonts w:cstheme="minorHAnsi"/>
          <w:color w:val="666666"/>
          <w:sz w:val="18"/>
          <w:szCs w:val="18"/>
        </w:rPr>
      </w:pPr>
      <w:r w:rsidRPr="00D1481B">
        <w:rPr>
          <w:rFonts w:cstheme="minorHAnsi"/>
          <w:color w:val="666666"/>
          <w:sz w:val="18"/>
          <w:szCs w:val="18"/>
        </w:rPr>
        <w:t>1. edit or create the page to use as Query Posts</w:t>
      </w:r>
      <w:r w:rsidRPr="00D1481B">
        <w:rPr>
          <w:rFonts w:cstheme="minorHAnsi"/>
          <w:color w:val="666666"/>
          <w:sz w:val="18"/>
          <w:szCs w:val="18"/>
        </w:rPr>
        <w:br/>
        <w:t>2. enable Query Posts selecting a category for the Query Category. This is necessary otherwise the page is a regular content page. While you're still in the edit screen, check the browser address bar, look for something like </w:t>
      </w:r>
      <w:r w:rsidRPr="00D1481B">
        <w:rPr>
          <w:rStyle w:val="p"/>
          <w:rFonts w:cstheme="minorHAnsi"/>
          <w:color w:val="333333"/>
          <w:sz w:val="18"/>
          <w:szCs w:val="18"/>
          <w:shd w:val="clear" w:color="auto" w:fill="FFFAC2"/>
        </w:rPr>
        <w:t>post.php?post=555</w:t>
      </w:r>
      <w:r w:rsidRPr="00D1481B">
        <w:rPr>
          <w:rFonts w:cstheme="minorHAnsi"/>
          <w:color w:val="666666"/>
          <w:sz w:val="18"/>
          <w:szCs w:val="18"/>
        </w:rPr>
        <w:t> and take note of the number, for example, </w:t>
      </w:r>
      <w:r w:rsidRPr="00D1481B">
        <w:rPr>
          <w:rStyle w:val="HTMLCode"/>
          <w:rFonts w:asciiTheme="minorHAnsi" w:eastAsiaTheme="minorEastAsia" w:hAnsiTheme="minorHAnsi" w:cstheme="minorHAnsi"/>
          <w:color w:val="000000"/>
          <w:sz w:val="18"/>
          <w:szCs w:val="18"/>
        </w:rPr>
        <w:t>555</w:t>
      </w:r>
      <w:r w:rsidRPr="00D1481B">
        <w:rPr>
          <w:rFonts w:cstheme="minorHAnsi"/>
          <w:color w:val="666666"/>
          <w:sz w:val="18"/>
          <w:szCs w:val="18"/>
        </w:rPr>
        <w:t>.</w:t>
      </w:r>
      <w:r w:rsidRPr="00D1481B">
        <w:rPr>
          <w:rFonts w:cstheme="minorHAnsi"/>
          <w:color w:val="666666"/>
          <w:sz w:val="18"/>
          <w:szCs w:val="18"/>
        </w:rPr>
        <w:br/>
        <w:t>3. go to </w:t>
      </w:r>
      <w:r w:rsidRPr="00D1481B">
        <w:rPr>
          <w:rStyle w:val="HTMLCode"/>
          <w:rFonts w:asciiTheme="minorHAnsi" w:eastAsiaTheme="minorEastAsia" w:hAnsiTheme="minorHAnsi" w:cstheme="minorHAnsi"/>
          <w:color w:val="000000"/>
          <w:sz w:val="18"/>
          <w:szCs w:val="18"/>
        </w:rPr>
        <w:t>Posts</w:t>
      </w:r>
      <w:r w:rsidRPr="00D1481B">
        <w:rPr>
          <w:rFonts w:cstheme="minorHAnsi"/>
          <w:color w:val="666666"/>
          <w:sz w:val="18"/>
          <w:szCs w:val="18"/>
        </w:rPr>
        <w:t> &gt; </w:t>
      </w:r>
      <w:r w:rsidRPr="00D1481B">
        <w:rPr>
          <w:rStyle w:val="HTMLCode"/>
          <w:rFonts w:asciiTheme="minorHAnsi" w:eastAsiaTheme="minorEastAsia" w:hAnsiTheme="minorHAnsi" w:cstheme="minorHAnsi"/>
          <w:color w:val="000000"/>
          <w:sz w:val="18"/>
          <w:szCs w:val="18"/>
        </w:rPr>
        <w:t>Tags</w:t>
      </w:r>
      <w:r w:rsidRPr="00D1481B">
        <w:rPr>
          <w:rFonts w:cstheme="minorHAnsi"/>
          <w:color w:val="666666"/>
          <w:sz w:val="18"/>
          <w:szCs w:val="18"/>
        </w:rPr>
        <w:t> and take note of the slug of the tag you'll be using, for example </w:t>
      </w:r>
      <w:r w:rsidRPr="00D1481B">
        <w:rPr>
          <w:rStyle w:val="HTMLCode"/>
          <w:rFonts w:asciiTheme="minorHAnsi" w:eastAsiaTheme="minorEastAsia" w:hAnsiTheme="minorHAnsi" w:cstheme="minorHAnsi"/>
          <w:color w:val="000000"/>
          <w:sz w:val="18"/>
          <w:szCs w:val="18"/>
        </w:rPr>
        <w:t>sometag</w:t>
      </w:r>
      <w:r w:rsidRPr="00D1481B">
        <w:rPr>
          <w:rFonts w:cstheme="minorHAnsi"/>
          <w:color w:val="666666"/>
          <w:sz w:val="18"/>
          <w:szCs w:val="18"/>
        </w:rPr>
        <w:t>.</w:t>
      </w:r>
      <w:r w:rsidRPr="00D1481B">
        <w:rPr>
          <w:rFonts w:cstheme="minorHAnsi"/>
          <w:color w:val="666666"/>
          <w:sz w:val="18"/>
          <w:szCs w:val="18"/>
        </w:rPr>
        <w:br/>
        <w:t>4. use the following code in a custom-functions.php file</w:t>
      </w:r>
    </w:p>
    <w:p w:rsidR="00571C6E" w:rsidRPr="00D1481B" w:rsidRDefault="00571C6E" w:rsidP="00571C6E">
      <w:pPr>
        <w:rPr>
          <w:rFonts w:cstheme="minorHAnsi"/>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A9A9A9"/>
          <w:sz w:val="18"/>
          <w:szCs w:val="18"/>
        </w:rPr>
        <w:t>/**</w:t>
      </w:r>
      <w:r w:rsidRPr="00D1481B">
        <w:rPr>
          <w:rFonts w:eastAsiaTheme="minorHAnsi" w:cstheme="minorHAnsi"/>
          <w:color w:val="008000"/>
          <w:sz w:val="18"/>
          <w:szCs w:val="18"/>
        </w:rPr>
        <w:t xml:space="preserve">  Check if it's a certain page and if so, query by tag instead of by category.</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8000"/>
          <w:sz w:val="18"/>
          <w:szCs w:val="18"/>
        </w:rPr>
        <w:t xml:space="preserve"> </w:t>
      </w:r>
      <w:r w:rsidRPr="00D1481B">
        <w:rPr>
          <w:rFonts w:eastAsiaTheme="minorHAnsi" w:cstheme="minorHAnsi"/>
          <w:color w:val="A9A9A9"/>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8000"/>
          <w:sz w:val="18"/>
          <w:szCs w:val="18"/>
        </w:rPr>
        <w:t xml:space="preserve"> </w:t>
      </w:r>
      <w:r w:rsidRPr="00D1481B">
        <w:rPr>
          <w:rFonts w:eastAsiaTheme="minorHAnsi" w:cstheme="minorHAnsi"/>
          <w:color w:val="A9A9A9"/>
          <w:sz w:val="18"/>
          <w:szCs w:val="18"/>
        </w:rPr>
        <w:t>*</w:t>
      </w:r>
      <w:r w:rsidRPr="00D1481B">
        <w:rPr>
          <w:rFonts w:eastAsiaTheme="minorHAnsi" w:cstheme="minorHAnsi"/>
          <w:color w:val="008000"/>
          <w:sz w:val="18"/>
          <w:szCs w:val="18"/>
        </w:rPr>
        <w:t xml:space="preserve"> </w:t>
      </w:r>
      <w:r w:rsidRPr="00D1481B">
        <w:rPr>
          <w:rFonts w:eastAsiaTheme="minorHAnsi" w:cstheme="minorHAnsi"/>
          <w:color w:val="A9A9A9"/>
          <w:sz w:val="18"/>
          <w:szCs w:val="18"/>
        </w:rPr>
        <w:t>@param</w:t>
      </w:r>
      <w:r w:rsidRPr="00D1481B">
        <w:rPr>
          <w:rFonts w:eastAsiaTheme="minorHAnsi" w:cstheme="minorHAnsi"/>
          <w:color w:val="008000"/>
          <w:sz w:val="18"/>
          <w:szCs w:val="18"/>
        </w:rPr>
        <w:t xml:space="preserve"> </w:t>
      </w:r>
      <w:r w:rsidRPr="00D1481B">
        <w:rPr>
          <w:rFonts w:eastAsiaTheme="minorHAnsi" w:cstheme="minorHAnsi"/>
          <w:color w:val="2B91AF"/>
          <w:sz w:val="18"/>
          <w:szCs w:val="18"/>
        </w:rPr>
        <w:t>string</w:t>
      </w:r>
      <w:r w:rsidRPr="00D1481B">
        <w:rPr>
          <w:rFonts w:eastAsiaTheme="minorHAnsi" w:cstheme="minorHAnsi"/>
          <w:color w:val="008000"/>
          <w:sz w:val="18"/>
          <w:szCs w:val="18"/>
        </w:rPr>
        <w:t xml:space="preserve"> </w:t>
      </w:r>
      <w:r w:rsidRPr="00D1481B">
        <w:rPr>
          <w:rFonts w:eastAsiaTheme="minorHAnsi" w:cstheme="minorHAnsi"/>
          <w:b/>
          <w:bCs/>
          <w:color w:val="008000"/>
          <w:sz w:val="18"/>
          <w:szCs w:val="18"/>
        </w:rPr>
        <w:t>$query</w:t>
      </w:r>
      <w:r w:rsidRPr="00D1481B">
        <w:rPr>
          <w:rFonts w:eastAsiaTheme="minorHAnsi" w:cstheme="minorHAnsi"/>
          <w:color w:val="008000"/>
          <w:sz w:val="18"/>
          <w:szCs w:val="18"/>
        </w:rPr>
        <w:t xml:space="preserve"> Parameters for the query.</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8000"/>
          <w:sz w:val="18"/>
          <w:szCs w:val="18"/>
        </w:rPr>
        <w:t xml:space="preserve"> </w:t>
      </w:r>
      <w:r w:rsidRPr="00D1481B">
        <w:rPr>
          <w:rFonts w:eastAsiaTheme="minorHAnsi" w:cstheme="minorHAnsi"/>
          <w:color w:val="A9A9A9"/>
          <w:sz w:val="18"/>
          <w:szCs w:val="18"/>
        </w:rPr>
        <w:t>*</w:t>
      </w:r>
      <w:r w:rsidRPr="00D1481B">
        <w:rPr>
          <w:rFonts w:eastAsiaTheme="minorHAnsi" w:cstheme="minorHAnsi"/>
          <w:color w:val="008000"/>
          <w:sz w:val="18"/>
          <w:szCs w:val="18"/>
        </w:rPr>
        <w:t xml:space="preserve"> </w:t>
      </w:r>
      <w:r w:rsidRPr="00D1481B">
        <w:rPr>
          <w:rFonts w:eastAsiaTheme="minorHAnsi" w:cstheme="minorHAnsi"/>
          <w:color w:val="A9A9A9"/>
          <w:sz w:val="18"/>
          <w:szCs w:val="18"/>
        </w:rPr>
        <w:t>@return</w:t>
      </w:r>
      <w:r w:rsidRPr="00D1481B">
        <w:rPr>
          <w:rFonts w:eastAsiaTheme="minorHAnsi" w:cstheme="minorHAnsi"/>
          <w:color w:val="008000"/>
          <w:sz w:val="18"/>
          <w:szCs w:val="18"/>
        </w:rPr>
        <w:t xml:space="preserve"> </w:t>
      </w:r>
      <w:r w:rsidRPr="00D1481B">
        <w:rPr>
          <w:rFonts w:eastAsiaTheme="minorHAnsi" w:cstheme="minorHAnsi"/>
          <w:color w:val="2B91AF"/>
          <w:sz w:val="18"/>
          <w:szCs w:val="18"/>
        </w:rPr>
        <w:t>string</w:t>
      </w:r>
      <w:r w:rsidRPr="00D1481B">
        <w:rPr>
          <w:rFonts w:eastAsiaTheme="minorHAnsi" w:cstheme="minorHAnsi"/>
          <w:color w:val="008000"/>
          <w:sz w:val="18"/>
          <w:szCs w:val="18"/>
        </w:rPr>
        <w:t xml:space="preserve">  </w:t>
      </w:r>
      <w:r w:rsidRPr="00D1481B">
        <w:rPr>
          <w:rFonts w:eastAsiaTheme="minorHAnsi" w:cstheme="minorHAnsi"/>
          <w:color w:val="A9A9A9"/>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FF"/>
          <w:sz w:val="18"/>
          <w:szCs w:val="18"/>
        </w:rPr>
        <w:t>function</w:t>
      </w:r>
      <w:r w:rsidRPr="00D1481B">
        <w:rPr>
          <w:rFonts w:eastAsiaTheme="minorHAnsi" w:cstheme="minorHAnsi"/>
          <w:color w:val="000000"/>
          <w:sz w:val="18"/>
          <w:szCs w:val="18"/>
        </w:rPr>
        <w:t xml:space="preserve"> custom_themify_query_posts_page_args( </w:t>
      </w:r>
      <w:r w:rsidRPr="00D1481B">
        <w:rPr>
          <w:rFonts w:eastAsiaTheme="minorHAnsi" w:cstheme="minorHAnsi"/>
          <w:color w:val="008B8B"/>
          <w:sz w:val="18"/>
          <w:szCs w:val="18"/>
        </w:rPr>
        <w:t>$query</w:t>
      </w:r>
      <w:r w:rsidRPr="00D1481B">
        <w:rPr>
          <w:rFonts w:eastAsiaTheme="minorHAnsi" w:cstheme="minorHAnsi"/>
          <w:color w:val="000000"/>
          <w:sz w:val="18"/>
          <w:szCs w:val="18"/>
        </w:rPr>
        <w:t xml:space="preserve"> ) {</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0000"/>
          <w:sz w:val="18"/>
          <w:szCs w:val="18"/>
        </w:rPr>
        <w:t xml:space="preserve">    </w:t>
      </w:r>
      <w:r w:rsidRPr="00D1481B">
        <w:rPr>
          <w:rFonts w:eastAsiaTheme="minorHAnsi" w:cstheme="minorHAnsi"/>
          <w:color w:val="008000"/>
          <w:sz w:val="18"/>
          <w:szCs w:val="18"/>
        </w:rPr>
        <w:t>// Check that we're in the page whose ID is, for example, 555, the number we took note before.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if</w:t>
      </w:r>
      <w:r w:rsidRPr="00D1481B">
        <w:rPr>
          <w:rFonts w:eastAsiaTheme="minorHAnsi" w:cstheme="minorHAnsi"/>
          <w:color w:val="000000"/>
          <w:sz w:val="18"/>
          <w:szCs w:val="18"/>
        </w:rPr>
        <w:t xml:space="preserve"> ( is_page( 555 ) ) {</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0000"/>
          <w:sz w:val="18"/>
          <w:szCs w:val="18"/>
        </w:rPr>
        <w:t xml:space="preserve">        </w:t>
      </w:r>
      <w:r w:rsidRPr="00D1481B">
        <w:rPr>
          <w:rFonts w:eastAsiaTheme="minorHAnsi" w:cstheme="minorHAnsi"/>
          <w:color w:val="008000"/>
          <w:sz w:val="18"/>
          <w:szCs w:val="18"/>
        </w:rPr>
        <w:t>// Remove the categories to query.</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8B8B"/>
          <w:sz w:val="18"/>
          <w:szCs w:val="18"/>
        </w:rPr>
        <w:t>$query</w:t>
      </w:r>
      <w:r w:rsidRPr="00D1481B">
        <w:rPr>
          <w:rFonts w:eastAsiaTheme="minorHAnsi" w:cstheme="minorHAnsi"/>
          <w:color w:val="000000"/>
          <w:sz w:val="18"/>
          <w:szCs w:val="18"/>
        </w:rPr>
        <w:t xml:space="preserve"> = str_replace( </w:t>
      </w:r>
      <w:r w:rsidRPr="00D1481B">
        <w:rPr>
          <w:rFonts w:eastAsiaTheme="minorHAnsi" w:cstheme="minorHAnsi"/>
          <w:color w:val="A31515"/>
          <w:sz w:val="18"/>
          <w:szCs w:val="18"/>
        </w:rPr>
        <w:t>'/cat=(.*?)&amp;/'</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w:t>
      </w:r>
      <w:r w:rsidRPr="00D1481B">
        <w:rPr>
          <w:rFonts w:eastAsiaTheme="minorHAnsi" w:cstheme="minorHAnsi"/>
          <w:color w:val="000000"/>
          <w:sz w:val="18"/>
          <w:szCs w:val="18"/>
        </w:rPr>
        <w:t xml:space="preserve">, </w:t>
      </w:r>
      <w:r w:rsidRPr="00D1481B">
        <w:rPr>
          <w:rFonts w:eastAsiaTheme="minorHAnsi" w:cstheme="minorHAnsi"/>
          <w:color w:val="008B8B"/>
          <w:sz w:val="18"/>
          <w:szCs w:val="18"/>
        </w:rPr>
        <w:t>$query</w:t>
      </w:r>
      <w:r w:rsidRPr="00D1481B">
        <w:rPr>
          <w:rFonts w:eastAsiaTheme="minorHAnsi" w:cstheme="minorHAnsi"/>
          <w:color w:val="000000"/>
          <w:sz w:val="18"/>
          <w:szCs w:val="18"/>
        </w:rPr>
        <w:t xml:space="preserve"> );</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0000"/>
          <w:sz w:val="18"/>
          <w:szCs w:val="18"/>
        </w:rPr>
        <w:t xml:space="preserve">        </w:t>
      </w:r>
      <w:r w:rsidRPr="00D1481B">
        <w:rPr>
          <w:rFonts w:eastAsiaTheme="minorHAnsi" w:cstheme="minorHAnsi"/>
          <w:color w:val="008000"/>
          <w:sz w:val="18"/>
          <w:szCs w:val="18"/>
        </w:rPr>
        <w:t>// Add the tag slug that you took note before.</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8B8B"/>
          <w:sz w:val="18"/>
          <w:szCs w:val="18"/>
        </w:rPr>
        <w:t>$query</w:t>
      </w:r>
      <w:r w:rsidRPr="00D1481B">
        <w:rPr>
          <w:rFonts w:eastAsiaTheme="minorHAnsi" w:cstheme="minorHAnsi"/>
          <w:color w:val="000000"/>
          <w:sz w:val="18"/>
          <w:szCs w:val="18"/>
        </w:rPr>
        <w:t xml:space="preserve"> = </w:t>
      </w:r>
      <w:r w:rsidRPr="00D1481B">
        <w:rPr>
          <w:rFonts w:eastAsiaTheme="minorHAnsi" w:cstheme="minorHAnsi"/>
          <w:color w:val="A31515"/>
          <w:sz w:val="18"/>
          <w:szCs w:val="18"/>
        </w:rPr>
        <w:t>'tag=sometag&amp;'</w:t>
      </w:r>
      <w:r w:rsidRPr="00D1481B">
        <w:rPr>
          <w:rFonts w:eastAsiaTheme="minorHAnsi" w:cstheme="minorHAnsi"/>
          <w:color w:val="000000"/>
          <w:sz w:val="18"/>
          <w:szCs w:val="18"/>
        </w:rPr>
        <w:t xml:space="preserve"> . </w:t>
      </w:r>
      <w:r w:rsidRPr="00D1481B">
        <w:rPr>
          <w:rFonts w:eastAsiaTheme="minorHAnsi" w:cstheme="minorHAnsi"/>
          <w:color w:val="008B8B"/>
          <w:sz w:val="18"/>
          <w:szCs w:val="18"/>
        </w:rPr>
        <w:t>$query</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p>
    <w:p w:rsidR="00571C6E" w:rsidRPr="00D1481B" w:rsidRDefault="00571C6E" w:rsidP="00571C6E">
      <w:pPr>
        <w:autoSpaceDE w:val="0"/>
        <w:autoSpaceDN w:val="0"/>
        <w:adjustRightInd w:val="0"/>
        <w:spacing w:after="0" w:line="240" w:lineRule="auto"/>
        <w:rPr>
          <w:rFonts w:eastAsiaTheme="minorHAnsi" w:cstheme="minorHAnsi"/>
          <w:color w:val="008000"/>
          <w:sz w:val="18"/>
          <w:szCs w:val="18"/>
        </w:rPr>
      </w:pPr>
      <w:r w:rsidRPr="00D1481B">
        <w:rPr>
          <w:rFonts w:eastAsiaTheme="minorHAnsi" w:cstheme="minorHAnsi"/>
          <w:color w:val="000000"/>
          <w:sz w:val="18"/>
          <w:szCs w:val="18"/>
        </w:rPr>
        <w:t xml:space="preserve">    </w:t>
      </w:r>
      <w:r w:rsidRPr="00D1481B">
        <w:rPr>
          <w:rFonts w:eastAsiaTheme="minorHAnsi" w:cstheme="minorHAnsi"/>
          <w:color w:val="008000"/>
          <w:sz w:val="18"/>
          <w:szCs w:val="18"/>
        </w:rPr>
        <w:t>// Return the query to be performed.</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 xml:space="preserve">    </w:t>
      </w:r>
      <w:r w:rsidRPr="00D1481B">
        <w:rPr>
          <w:rFonts w:eastAsiaTheme="minorHAnsi" w:cstheme="minorHAnsi"/>
          <w:color w:val="0000FF"/>
          <w:sz w:val="18"/>
          <w:szCs w:val="18"/>
        </w:rPr>
        <w:t>return</w:t>
      </w:r>
      <w:r w:rsidRPr="00D1481B">
        <w:rPr>
          <w:rFonts w:eastAsiaTheme="minorHAnsi" w:cstheme="minorHAnsi"/>
          <w:color w:val="000000"/>
          <w:sz w:val="18"/>
          <w:szCs w:val="18"/>
        </w:rPr>
        <w:t xml:space="preserve"> </w:t>
      </w:r>
      <w:r w:rsidRPr="00D1481B">
        <w:rPr>
          <w:rFonts w:eastAsiaTheme="minorHAnsi" w:cstheme="minorHAnsi"/>
          <w:color w:val="008B8B"/>
          <w:sz w:val="18"/>
          <w:szCs w:val="18"/>
        </w:rPr>
        <w:t>$query</w:t>
      </w:r>
      <w:r w:rsidRPr="00D1481B">
        <w:rPr>
          <w:rFonts w:eastAsiaTheme="minorHAnsi" w:cstheme="minorHAnsi"/>
          <w:color w:val="000000"/>
          <w:sz w:val="18"/>
          <w:szCs w:val="18"/>
        </w:rPr>
        <w:t>;</w:t>
      </w:r>
    </w:p>
    <w:p w:rsidR="00571C6E" w:rsidRPr="00D1481B" w:rsidRDefault="00571C6E" w:rsidP="00571C6E">
      <w:pPr>
        <w:autoSpaceDE w:val="0"/>
        <w:autoSpaceDN w:val="0"/>
        <w:adjustRightInd w:val="0"/>
        <w:spacing w:after="0" w:line="240" w:lineRule="auto"/>
        <w:rPr>
          <w:rFonts w:eastAsiaTheme="minorHAnsi" w:cstheme="minorHAnsi"/>
          <w:color w:val="000000"/>
          <w:sz w:val="18"/>
          <w:szCs w:val="18"/>
        </w:rPr>
      </w:pPr>
      <w:r w:rsidRPr="00D1481B">
        <w:rPr>
          <w:rFonts w:eastAsiaTheme="minorHAnsi" w:cstheme="minorHAnsi"/>
          <w:color w:val="000000"/>
          <w:sz w:val="18"/>
          <w:szCs w:val="18"/>
        </w:rPr>
        <w:t>}</w:t>
      </w:r>
    </w:p>
    <w:p w:rsidR="00571C6E" w:rsidRPr="00D1481B" w:rsidRDefault="00571C6E" w:rsidP="00571C6E">
      <w:pPr>
        <w:rPr>
          <w:rFonts w:eastAsiaTheme="minorHAnsi" w:cstheme="minorHAnsi"/>
          <w:color w:val="000000"/>
          <w:sz w:val="18"/>
          <w:szCs w:val="18"/>
        </w:rPr>
      </w:pPr>
      <w:r w:rsidRPr="00D1481B">
        <w:rPr>
          <w:rFonts w:eastAsiaTheme="minorHAnsi" w:cstheme="minorHAnsi"/>
          <w:color w:val="000000"/>
          <w:sz w:val="18"/>
          <w:szCs w:val="18"/>
        </w:rPr>
        <w:t>add_filter(</w:t>
      </w:r>
      <w:r w:rsidRPr="00D1481B">
        <w:rPr>
          <w:rFonts w:eastAsiaTheme="minorHAnsi" w:cstheme="minorHAnsi"/>
          <w:color w:val="A31515"/>
          <w:sz w:val="18"/>
          <w:szCs w:val="18"/>
        </w:rPr>
        <w:t>'themify_query_posts_page_args'</w:t>
      </w:r>
      <w:r w:rsidRPr="00D1481B">
        <w:rPr>
          <w:rFonts w:eastAsiaTheme="minorHAnsi" w:cstheme="minorHAnsi"/>
          <w:color w:val="000000"/>
          <w:sz w:val="18"/>
          <w:szCs w:val="18"/>
        </w:rPr>
        <w:t xml:space="preserve">, </w:t>
      </w:r>
      <w:r w:rsidRPr="00D1481B">
        <w:rPr>
          <w:rFonts w:eastAsiaTheme="minorHAnsi" w:cstheme="minorHAnsi"/>
          <w:color w:val="A31515"/>
          <w:sz w:val="18"/>
          <w:szCs w:val="18"/>
        </w:rPr>
        <w:t>'custom_themify_query_posts_page_args'</w:t>
      </w:r>
      <w:r w:rsidRPr="00D1481B">
        <w:rPr>
          <w:rFonts w:eastAsiaTheme="minorHAnsi" w:cstheme="minorHAnsi"/>
          <w:color w:val="000000"/>
          <w:sz w:val="18"/>
          <w:szCs w:val="18"/>
        </w:rPr>
        <w:t>);</w:t>
      </w:r>
    </w:p>
    <w:p w:rsidR="00E808E1" w:rsidRPr="00D1481B" w:rsidRDefault="00E808E1" w:rsidP="00571C6E">
      <w:pPr>
        <w:rPr>
          <w:rFonts w:eastAsiaTheme="minorHAnsi" w:cstheme="minorHAnsi"/>
          <w:color w:val="000000"/>
          <w:sz w:val="18"/>
          <w:szCs w:val="18"/>
        </w:rPr>
      </w:pPr>
    </w:p>
    <w:p w:rsidR="00E808E1" w:rsidRPr="00D1481B" w:rsidRDefault="00E808E1" w:rsidP="00F2648F">
      <w:pPr>
        <w:pStyle w:val="Heading1"/>
        <w:spacing w:after="0" w:afterAutospacing="0"/>
        <w:rPr>
          <w:rFonts w:asciiTheme="minorHAnsi" w:hAnsiTheme="minorHAnsi" w:cstheme="minorHAnsi"/>
          <w:sz w:val="18"/>
          <w:szCs w:val="18"/>
        </w:rPr>
      </w:pPr>
      <w:r w:rsidRPr="00D1481B">
        <w:rPr>
          <w:rFonts w:asciiTheme="minorHAnsi" w:hAnsiTheme="minorHAnsi" w:cstheme="minorHAnsi"/>
          <w:sz w:val="18"/>
          <w:szCs w:val="18"/>
        </w:rPr>
        <w:t>Common Problem: Blank Screen</w:t>
      </w:r>
    </w:p>
    <w:p w:rsidR="00E808E1" w:rsidRPr="00D1481B" w:rsidRDefault="00E808E1" w:rsidP="00E808E1">
      <w:pPr>
        <w:shd w:val="clear" w:color="auto" w:fill="FFFFFF"/>
        <w:spacing w:after="360"/>
        <w:rPr>
          <w:rFonts w:cstheme="minorHAnsi"/>
          <w:color w:val="666666"/>
          <w:sz w:val="18"/>
          <w:szCs w:val="18"/>
        </w:rPr>
      </w:pPr>
      <w:r w:rsidRPr="00D1481B">
        <w:rPr>
          <w:rFonts w:cstheme="minorHAnsi"/>
          <w:color w:val="666666"/>
          <w:sz w:val="18"/>
          <w:szCs w:val="18"/>
        </w:rPr>
        <w:t>You can write several blocks of PHP code in the custom-functions.php file like:</w:t>
      </w:r>
    </w:p>
    <w:p w:rsidR="00E808E1" w:rsidRPr="00D1481B" w:rsidRDefault="00E808E1" w:rsidP="00E808E1">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highlight w:val="yellow"/>
        </w:rPr>
        <w:t>&lt;?php</w:t>
      </w:r>
      <w:r w:rsidRPr="00D1481B">
        <w:rPr>
          <w:rFonts w:cstheme="minorHAnsi"/>
          <w:color w:val="000000"/>
          <w:sz w:val="18"/>
          <w:szCs w:val="18"/>
        </w:rPr>
        <w:t xml:space="preserve">    </w:t>
      </w:r>
      <w:r w:rsidRPr="00D1481B">
        <w:rPr>
          <w:rFonts w:cstheme="minorHAnsi"/>
          <w:color w:val="008000"/>
          <w:sz w:val="18"/>
          <w:szCs w:val="18"/>
        </w:rPr>
        <w:t>// function 1</w:t>
      </w:r>
      <w:r w:rsidRPr="00D1481B">
        <w:rPr>
          <w:rFonts w:cstheme="minorHAnsi"/>
          <w:color w:val="000000"/>
          <w:sz w:val="18"/>
          <w:szCs w:val="18"/>
          <w:highlight w:val="yellow"/>
        </w:rPr>
        <w:t>?&gt;</w:t>
      </w:r>
    </w:p>
    <w:p w:rsidR="00E808E1" w:rsidRPr="00D1481B" w:rsidRDefault="00E808E1" w:rsidP="00E808E1">
      <w:pPr>
        <w:autoSpaceDE w:val="0"/>
        <w:autoSpaceDN w:val="0"/>
        <w:adjustRightInd w:val="0"/>
        <w:spacing w:after="0" w:line="240" w:lineRule="auto"/>
        <w:rPr>
          <w:rFonts w:cstheme="minorHAnsi"/>
          <w:color w:val="000000"/>
          <w:sz w:val="18"/>
          <w:szCs w:val="18"/>
        </w:rPr>
      </w:pPr>
    </w:p>
    <w:p w:rsidR="00E808E1" w:rsidRPr="00D1481B" w:rsidRDefault="00E808E1" w:rsidP="005F5F3A">
      <w:pPr>
        <w:autoSpaceDE w:val="0"/>
        <w:autoSpaceDN w:val="0"/>
        <w:adjustRightInd w:val="0"/>
        <w:spacing w:after="0" w:line="240" w:lineRule="auto"/>
        <w:rPr>
          <w:rFonts w:cstheme="minorHAnsi"/>
          <w:color w:val="666666"/>
          <w:sz w:val="18"/>
          <w:szCs w:val="18"/>
        </w:rPr>
      </w:pPr>
      <w:r w:rsidRPr="00D1481B">
        <w:rPr>
          <w:rFonts w:cstheme="minorHAnsi"/>
          <w:color w:val="000000"/>
          <w:sz w:val="18"/>
          <w:szCs w:val="18"/>
          <w:highlight w:val="yellow"/>
        </w:rPr>
        <w:t>&lt;?php</w:t>
      </w:r>
      <w:r w:rsidRPr="00D1481B">
        <w:rPr>
          <w:rFonts w:cstheme="minorHAnsi"/>
          <w:color w:val="000000"/>
          <w:sz w:val="18"/>
          <w:szCs w:val="18"/>
        </w:rPr>
        <w:t xml:space="preserve">    </w:t>
      </w:r>
      <w:r w:rsidRPr="00D1481B">
        <w:rPr>
          <w:rFonts w:cstheme="minorHAnsi"/>
          <w:color w:val="008000"/>
          <w:sz w:val="18"/>
          <w:szCs w:val="18"/>
        </w:rPr>
        <w:t>// function 2</w:t>
      </w:r>
      <w:r w:rsidRPr="00D1481B">
        <w:rPr>
          <w:rFonts w:cstheme="minorHAnsi"/>
          <w:color w:val="000000"/>
          <w:sz w:val="18"/>
          <w:szCs w:val="18"/>
          <w:highlight w:val="yellow"/>
        </w:rPr>
        <w:t>?&gt;</w:t>
      </w:r>
    </w:p>
    <w:p w:rsidR="00E808E1" w:rsidRPr="00D1481B" w:rsidRDefault="00E808E1" w:rsidP="00E808E1">
      <w:pPr>
        <w:shd w:val="clear" w:color="auto" w:fill="FFFFFF"/>
        <w:spacing w:after="0"/>
        <w:rPr>
          <w:rFonts w:cstheme="minorHAnsi"/>
          <w:color w:val="666666"/>
          <w:sz w:val="18"/>
          <w:szCs w:val="18"/>
        </w:rPr>
      </w:pPr>
      <w:r w:rsidRPr="00D1481B">
        <w:rPr>
          <w:rFonts w:cstheme="minorHAnsi"/>
          <w:color w:val="666666"/>
          <w:sz w:val="18"/>
          <w:szCs w:val="18"/>
        </w:rPr>
        <w:t>But you must be very careful to avoid leaving blank spaces, like a carriage return or a "space bar" white space before the first </w:t>
      </w:r>
      <w:r w:rsidRPr="00D1481B">
        <w:rPr>
          <w:rStyle w:val="p"/>
          <w:rFonts w:cstheme="minorHAnsi"/>
          <w:color w:val="333333"/>
          <w:sz w:val="18"/>
          <w:szCs w:val="18"/>
          <w:shd w:val="clear" w:color="auto" w:fill="FFFAC2"/>
        </w:rPr>
        <w:t>&lt;?php</w:t>
      </w:r>
      <w:r w:rsidRPr="00D1481B">
        <w:rPr>
          <w:rFonts w:cstheme="minorHAnsi"/>
          <w:color w:val="666666"/>
          <w:sz w:val="18"/>
          <w:szCs w:val="18"/>
        </w:rPr>
        <w:t> in the file or after the last </w:t>
      </w:r>
      <w:r w:rsidRPr="00D1481B">
        <w:rPr>
          <w:rStyle w:val="p"/>
          <w:rFonts w:cstheme="minorHAnsi"/>
          <w:color w:val="333333"/>
          <w:sz w:val="18"/>
          <w:szCs w:val="18"/>
          <w:shd w:val="clear" w:color="auto" w:fill="FFFAC2"/>
        </w:rPr>
        <w:t>?&gt;</w:t>
      </w:r>
      <w:r w:rsidRPr="00D1481B">
        <w:rPr>
          <w:rFonts w:cstheme="minorHAnsi"/>
          <w:color w:val="666666"/>
          <w:sz w:val="18"/>
          <w:szCs w:val="18"/>
        </w:rPr>
        <w:t> in the file.</w:t>
      </w:r>
    </w:p>
    <w:p w:rsidR="00E808E1" w:rsidRPr="00D1481B" w:rsidRDefault="00E808E1" w:rsidP="00F2648F">
      <w:pPr>
        <w:pStyle w:val="Heading1"/>
        <w:rPr>
          <w:rFonts w:asciiTheme="minorHAnsi" w:hAnsiTheme="minorHAnsi" w:cstheme="minorHAnsi"/>
          <w:sz w:val="18"/>
          <w:szCs w:val="18"/>
        </w:rPr>
      </w:pPr>
      <w:r w:rsidRPr="00D1481B">
        <w:rPr>
          <w:rFonts w:asciiTheme="minorHAnsi" w:hAnsiTheme="minorHAnsi" w:cstheme="minorHAnsi"/>
          <w:sz w:val="18"/>
          <w:szCs w:val="18"/>
        </w:rPr>
        <w:t>Hooks in Themify themes</w:t>
      </w:r>
    </w:p>
    <w:p w:rsidR="00E808E1" w:rsidRPr="00D1481B" w:rsidRDefault="00E808E1" w:rsidP="00F2648F">
      <w:pPr>
        <w:shd w:val="clear" w:color="auto" w:fill="FFFFFF"/>
        <w:spacing w:after="0"/>
        <w:rPr>
          <w:rFonts w:cstheme="minorHAnsi"/>
          <w:color w:val="666666"/>
          <w:sz w:val="18"/>
          <w:szCs w:val="18"/>
        </w:rPr>
      </w:pPr>
      <w:r w:rsidRPr="00D1481B">
        <w:rPr>
          <w:rFonts w:cstheme="minorHAnsi"/>
          <w:color w:val="666666"/>
          <w:sz w:val="18"/>
          <w:szCs w:val="18"/>
        </w:rPr>
        <w:t>Here's a list of the hooks found in all themes:</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lastRenderedPageBreak/>
        <w:t>&lt;</w:t>
      </w:r>
      <w:r w:rsidRPr="00D1481B">
        <w:rPr>
          <w:rFonts w:cstheme="minorHAnsi"/>
          <w:color w:val="800000"/>
          <w:sz w:val="18"/>
          <w:szCs w:val="18"/>
        </w:rPr>
        <w:t>body</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highlight w:val="yellow"/>
        </w:rPr>
        <w:t>&lt;?php</w:t>
      </w:r>
      <w:r w:rsidRPr="00D1481B">
        <w:rPr>
          <w:rFonts w:cstheme="minorHAnsi"/>
          <w:color w:val="000000"/>
          <w:sz w:val="18"/>
          <w:szCs w:val="18"/>
        </w:rPr>
        <w:t xml:space="preserve"> themify_body_start();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="pagewrap"&gt;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="headerwrap"&gt;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themify_header_before();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header</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="header"&gt;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themify_header_start();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themify_header_end();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header</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themify_header_after();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="body"&gt;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themify_layout_before();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="layout"&gt;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themify_content_before();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="content"&gt;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themify_content_start();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themify_post_before();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article</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="post"&gt;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themify_post_start();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themify_post_end();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article</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themify_post_after();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="commentwrap"&gt;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themify_commentform_before();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="commentform"&gt;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themify_commentform_start();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themify_commentform_end();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themify_commentform_after();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themify_comment_after();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themify_content_end();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themify_content_after();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themify_sidebar_before();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="sidebar"&gt;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themify_sidebar_start();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themify_sidebar_end();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themify_sidebar_after();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themify_layout_after();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140E6B"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="footerwrap"&gt;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themify_footer_before();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footer</w:t>
      </w:r>
      <w:r w:rsidRPr="00D1481B">
        <w:rPr>
          <w:rFonts w:cstheme="minorHAnsi"/>
          <w:color w:val="000000"/>
          <w:sz w:val="18"/>
          <w:szCs w:val="18"/>
        </w:rPr>
        <w:t xml:space="preserve"> </w:t>
      </w:r>
      <w:r w:rsidRPr="00D1481B">
        <w:rPr>
          <w:rFonts w:cstheme="minorHAnsi"/>
          <w:color w:val="FF0000"/>
          <w:sz w:val="18"/>
          <w:szCs w:val="18"/>
        </w:rPr>
        <w:t>id</w:t>
      </w:r>
      <w:r w:rsidRPr="00D1481B">
        <w:rPr>
          <w:rFonts w:cstheme="minorHAnsi"/>
          <w:color w:val="0000FF"/>
          <w:sz w:val="18"/>
          <w:szCs w:val="18"/>
        </w:rPr>
        <w:t>="footer"&gt;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themify_footer_start();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themify_footer_end();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footer</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themify_footer_after(); </w:t>
      </w:r>
      <w:r w:rsidRPr="00D1481B">
        <w:rPr>
          <w:rFonts w:cstheme="minorHAnsi"/>
          <w:color w:val="000000"/>
          <w:sz w:val="18"/>
          <w:szCs w:val="18"/>
          <w:highlight w:val="yellow"/>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F2648F" w:rsidRPr="00D1481B" w:rsidRDefault="00F2648F" w:rsidP="00F2648F">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highlight w:val="yellow"/>
        </w:rPr>
        <w:t>&lt;?php</w:t>
      </w:r>
      <w:r w:rsidRPr="00D1481B">
        <w:rPr>
          <w:rFonts w:cstheme="minorHAnsi"/>
          <w:color w:val="000000"/>
          <w:sz w:val="18"/>
          <w:szCs w:val="18"/>
        </w:rPr>
        <w:t xml:space="preserve"> themify_body_end(); </w:t>
      </w:r>
      <w:r w:rsidRPr="00D1481B">
        <w:rPr>
          <w:rFonts w:cstheme="minorHAnsi"/>
          <w:color w:val="000000"/>
          <w:sz w:val="18"/>
          <w:szCs w:val="18"/>
          <w:highlight w:val="yellow"/>
        </w:rPr>
        <w:t>?&gt;</w:t>
      </w:r>
    </w:p>
    <w:p w:rsidR="00140E6B" w:rsidRPr="005F5F3A" w:rsidRDefault="00F2648F" w:rsidP="00140E6B">
      <w:pPr>
        <w:pStyle w:val="Heading1"/>
        <w:rPr>
          <w:rFonts w:asciiTheme="minorHAnsi" w:eastAsiaTheme="minorEastAsia" w:hAnsiTheme="minorHAnsi" w:cstheme="minorHAnsi"/>
          <w:b w:val="0"/>
          <w:bCs w:val="0"/>
          <w:color w:val="800000"/>
          <w:kern w:val="0"/>
          <w:sz w:val="18"/>
          <w:szCs w:val="18"/>
        </w:rPr>
      </w:pPr>
      <w:r w:rsidRPr="00D1481B">
        <w:rPr>
          <w:rFonts w:asciiTheme="minorHAnsi" w:eastAsiaTheme="minorEastAsia" w:hAnsiTheme="minorHAnsi" w:cstheme="minorHAnsi"/>
          <w:b w:val="0"/>
          <w:bCs w:val="0"/>
          <w:color w:val="800000"/>
          <w:kern w:val="0"/>
          <w:sz w:val="18"/>
          <w:szCs w:val="18"/>
        </w:rPr>
        <w:t>&lt;/body&gt;</w:t>
      </w:r>
      <w:r w:rsidR="00140E6B" w:rsidRPr="00D1481B">
        <w:rPr>
          <w:rFonts w:asciiTheme="minorHAnsi" w:hAnsiTheme="minorHAnsi" w:cstheme="minorHAnsi"/>
          <w:sz w:val="18"/>
          <w:szCs w:val="18"/>
        </w:rPr>
        <w:t xml:space="preserve"> </w:t>
      </w:r>
    </w:p>
    <w:p w:rsidR="00D1481B" w:rsidRDefault="00D1481B">
      <w:pPr>
        <w:rPr>
          <w:rFonts w:eastAsia="Times New Roman" w:cstheme="minorHAnsi"/>
          <w:b/>
          <w:bCs/>
          <w:color w:val="000000"/>
          <w:spacing w:val="-5"/>
          <w:kern w:val="36"/>
          <w:sz w:val="18"/>
          <w:szCs w:val="18"/>
        </w:rPr>
      </w:pPr>
      <w:r>
        <w:rPr>
          <w:rFonts w:cstheme="minorHAnsi"/>
          <w:color w:val="000000"/>
          <w:spacing w:val="-5"/>
          <w:sz w:val="18"/>
          <w:szCs w:val="18"/>
        </w:rPr>
        <w:br w:type="page"/>
      </w:r>
    </w:p>
    <w:p w:rsidR="00140E6B" w:rsidRPr="00D1481B" w:rsidRDefault="00140E6B" w:rsidP="00140E6B">
      <w:pPr>
        <w:pStyle w:val="Heading1"/>
        <w:rPr>
          <w:rFonts w:asciiTheme="minorHAnsi" w:hAnsiTheme="minorHAnsi" w:cstheme="minorHAnsi"/>
          <w:color w:val="000000"/>
          <w:spacing w:val="-5"/>
          <w:sz w:val="18"/>
          <w:szCs w:val="18"/>
        </w:rPr>
      </w:pPr>
      <w:r w:rsidRPr="00D1481B">
        <w:rPr>
          <w:rFonts w:asciiTheme="minorHAnsi" w:hAnsiTheme="minorHAnsi" w:cstheme="minorHAnsi"/>
          <w:color w:val="000000"/>
          <w:spacing w:val="-5"/>
          <w:sz w:val="18"/>
          <w:szCs w:val="18"/>
        </w:rPr>
        <w:lastRenderedPageBreak/>
        <w:t>Hooks in e-commerce themes</w:t>
      </w:r>
    </w:p>
    <w:p w:rsidR="00140E6B" w:rsidRDefault="00140E6B" w:rsidP="00140E6B">
      <w:pPr>
        <w:shd w:val="clear" w:color="auto" w:fill="FFFFFF"/>
        <w:spacing w:after="0"/>
        <w:rPr>
          <w:rFonts w:cstheme="minorHAnsi"/>
          <w:color w:val="666666"/>
          <w:sz w:val="18"/>
          <w:szCs w:val="18"/>
        </w:rPr>
      </w:pPr>
      <w:r w:rsidRPr="00D1481B">
        <w:rPr>
          <w:rFonts w:cstheme="minorHAnsi"/>
          <w:color w:val="666666"/>
          <w:sz w:val="18"/>
          <w:szCs w:val="18"/>
        </w:rPr>
        <w:t>The e-commerce themes feature an additional set of hooks:</w:t>
      </w:r>
      <w:r w:rsidRPr="00D1481B">
        <w:rPr>
          <w:rFonts w:cstheme="minorHAnsi"/>
          <w:color w:val="666666"/>
          <w:sz w:val="18"/>
          <w:szCs w:val="18"/>
        </w:rPr>
        <w:br/>
        <w:t>Before and after the breadcrumbs</w:t>
      </w:r>
    </w:p>
    <w:p w:rsidR="00D1481B" w:rsidRPr="00D1481B" w:rsidRDefault="00D1481B" w:rsidP="00140E6B">
      <w:pPr>
        <w:shd w:val="clear" w:color="auto" w:fill="FFFFFF"/>
        <w:spacing w:after="0"/>
        <w:rPr>
          <w:rFonts w:cstheme="minorHAnsi"/>
          <w:color w:val="666666"/>
          <w:sz w:val="18"/>
          <w:szCs w:val="18"/>
        </w:rPr>
      </w:pPr>
    </w:p>
    <w:p w:rsidR="00140E6B" w:rsidRPr="00D1481B" w:rsidRDefault="00140E6B" w:rsidP="00140E6B">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highlight w:val="yellow"/>
        </w:rPr>
        <w:t>&lt;?php</w:t>
      </w:r>
      <w:r w:rsidRPr="00D1481B">
        <w:rPr>
          <w:rFonts w:cstheme="minorHAnsi"/>
          <w:color w:val="000000"/>
          <w:sz w:val="18"/>
          <w:szCs w:val="18"/>
        </w:rPr>
        <w:t xml:space="preserve"> themify_breadcrumb_before(); </w:t>
      </w:r>
      <w:r w:rsidRPr="00D1481B">
        <w:rPr>
          <w:rFonts w:cstheme="minorHAnsi"/>
          <w:color w:val="000000"/>
          <w:sz w:val="18"/>
          <w:szCs w:val="18"/>
          <w:highlight w:val="yellow"/>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="breadcrumb breadcrumbs shopdock-breadcrumbs"&gt;&lt;/</w:t>
      </w:r>
      <w:r w:rsidRPr="00D1481B">
        <w:rPr>
          <w:rFonts w:cstheme="minorHAnsi"/>
          <w:color w:val="800000"/>
          <w:sz w:val="18"/>
          <w:szCs w:val="18"/>
        </w:rPr>
        <w:t>div</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highlight w:val="yellow"/>
        </w:rPr>
        <w:t>&lt;?php</w:t>
      </w:r>
      <w:r w:rsidRPr="00D1481B">
        <w:rPr>
          <w:rFonts w:cstheme="minorHAnsi"/>
          <w:color w:val="000000"/>
          <w:sz w:val="18"/>
          <w:szCs w:val="18"/>
        </w:rPr>
        <w:t xml:space="preserve"> themify_breadcrumb_after(); </w:t>
      </w:r>
      <w:r w:rsidRPr="00D1481B">
        <w:rPr>
          <w:rFonts w:cstheme="minorHAnsi"/>
          <w:color w:val="000000"/>
          <w:sz w:val="18"/>
          <w:szCs w:val="18"/>
          <w:highlight w:val="yellow"/>
        </w:rPr>
        <w:t>?&gt;</w:t>
      </w:r>
    </w:p>
    <w:p w:rsidR="00140E6B" w:rsidRPr="00D1481B" w:rsidRDefault="00140E6B" w:rsidP="00140E6B">
      <w:pPr>
        <w:shd w:val="clear" w:color="auto" w:fill="FFFFFF"/>
        <w:spacing w:after="0"/>
        <w:rPr>
          <w:rFonts w:cstheme="minorHAnsi"/>
          <w:color w:val="666666"/>
          <w:sz w:val="18"/>
          <w:szCs w:val="18"/>
        </w:rPr>
      </w:pPr>
    </w:p>
    <w:p w:rsidR="00140E6B" w:rsidRPr="00D1481B" w:rsidRDefault="00140E6B" w:rsidP="00140E6B">
      <w:pPr>
        <w:shd w:val="clear" w:color="auto" w:fill="FFFFFF"/>
        <w:spacing w:after="360"/>
        <w:rPr>
          <w:rFonts w:cstheme="minorHAnsi"/>
          <w:color w:val="666666"/>
          <w:sz w:val="18"/>
          <w:szCs w:val="18"/>
        </w:rPr>
      </w:pPr>
      <w:r w:rsidRPr="00D1481B">
        <w:rPr>
          <w:rFonts w:cstheme="minorHAnsi"/>
          <w:color w:val="666666"/>
          <w:sz w:val="18"/>
          <w:szCs w:val="18"/>
        </w:rPr>
        <w:t>For products</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 product-</w:t>
      </w:r>
      <w:r w:rsidRPr="00D1481B">
        <w:rPr>
          <w:rFonts w:cstheme="minorHAnsi"/>
          <w:color w:val="000000"/>
          <w:sz w:val="18"/>
          <w:szCs w:val="18"/>
          <w:highlight w:val="yellow"/>
        </w:rPr>
        <w:t>&lt;?php</w:t>
      </w:r>
      <w:r w:rsidRPr="00D1481B">
        <w:rPr>
          <w:rFonts w:cstheme="minorHAnsi"/>
          <w:color w:val="000000"/>
          <w:sz w:val="18"/>
          <w:szCs w:val="18"/>
        </w:rPr>
        <w:t xml:space="preserve"> the_ID(); </w:t>
      </w:r>
      <w:r w:rsidRPr="00D1481B">
        <w:rPr>
          <w:rFonts w:cstheme="minorHAnsi"/>
          <w:color w:val="000000"/>
          <w:sz w:val="18"/>
          <w:szCs w:val="18"/>
          <w:highlight w:val="yellow"/>
        </w:rPr>
        <w:t>?&gt;</w:t>
      </w:r>
      <w:r w:rsidRPr="00D1481B">
        <w:rPr>
          <w:rFonts w:cstheme="minorHAnsi"/>
          <w:color w:val="000000"/>
          <w:sz w:val="18"/>
          <w:szCs w:val="18"/>
        </w:rPr>
        <w:t>"&gt;</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highlight w:val="yellow"/>
        </w:rPr>
      </w:pP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="product-imagewrap"&gt;&lt;</w:t>
      </w:r>
      <w:r w:rsidRPr="00D1481B">
        <w:rPr>
          <w:rFonts w:cstheme="minorHAnsi"/>
          <w:color w:val="800000"/>
          <w:sz w:val="18"/>
          <w:szCs w:val="18"/>
        </w:rPr>
        <w:t>figure</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="product-image"&gt;</w:t>
      </w:r>
      <w:r w:rsidRPr="00D1481B">
        <w:rPr>
          <w:rFonts w:cstheme="minorHAnsi"/>
          <w:color w:val="000000"/>
          <w:sz w:val="18"/>
          <w:szCs w:val="18"/>
          <w:highlight w:val="yellow"/>
        </w:rPr>
        <w:t>&lt;?php</w:t>
      </w:r>
      <w:r w:rsidRPr="00D1481B">
        <w:rPr>
          <w:rFonts w:cstheme="minorHAnsi"/>
          <w:color w:val="000000"/>
          <w:sz w:val="18"/>
          <w:szCs w:val="18"/>
        </w:rPr>
        <w:t xml:space="preserve"> themify_product_image_start(); </w:t>
      </w:r>
      <w:r w:rsidRPr="00D1481B">
        <w:rPr>
          <w:rFonts w:cstheme="minorHAnsi"/>
          <w:color w:val="000000"/>
          <w:sz w:val="18"/>
          <w:szCs w:val="18"/>
          <w:highlight w:val="yellow"/>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a</w:t>
      </w:r>
      <w:r w:rsidRPr="00D1481B">
        <w:rPr>
          <w:rFonts w:cstheme="minorHAnsi"/>
          <w:color w:val="0000FF"/>
          <w:sz w:val="18"/>
          <w:szCs w:val="18"/>
        </w:rPr>
        <w:t>&gt;</w:t>
      </w: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img</w:t>
      </w:r>
      <w:r w:rsidRPr="00D1481B">
        <w:rPr>
          <w:rFonts w:cstheme="minorHAnsi"/>
          <w:color w:val="000000"/>
          <w:sz w:val="18"/>
          <w:szCs w:val="18"/>
        </w:rPr>
        <w:t xml:space="preserve"> </w:t>
      </w:r>
      <w:r w:rsidRPr="00D1481B">
        <w:rPr>
          <w:rFonts w:cstheme="minorHAnsi"/>
          <w:color w:val="FF0000"/>
          <w:sz w:val="18"/>
          <w:szCs w:val="18"/>
        </w:rPr>
        <w:t>alt</w:t>
      </w:r>
      <w:r w:rsidRPr="00D1481B">
        <w:rPr>
          <w:rFonts w:cstheme="minorHAnsi"/>
          <w:color w:val="0000FF"/>
          <w:sz w:val="18"/>
          <w:szCs w:val="18"/>
        </w:rPr>
        <w:t>=""</w:t>
      </w:r>
      <w:r w:rsidRPr="00D1481B">
        <w:rPr>
          <w:rFonts w:cstheme="minorHAnsi"/>
          <w:color w:val="000000"/>
          <w:sz w:val="18"/>
          <w:szCs w:val="18"/>
        </w:rPr>
        <w:t xml:space="preserve"> </w:t>
      </w:r>
      <w:r w:rsidRPr="00D1481B">
        <w:rPr>
          <w:rFonts w:cstheme="minorHAnsi"/>
          <w:color w:val="0000FF"/>
          <w:sz w:val="18"/>
          <w:szCs w:val="18"/>
        </w:rPr>
        <w:t>/&gt;&lt;/</w:t>
      </w:r>
      <w:r w:rsidRPr="00D1481B">
        <w:rPr>
          <w:rFonts w:cstheme="minorHAnsi"/>
          <w:color w:val="800000"/>
          <w:sz w:val="18"/>
          <w:szCs w:val="18"/>
        </w:rPr>
        <w:t>a</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highlight w:val="yellow"/>
        </w:rPr>
        <w:t>&lt;?php</w:t>
      </w:r>
      <w:r w:rsidRPr="00D1481B">
        <w:rPr>
          <w:rFonts w:cstheme="minorHAnsi"/>
          <w:color w:val="000000"/>
          <w:sz w:val="18"/>
          <w:szCs w:val="18"/>
        </w:rPr>
        <w:t xml:space="preserve"> themify_product_image_end(); </w:t>
      </w:r>
      <w:r w:rsidRPr="00D1481B">
        <w:rPr>
          <w:rFonts w:cstheme="minorHAnsi"/>
          <w:color w:val="000000"/>
          <w:sz w:val="18"/>
          <w:szCs w:val="18"/>
          <w:highlight w:val="yellow"/>
        </w:rPr>
        <w:t>?&gt;</w:t>
      </w:r>
      <w:r w:rsidRPr="00D1481B">
        <w:rPr>
          <w:rFonts w:cstheme="minorHAnsi"/>
          <w:color w:val="0000FF"/>
          <w:sz w:val="18"/>
          <w:szCs w:val="18"/>
        </w:rPr>
        <w:t>&lt;/</w:t>
      </w:r>
      <w:r w:rsidRPr="00D1481B">
        <w:rPr>
          <w:rFonts w:cstheme="minorHAnsi"/>
          <w:color w:val="800000"/>
          <w:sz w:val="18"/>
          <w:szCs w:val="18"/>
        </w:rPr>
        <w:t>figure</w:t>
      </w:r>
      <w:r w:rsidRPr="00D1481B">
        <w:rPr>
          <w:rFonts w:cstheme="minorHAnsi"/>
          <w:color w:val="0000FF"/>
          <w:sz w:val="18"/>
          <w:szCs w:val="18"/>
        </w:rPr>
        <w:t>&gt;&lt;/</w:t>
      </w:r>
      <w:r w:rsidRPr="00D1481B">
        <w:rPr>
          <w:rFonts w:cstheme="minorHAnsi"/>
          <w:color w:val="800000"/>
          <w:sz w:val="18"/>
          <w:szCs w:val="18"/>
        </w:rPr>
        <w:t>div</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h3</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="product-title"&gt;</w:t>
      </w:r>
      <w:r w:rsidRPr="00D1481B">
        <w:rPr>
          <w:rFonts w:cstheme="minorHAnsi"/>
          <w:color w:val="000000"/>
          <w:sz w:val="18"/>
          <w:szCs w:val="18"/>
          <w:highlight w:val="yellow"/>
        </w:rPr>
        <w:t>&lt;?php</w:t>
      </w:r>
      <w:r w:rsidRPr="00D1481B">
        <w:rPr>
          <w:rFonts w:cstheme="minorHAnsi"/>
          <w:color w:val="000000"/>
          <w:sz w:val="18"/>
          <w:szCs w:val="18"/>
        </w:rPr>
        <w:t xml:space="preserve"> themify_product_title_start(); </w:t>
      </w:r>
      <w:r w:rsidRPr="00D1481B">
        <w:rPr>
          <w:rFonts w:cstheme="minorHAnsi"/>
          <w:color w:val="000000"/>
          <w:sz w:val="18"/>
          <w:szCs w:val="18"/>
          <w:highlight w:val="yellow"/>
        </w:rPr>
        <w:t>?&gt;</w:t>
      </w:r>
      <w:r w:rsidRPr="00D1481B">
        <w:rPr>
          <w:rFonts w:cstheme="minorHAnsi"/>
          <w:color w:val="0000FF"/>
          <w:sz w:val="18"/>
          <w:szCs w:val="18"/>
        </w:rPr>
        <w:t>&lt;/</w:t>
      </w:r>
      <w:r w:rsidRPr="00D1481B">
        <w:rPr>
          <w:rFonts w:cstheme="minorHAnsi"/>
          <w:color w:val="800000"/>
          <w:sz w:val="18"/>
          <w:szCs w:val="18"/>
        </w:rPr>
        <w:t>h3</w:t>
      </w:r>
      <w:r w:rsidRPr="00D1481B">
        <w:rPr>
          <w:rFonts w:cstheme="minorHAnsi"/>
          <w:color w:val="0000FF"/>
          <w:sz w:val="18"/>
          <w:szCs w:val="18"/>
        </w:rPr>
        <w:t>&gt;</w:t>
      </w:r>
    </w:p>
    <w:p w:rsidR="00140E6B" w:rsidRPr="00D1481B" w:rsidRDefault="00140E6B" w:rsidP="00140E6B">
      <w:pPr>
        <w:shd w:val="clear" w:color="auto" w:fill="FFFFFF"/>
        <w:spacing w:after="360"/>
        <w:rPr>
          <w:rFonts w:cstheme="minorHAnsi"/>
          <w:color w:val="666666"/>
          <w:sz w:val="18"/>
          <w:szCs w:val="18"/>
        </w:rPr>
      </w:pPr>
      <w:r w:rsidRPr="00D1481B">
        <w:rPr>
          <w:rFonts w:cstheme="minorHAnsi"/>
          <w:color w:val="000000"/>
          <w:sz w:val="18"/>
          <w:szCs w:val="18"/>
          <w:highlight w:val="yellow"/>
        </w:rPr>
        <w:t>&lt;?php</w:t>
      </w:r>
      <w:r w:rsidRPr="00D1481B">
        <w:rPr>
          <w:rFonts w:cstheme="minorHAnsi"/>
          <w:color w:val="000000"/>
          <w:sz w:val="18"/>
          <w:szCs w:val="18"/>
        </w:rPr>
        <w:t xml:space="preserve"> themify_product_title_end(); </w:t>
      </w:r>
      <w:r w:rsidRPr="00D1481B">
        <w:rPr>
          <w:rFonts w:cstheme="minorHAnsi"/>
          <w:color w:val="000000"/>
          <w:sz w:val="18"/>
          <w:szCs w:val="18"/>
          <w:highlight w:val="yellow"/>
        </w:rPr>
        <w:t>?&gt;</w:t>
      </w:r>
    </w:p>
    <w:p w:rsidR="00140E6B" w:rsidRPr="00D1481B" w:rsidRDefault="00140E6B" w:rsidP="00140E6B">
      <w:pPr>
        <w:shd w:val="clear" w:color="auto" w:fill="FFFFFF"/>
        <w:spacing w:after="360"/>
        <w:rPr>
          <w:rFonts w:cstheme="minorHAnsi"/>
          <w:color w:val="666666"/>
          <w:sz w:val="18"/>
          <w:szCs w:val="18"/>
        </w:rPr>
      </w:pPr>
      <w:r w:rsidRPr="00D1481B">
        <w:rPr>
          <w:rFonts w:cstheme="minorHAnsi"/>
          <w:color w:val="666666"/>
          <w:sz w:val="18"/>
          <w:szCs w:val="18"/>
        </w:rPr>
        <w:t>For products in carousel</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ul</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="product-slides"&gt;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li</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 product-##"&gt;</w:t>
      </w:r>
    </w:p>
    <w:p w:rsidR="00140E6B" w:rsidRPr="00D1481B" w:rsidRDefault="00140E6B" w:rsidP="00140E6B">
      <w:pPr>
        <w:autoSpaceDE w:val="0"/>
        <w:autoSpaceDN w:val="0"/>
        <w:adjustRightInd w:val="0"/>
        <w:spacing w:after="0" w:line="240" w:lineRule="auto"/>
        <w:rPr>
          <w:rFonts w:cstheme="minorHAnsi"/>
          <w:color w:val="000000"/>
          <w:sz w:val="18"/>
          <w:szCs w:val="18"/>
          <w:highlight w:val="yellow"/>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div</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="product-imagewrap"&gt;&lt;</w:t>
      </w:r>
      <w:r w:rsidRPr="00D1481B">
        <w:rPr>
          <w:rFonts w:cstheme="minorHAnsi"/>
          <w:color w:val="800000"/>
          <w:sz w:val="18"/>
          <w:szCs w:val="18"/>
        </w:rPr>
        <w:t>figure</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="product-image"&gt;</w:t>
      </w:r>
      <w:r w:rsidRPr="00D1481B">
        <w:rPr>
          <w:rFonts w:cstheme="minorHAnsi"/>
          <w:color w:val="000000"/>
          <w:sz w:val="18"/>
          <w:szCs w:val="18"/>
          <w:highlight w:val="yellow"/>
        </w:rPr>
        <w:t>&lt;?php</w:t>
      </w:r>
      <w:r w:rsidRPr="00D1481B">
        <w:rPr>
          <w:rFonts w:cstheme="minorHAnsi"/>
          <w:color w:val="000000"/>
          <w:sz w:val="18"/>
          <w:szCs w:val="18"/>
        </w:rPr>
        <w:t xml:space="preserve"> themify_product_image_start(); </w:t>
      </w:r>
      <w:r w:rsidRPr="00D1481B">
        <w:rPr>
          <w:rFonts w:cstheme="minorHAnsi"/>
          <w:color w:val="000000"/>
          <w:sz w:val="18"/>
          <w:szCs w:val="18"/>
          <w:highlight w:val="yellow"/>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img</w:t>
      </w:r>
      <w:r w:rsidRPr="00D1481B">
        <w:rPr>
          <w:rFonts w:cstheme="minorHAnsi"/>
          <w:color w:val="000000"/>
          <w:sz w:val="18"/>
          <w:szCs w:val="18"/>
        </w:rPr>
        <w:t xml:space="preserve"> </w:t>
      </w:r>
      <w:r w:rsidRPr="00D1481B">
        <w:rPr>
          <w:rFonts w:cstheme="minorHAnsi"/>
          <w:color w:val="FF0000"/>
          <w:sz w:val="18"/>
          <w:szCs w:val="18"/>
        </w:rPr>
        <w:t>alt</w:t>
      </w:r>
      <w:r w:rsidRPr="00D1481B">
        <w:rPr>
          <w:rFonts w:cstheme="minorHAnsi"/>
          <w:color w:val="0000FF"/>
          <w:sz w:val="18"/>
          <w:szCs w:val="18"/>
        </w:rPr>
        <w:t>=""</w:t>
      </w:r>
      <w:r w:rsidRPr="00D1481B">
        <w:rPr>
          <w:rFonts w:cstheme="minorHAnsi"/>
          <w:color w:val="000000"/>
          <w:sz w:val="18"/>
          <w:szCs w:val="18"/>
        </w:rPr>
        <w:t xml:space="preserve"> </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themify_product_image_end(); </w:t>
      </w:r>
      <w:r w:rsidRPr="00D1481B">
        <w:rPr>
          <w:rFonts w:cstheme="minorHAnsi"/>
          <w:color w:val="000000"/>
          <w:sz w:val="18"/>
          <w:szCs w:val="18"/>
          <w:highlight w:val="yellow"/>
        </w:rPr>
        <w:t>?&gt;</w:t>
      </w:r>
      <w:r w:rsidRPr="00D1481B">
        <w:rPr>
          <w:rFonts w:cstheme="minorHAnsi"/>
          <w:color w:val="0000FF"/>
          <w:sz w:val="18"/>
          <w:szCs w:val="18"/>
        </w:rPr>
        <w:t>&lt;/</w:t>
      </w:r>
      <w:r w:rsidRPr="00D1481B">
        <w:rPr>
          <w:rFonts w:cstheme="minorHAnsi"/>
          <w:color w:val="800000"/>
          <w:sz w:val="18"/>
          <w:szCs w:val="18"/>
        </w:rPr>
        <w:t>figure</w:t>
      </w:r>
      <w:r w:rsidRPr="00D1481B">
        <w:rPr>
          <w:rFonts w:cstheme="minorHAnsi"/>
          <w:color w:val="0000FF"/>
          <w:sz w:val="18"/>
          <w:szCs w:val="18"/>
        </w:rPr>
        <w:t>&gt;&lt;/</w:t>
      </w:r>
      <w:r w:rsidRPr="00D1481B">
        <w:rPr>
          <w:rFonts w:cstheme="minorHAnsi"/>
          <w:color w:val="800000"/>
          <w:sz w:val="18"/>
          <w:szCs w:val="18"/>
        </w:rPr>
        <w:t>div</w:t>
      </w:r>
      <w:r w:rsidRPr="00D1481B">
        <w:rPr>
          <w:rFonts w:cstheme="minorHAnsi"/>
          <w:color w:val="0000FF"/>
          <w:sz w:val="18"/>
          <w:szCs w:val="18"/>
        </w:rPr>
        <w:t>&gt;&lt;/</w:t>
      </w:r>
      <w:r w:rsidRPr="00D1481B">
        <w:rPr>
          <w:rFonts w:cstheme="minorHAnsi"/>
          <w:color w:val="800000"/>
          <w:sz w:val="18"/>
          <w:szCs w:val="18"/>
        </w:rPr>
        <w:t>div</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li</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ul</w:t>
      </w:r>
      <w:r w:rsidRPr="00D1481B">
        <w:rPr>
          <w:rFonts w:cstheme="minorHAnsi"/>
          <w:color w:val="0000FF"/>
          <w:sz w:val="18"/>
          <w:szCs w:val="18"/>
        </w:rPr>
        <w:t>&gt;</w:t>
      </w:r>
    </w:p>
    <w:p w:rsidR="00140E6B" w:rsidRPr="00D1481B" w:rsidRDefault="00140E6B" w:rsidP="00140E6B">
      <w:pPr>
        <w:autoSpaceDE w:val="0"/>
        <w:autoSpaceDN w:val="0"/>
        <w:adjustRightInd w:val="0"/>
        <w:spacing w:after="0" w:line="240" w:lineRule="auto"/>
        <w:rPr>
          <w:rFonts w:cstheme="minorHAnsi"/>
          <w:color w:val="000000"/>
          <w:sz w:val="18"/>
          <w:szCs w:val="18"/>
          <w:highlight w:val="yellow"/>
        </w:rPr>
      </w:pPr>
      <w:r w:rsidRPr="00D1481B">
        <w:rPr>
          <w:rFonts w:cstheme="minorHAnsi"/>
          <w:color w:val="0000FF"/>
          <w:sz w:val="18"/>
          <w:szCs w:val="18"/>
        </w:rPr>
        <w:t>&lt;</w:t>
      </w:r>
      <w:r w:rsidRPr="00D1481B">
        <w:rPr>
          <w:rFonts w:cstheme="minorHAnsi"/>
          <w:color w:val="800000"/>
          <w:sz w:val="18"/>
          <w:szCs w:val="18"/>
        </w:rPr>
        <w:t>h3</w:t>
      </w:r>
      <w:r w:rsidRPr="00D1481B">
        <w:rPr>
          <w:rFonts w:cstheme="minorHAnsi"/>
          <w:color w:val="000000"/>
          <w:sz w:val="18"/>
          <w:szCs w:val="18"/>
        </w:rPr>
        <w:t xml:space="preserve"> </w:t>
      </w:r>
      <w:r w:rsidRPr="00D1481B">
        <w:rPr>
          <w:rFonts w:cstheme="minorHAnsi"/>
          <w:color w:val="FF0000"/>
          <w:sz w:val="18"/>
          <w:szCs w:val="18"/>
        </w:rPr>
        <w:t>class</w:t>
      </w:r>
      <w:r w:rsidRPr="00D1481B">
        <w:rPr>
          <w:rFonts w:cstheme="minorHAnsi"/>
          <w:color w:val="0000FF"/>
          <w:sz w:val="18"/>
          <w:szCs w:val="18"/>
        </w:rPr>
        <w:t>="product-title"&gt;</w:t>
      </w:r>
      <w:r w:rsidRPr="00D1481B">
        <w:rPr>
          <w:rFonts w:cstheme="minorHAnsi"/>
          <w:color w:val="000000"/>
          <w:sz w:val="18"/>
          <w:szCs w:val="18"/>
          <w:highlight w:val="yellow"/>
        </w:rPr>
        <w:t>&lt;?php</w:t>
      </w:r>
      <w:r w:rsidRPr="00D1481B">
        <w:rPr>
          <w:rFonts w:cstheme="minorHAnsi"/>
          <w:color w:val="000000"/>
          <w:sz w:val="18"/>
          <w:szCs w:val="18"/>
        </w:rPr>
        <w:t xml:space="preserve"> themify_product_title_start(); </w:t>
      </w:r>
      <w:r w:rsidRPr="00D1481B">
        <w:rPr>
          <w:rFonts w:cstheme="minorHAnsi"/>
          <w:color w:val="000000"/>
          <w:sz w:val="18"/>
          <w:szCs w:val="18"/>
          <w:highlight w:val="yellow"/>
        </w:rPr>
        <w:t>?&gt;</w:t>
      </w:r>
    </w:p>
    <w:p w:rsidR="00140E6B" w:rsidRPr="00D1481B" w:rsidRDefault="00140E6B" w:rsidP="00140E6B">
      <w:pPr>
        <w:autoSpaceDE w:val="0"/>
        <w:autoSpaceDN w:val="0"/>
        <w:adjustRightInd w:val="0"/>
        <w:spacing w:after="0" w:line="240" w:lineRule="auto"/>
        <w:rPr>
          <w:rFonts w:cstheme="minorHAnsi"/>
          <w:color w:val="000000"/>
          <w:sz w:val="18"/>
          <w:szCs w:val="18"/>
        </w:rPr>
      </w:pPr>
      <w:r w:rsidRPr="00D1481B">
        <w:rPr>
          <w:rFonts w:cstheme="minorHAnsi"/>
          <w:color w:val="0000FF"/>
          <w:sz w:val="18"/>
          <w:szCs w:val="18"/>
        </w:rPr>
        <w:t>&lt;</w:t>
      </w:r>
      <w:r w:rsidRPr="00D1481B">
        <w:rPr>
          <w:rFonts w:cstheme="minorHAnsi"/>
          <w:color w:val="800000"/>
          <w:sz w:val="18"/>
          <w:szCs w:val="18"/>
        </w:rPr>
        <w:t>a</w:t>
      </w:r>
      <w:r w:rsidRPr="00D1481B">
        <w:rPr>
          <w:rFonts w:cstheme="minorHAnsi"/>
          <w:color w:val="0000FF"/>
          <w:sz w:val="18"/>
          <w:szCs w:val="18"/>
        </w:rPr>
        <w:t>&gt;</w:t>
      </w:r>
      <w:r w:rsidRPr="00D1481B">
        <w:rPr>
          <w:rFonts w:cstheme="minorHAnsi"/>
          <w:color w:val="000000"/>
          <w:sz w:val="18"/>
          <w:szCs w:val="18"/>
        </w:rPr>
        <w:t xml:space="preserve"> </w:t>
      </w:r>
      <w:r w:rsidRPr="00D1481B">
        <w:rPr>
          <w:rFonts w:cstheme="minorHAnsi"/>
          <w:color w:val="000000"/>
          <w:sz w:val="18"/>
          <w:szCs w:val="18"/>
          <w:highlight w:val="yellow"/>
        </w:rPr>
        <w:t>&lt;?php</w:t>
      </w:r>
      <w:r w:rsidRPr="00D1481B">
        <w:rPr>
          <w:rFonts w:cstheme="minorHAnsi"/>
          <w:color w:val="000000"/>
          <w:sz w:val="18"/>
          <w:szCs w:val="18"/>
        </w:rPr>
        <w:t xml:space="preserve"> the_title(); </w:t>
      </w:r>
      <w:r w:rsidRPr="00D1481B">
        <w:rPr>
          <w:rFonts w:cstheme="minorHAnsi"/>
          <w:color w:val="000000"/>
          <w:sz w:val="18"/>
          <w:szCs w:val="18"/>
          <w:highlight w:val="yellow"/>
        </w:rPr>
        <w:t>?&gt;</w:t>
      </w:r>
      <w:r w:rsidRPr="00D1481B">
        <w:rPr>
          <w:rFonts w:cstheme="minorHAnsi"/>
          <w:color w:val="000000"/>
          <w:sz w:val="18"/>
          <w:szCs w:val="18"/>
        </w:rPr>
        <w:t xml:space="preserve">   </w:t>
      </w:r>
      <w:r w:rsidRPr="00D1481B">
        <w:rPr>
          <w:rFonts w:cstheme="minorHAnsi"/>
          <w:color w:val="0000FF"/>
          <w:sz w:val="18"/>
          <w:szCs w:val="18"/>
        </w:rPr>
        <w:t>&lt;/</w:t>
      </w:r>
      <w:r w:rsidRPr="00D1481B">
        <w:rPr>
          <w:rFonts w:cstheme="minorHAnsi"/>
          <w:color w:val="800000"/>
          <w:sz w:val="18"/>
          <w:szCs w:val="18"/>
        </w:rPr>
        <w:t>a</w:t>
      </w:r>
      <w:r w:rsidRPr="00D1481B">
        <w:rPr>
          <w:rFonts w:cstheme="minorHAnsi"/>
          <w:color w:val="0000FF"/>
          <w:sz w:val="18"/>
          <w:szCs w:val="18"/>
        </w:rPr>
        <w:t>&gt;</w:t>
      </w:r>
    </w:p>
    <w:p w:rsidR="00140E6B" w:rsidRPr="00D1481B" w:rsidRDefault="00140E6B" w:rsidP="00140E6B">
      <w:pPr>
        <w:pBdr>
          <w:bottom w:val="single" w:sz="6" w:space="0" w:color="auto"/>
        </w:pBdr>
        <w:rPr>
          <w:rFonts w:cstheme="minorHAnsi"/>
          <w:sz w:val="18"/>
          <w:szCs w:val="18"/>
        </w:rPr>
      </w:pPr>
      <w:r w:rsidRPr="00D1481B">
        <w:rPr>
          <w:rFonts w:cstheme="minorHAnsi"/>
          <w:color w:val="000000"/>
          <w:sz w:val="18"/>
          <w:szCs w:val="18"/>
          <w:highlight w:val="yellow"/>
        </w:rPr>
        <w:t>&lt;?php</w:t>
      </w:r>
      <w:r w:rsidRPr="00D1481B">
        <w:rPr>
          <w:rFonts w:cstheme="minorHAnsi"/>
          <w:color w:val="000000"/>
          <w:sz w:val="18"/>
          <w:szCs w:val="18"/>
        </w:rPr>
        <w:t xml:space="preserve"> themify_product_title_end(); </w:t>
      </w:r>
      <w:r w:rsidRPr="00D1481B">
        <w:rPr>
          <w:rFonts w:cstheme="minorHAnsi"/>
          <w:color w:val="000000"/>
          <w:sz w:val="18"/>
          <w:szCs w:val="18"/>
          <w:highlight w:val="yellow"/>
        </w:rPr>
        <w:t>?&gt;</w:t>
      </w:r>
      <w:r w:rsidRPr="00D1481B">
        <w:rPr>
          <w:rFonts w:cstheme="minorHAnsi"/>
          <w:color w:val="0000FF"/>
          <w:sz w:val="18"/>
          <w:szCs w:val="18"/>
        </w:rPr>
        <w:t>&lt;/</w:t>
      </w:r>
      <w:r w:rsidRPr="00D1481B">
        <w:rPr>
          <w:rFonts w:cstheme="minorHAnsi"/>
          <w:color w:val="800000"/>
          <w:sz w:val="18"/>
          <w:szCs w:val="18"/>
        </w:rPr>
        <w:t>h3</w:t>
      </w:r>
      <w:r w:rsidRPr="00D1481B">
        <w:rPr>
          <w:rFonts w:cstheme="minorHAnsi"/>
          <w:color w:val="0000FF"/>
          <w:sz w:val="18"/>
          <w:szCs w:val="18"/>
        </w:rPr>
        <w:t>&gt;</w:t>
      </w:r>
    </w:p>
    <w:p w:rsidR="00E808E1" w:rsidRDefault="00E808E1" w:rsidP="00140E6B">
      <w:pPr>
        <w:pBdr>
          <w:bottom w:val="single" w:sz="6" w:space="0" w:color="auto"/>
        </w:pBdr>
        <w:rPr>
          <w:rFonts w:cstheme="minorHAnsi"/>
          <w:sz w:val="18"/>
          <w:szCs w:val="18"/>
        </w:rPr>
      </w:pPr>
    </w:p>
    <w:p w:rsidR="00A55AAE" w:rsidRPr="00D1481B" w:rsidRDefault="00012147" w:rsidP="00140E6B">
      <w:pPr>
        <w:pBdr>
          <w:bottom w:val="single" w:sz="6" w:space="0" w:color="auto"/>
        </w:pBdr>
        <w:rPr>
          <w:rFonts w:cstheme="minorHAnsi"/>
          <w:sz w:val="18"/>
          <w:szCs w:val="18"/>
        </w:rPr>
      </w:pPr>
      <w:hyperlink r:id="rId118" w:history="1">
        <w:r w:rsidR="00A55AAE">
          <w:t>https://themify.me/docs/hooks</w:t>
        </w:r>
      </w:hyperlink>
    </w:p>
    <w:p w:rsidR="00140E6B" w:rsidRPr="00D1481B" w:rsidRDefault="00140E6B" w:rsidP="00140E6B">
      <w:pPr>
        <w:pBdr>
          <w:bottom w:val="single" w:sz="6" w:space="0" w:color="auto"/>
        </w:pBdr>
        <w:rPr>
          <w:rFonts w:cstheme="minorHAnsi"/>
          <w:sz w:val="18"/>
          <w:szCs w:val="18"/>
        </w:rPr>
      </w:pPr>
    </w:p>
    <w:p w:rsidR="00140E6B" w:rsidRPr="00D1481B" w:rsidRDefault="00140E6B" w:rsidP="00140E6B">
      <w:pPr>
        <w:pBdr>
          <w:bottom w:val="single" w:sz="6" w:space="0" w:color="auto"/>
        </w:pBdr>
        <w:rPr>
          <w:rFonts w:cstheme="minorHAnsi"/>
          <w:sz w:val="18"/>
          <w:szCs w:val="18"/>
        </w:rPr>
      </w:pPr>
    </w:p>
    <w:p w:rsidR="00B63273" w:rsidRPr="00D1481B" w:rsidRDefault="00B63273" w:rsidP="00E15D2C">
      <w:pPr>
        <w:rPr>
          <w:rFonts w:cstheme="minorHAnsi"/>
          <w:sz w:val="18"/>
          <w:szCs w:val="18"/>
        </w:rPr>
      </w:pPr>
    </w:p>
    <w:p w:rsidR="00046802" w:rsidRDefault="00046802">
      <w:pPr>
        <w:rPr>
          <w:rFonts w:cstheme="minorHAnsi"/>
          <w:sz w:val="18"/>
          <w:szCs w:val="18"/>
        </w:rPr>
      </w:pPr>
      <w:r>
        <w:rPr>
          <w:rFonts w:cstheme="minorHAnsi"/>
          <w:sz w:val="18"/>
          <w:szCs w:val="18"/>
        </w:rPr>
        <w:br w:type="page"/>
      </w:r>
    </w:p>
    <w:p w:rsidR="003B29DF" w:rsidRPr="006F23A2" w:rsidRDefault="00012147" w:rsidP="00E15D2C">
      <w:pPr>
        <w:rPr>
          <w:rFonts w:cstheme="minorHAnsi"/>
          <w:sz w:val="18"/>
          <w:szCs w:val="18"/>
        </w:rPr>
      </w:pPr>
      <w:hyperlink r:id="rId119" w:history="1">
        <w:r w:rsidR="006F23A2" w:rsidRPr="006F23A2">
          <w:rPr>
            <w:rFonts w:cstheme="minorHAnsi"/>
            <w:sz w:val="18"/>
            <w:szCs w:val="18"/>
          </w:rPr>
          <w:t>https://developer.wordpress.org/themes/functionality/administration-menus/</w:t>
        </w:r>
      </w:hyperlink>
    </w:p>
    <w:p w:rsidR="00046802" w:rsidRPr="00CE6A85" w:rsidRDefault="00046802" w:rsidP="00046802">
      <w:pPr>
        <w:spacing w:before="100" w:beforeAutospacing="1" w:after="100" w:afterAutospacing="1" w:line="240" w:lineRule="auto"/>
        <w:jc w:val="center"/>
        <w:textAlignment w:val="baseline"/>
        <w:outlineLvl w:val="0"/>
        <w:rPr>
          <w:rFonts w:eastAsia="Times New Roman" w:cstheme="minorHAnsi"/>
          <w:b/>
          <w:color w:val="404040"/>
          <w:kern w:val="36"/>
          <w:szCs w:val="18"/>
        </w:rPr>
      </w:pPr>
      <w:r w:rsidRPr="00CE6A85">
        <w:rPr>
          <w:rFonts w:eastAsia="Times New Roman" w:cstheme="minorHAnsi"/>
          <w:b/>
          <w:color w:val="404040"/>
          <w:kern w:val="36"/>
          <w:szCs w:val="18"/>
        </w:rPr>
        <w:t>Core-Supported Features</w:t>
      </w:r>
    </w:p>
    <w:p w:rsidR="00E262E6" w:rsidRPr="006F23A2" w:rsidRDefault="00E262E6" w:rsidP="00CF1D63">
      <w:pPr>
        <w:pStyle w:val="BalloonText"/>
        <w:numPr>
          <w:ilvl w:val="1"/>
          <w:numId w:val="15"/>
        </w:numPr>
        <w:spacing w:before="100" w:beforeAutospacing="1"/>
        <w:jc w:val="center"/>
        <w:textAlignment w:val="baseline"/>
        <w:outlineLvl w:val="0"/>
        <w:rPr>
          <w:rFonts w:eastAsia="Times New Roman" w:cstheme="minorHAnsi"/>
          <w:b/>
          <w:color w:val="404040"/>
          <w:kern w:val="36"/>
          <w:sz w:val="20"/>
          <w:szCs w:val="18"/>
          <w:u w:val="single"/>
        </w:rPr>
      </w:pPr>
      <w:r w:rsidRPr="006F23A2">
        <w:rPr>
          <w:rFonts w:eastAsia="Times New Roman" w:cstheme="minorHAnsi"/>
          <w:b/>
          <w:color w:val="404040"/>
          <w:kern w:val="36"/>
          <w:sz w:val="20"/>
          <w:szCs w:val="18"/>
          <w:u w:val="single"/>
        </w:rPr>
        <w:t>Administration Menus</w:t>
      </w:r>
    </w:p>
    <w:p w:rsidR="00E262E6" w:rsidRPr="00CE6A85" w:rsidRDefault="00E262E6" w:rsidP="00E262E6">
      <w:pPr>
        <w:rPr>
          <w:rFonts w:cstheme="minorHAnsi"/>
          <w:sz w:val="18"/>
          <w:szCs w:val="18"/>
        </w:rPr>
      </w:pPr>
      <w:r w:rsidRPr="00CE6A85">
        <w:rPr>
          <w:rFonts w:cstheme="minorHAnsi"/>
          <w:color w:val="404040"/>
          <w:sz w:val="18"/>
          <w:szCs w:val="18"/>
          <w:shd w:val="clear" w:color="auto" w:fill="FFFFFF"/>
        </w:rPr>
        <w:t>Theme authors might need to provide a settings screen, so users can customize how their theme is used or works. The best way to do this is to create an administration menu item that allows the user to access that settings screen from all the administration screens.</w:t>
      </w:r>
    </w:p>
    <w:p w:rsidR="00E262E6" w:rsidRPr="00CE6A85" w:rsidRDefault="00E262E6" w:rsidP="00E262E6">
      <w:pPr>
        <w:pStyle w:val="Heading2"/>
        <w:spacing w:before="0"/>
        <w:textAlignment w:val="baseline"/>
        <w:rPr>
          <w:rFonts w:asciiTheme="minorHAnsi" w:hAnsiTheme="minorHAnsi" w:cstheme="minorHAnsi"/>
          <w:b w:val="0"/>
          <w:bCs w:val="0"/>
          <w:color w:val="1E1E1E"/>
          <w:sz w:val="18"/>
          <w:szCs w:val="18"/>
        </w:rPr>
      </w:pPr>
      <w:r w:rsidRPr="00CE6A85">
        <w:rPr>
          <w:rFonts w:asciiTheme="minorHAnsi" w:hAnsiTheme="minorHAnsi" w:cstheme="minorHAnsi"/>
          <w:b w:val="0"/>
          <w:bCs w:val="0"/>
          <w:color w:val="1E1E1E"/>
          <w:sz w:val="18"/>
          <w:szCs w:val="18"/>
        </w:rPr>
        <w:t>Function Reference </w:t>
      </w:r>
      <w:hyperlink r:id="rId120" w:anchor="function-reference" w:history="1">
        <w:r w:rsidRPr="00CE6A85">
          <w:rPr>
            <w:rFonts w:asciiTheme="minorHAnsi" w:hAnsiTheme="minorHAnsi" w:cstheme="minorHAnsi"/>
            <w:b w:val="0"/>
            <w:bCs w:val="0"/>
            <w:color w:val="21759B"/>
            <w:sz w:val="18"/>
            <w:szCs w:val="18"/>
            <w:bdr w:val="none" w:sz="0" w:space="0" w:color="auto" w:frame="1"/>
          </w:rPr>
          <w:t>#</w:t>
        </w:r>
        <w:r w:rsidRPr="00CE6A85">
          <w:rPr>
            <w:rStyle w:val="screen-reader-text"/>
            <w:rFonts w:asciiTheme="minorHAnsi" w:hAnsiTheme="minorHAnsi" w:cstheme="minorHAnsi"/>
            <w:b w:val="0"/>
            <w:bCs w:val="0"/>
            <w:color w:val="21759B"/>
            <w:sz w:val="18"/>
            <w:szCs w:val="18"/>
            <w:bdr w:val="none" w:sz="0" w:space="0" w:color="auto" w:frame="1"/>
          </w:rPr>
          <w:t>Function Reference</w:t>
        </w:r>
      </w:hyperlink>
    </w:p>
    <w:p w:rsidR="00E262E6" w:rsidRPr="00CE6A85" w:rsidRDefault="00E262E6" w:rsidP="00CE6A85">
      <w:pPr>
        <w:pStyle w:val="Heading1"/>
        <w:spacing w:after="0" w:afterAutospacing="0"/>
        <w:rPr>
          <w:rFonts w:asciiTheme="minorHAnsi" w:hAnsiTheme="minorHAnsi" w:cstheme="minorHAnsi"/>
          <w:sz w:val="18"/>
          <w:szCs w:val="18"/>
        </w:rPr>
      </w:pPr>
      <w:r w:rsidRPr="00CE6A85">
        <w:rPr>
          <w:rFonts w:asciiTheme="minorHAnsi" w:hAnsiTheme="minorHAnsi" w:cstheme="minorHAnsi"/>
          <w:sz w:val="18"/>
          <w:szCs w:val="18"/>
        </w:rPr>
        <w:t>Menu Pages </w:t>
      </w:r>
      <w:hyperlink r:id="rId121" w:anchor="menu-page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Menu Pages</w:t>
        </w:r>
      </w:hyperlink>
    </w:p>
    <w:p w:rsidR="00E262E6" w:rsidRPr="00CE6A85" w:rsidRDefault="00012147" w:rsidP="002636CE">
      <w:pPr>
        <w:spacing w:after="0"/>
        <w:textAlignment w:val="baseline"/>
        <w:rPr>
          <w:rFonts w:cstheme="minorHAnsi"/>
          <w:color w:val="555555"/>
          <w:sz w:val="18"/>
          <w:szCs w:val="18"/>
        </w:rPr>
      </w:pPr>
      <w:hyperlink r:id="rId122" w:history="1">
        <w:r w:rsidR="00E262E6" w:rsidRPr="00CE6A85">
          <w:rPr>
            <w:rFonts w:cstheme="minorHAnsi"/>
            <w:color w:val="21759B"/>
            <w:sz w:val="18"/>
            <w:szCs w:val="18"/>
            <w:bdr w:val="none" w:sz="0" w:space="0" w:color="auto" w:frame="1"/>
          </w:rPr>
          <w:t>add_menu_page()</w:t>
        </w:r>
      </w:hyperlink>
      <w:r w:rsidR="00E262E6" w:rsidRPr="00CE6A85">
        <w:rPr>
          <w:rFonts w:cstheme="minorHAnsi"/>
          <w:color w:val="555555"/>
          <w:sz w:val="18"/>
          <w:szCs w:val="18"/>
        </w:rPr>
        <w:br/>
      </w:r>
      <w:hyperlink r:id="rId123" w:history="1">
        <w:r w:rsidR="00E262E6" w:rsidRPr="00CE6A85">
          <w:rPr>
            <w:rFonts w:cstheme="minorHAnsi"/>
            <w:color w:val="21759B"/>
            <w:sz w:val="18"/>
            <w:szCs w:val="18"/>
            <w:bdr w:val="none" w:sz="0" w:space="0" w:color="auto" w:frame="1"/>
          </w:rPr>
          <w:t>add_object_page()</w:t>
        </w:r>
      </w:hyperlink>
      <w:r w:rsidR="00E262E6" w:rsidRPr="00CE6A85">
        <w:rPr>
          <w:rFonts w:cstheme="minorHAnsi"/>
          <w:color w:val="555555"/>
          <w:sz w:val="18"/>
          <w:szCs w:val="18"/>
        </w:rPr>
        <w:br/>
      </w:r>
      <w:hyperlink r:id="rId124" w:history="1">
        <w:r w:rsidR="00E262E6" w:rsidRPr="00CE6A85">
          <w:rPr>
            <w:rFonts w:cstheme="minorHAnsi"/>
            <w:color w:val="21759B"/>
            <w:sz w:val="18"/>
            <w:szCs w:val="18"/>
            <w:bdr w:val="none" w:sz="0" w:space="0" w:color="auto" w:frame="1"/>
          </w:rPr>
          <w:t>add_utility_page()</w:t>
        </w:r>
      </w:hyperlink>
      <w:r w:rsidR="00E262E6" w:rsidRPr="00CE6A85">
        <w:rPr>
          <w:rFonts w:cstheme="minorHAnsi"/>
          <w:color w:val="555555"/>
          <w:sz w:val="18"/>
          <w:szCs w:val="18"/>
        </w:rPr>
        <w:br/>
      </w:r>
      <w:hyperlink r:id="rId125" w:history="1">
        <w:r w:rsidR="00E262E6" w:rsidRPr="00CE6A85">
          <w:rPr>
            <w:rFonts w:cstheme="minorHAnsi"/>
            <w:color w:val="21759B"/>
            <w:sz w:val="18"/>
            <w:szCs w:val="18"/>
            <w:bdr w:val="none" w:sz="0" w:space="0" w:color="auto" w:frame="1"/>
          </w:rPr>
          <w:t>remove_menu_page()</w:t>
        </w:r>
      </w:hyperlink>
    </w:p>
    <w:p w:rsidR="00E262E6" w:rsidRPr="00CE6A85" w:rsidRDefault="00E262E6" w:rsidP="00CE6A85">
      <w:pPr>
        <w:pStyle w:val="Heading1"/>
        <w:spacing w:after="0" w:afterAutospacing="0"/>
        <w:rPr>
          <w:rFonts w:asciiTheme="minorHAnsi" w:hAnsiTheme="minorHAnsi" w:cstheme="minorHAnsi"/>
          <w:sz w:val="18"/>
          <w:szCs w:val="18"/>
        </w:rPr>
      </w:pPr>
      <w:r w:rsidRPr="00CE6A85">
        <w:rPr>
          <w:rFonts w:asciiTheme="minorHAnsi" w:hAnsiTheme="minorHAnsi" w:cstheme="minorHAnsi"/>
          <w:sz w:val="18"/>
          <w:szCs w:val="18"/>
        </w:rPr>
        <w:t>Sub-menu Pages </w:t>
      </w:r>
      <w:hyperlink r:id="rId126" w:anchor="sub-menu-page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Sub-menu Pages</w:t>
        </w:r>
      </w:hyperlink>
    </w:p>
    <w:p w:rsidR="00E262E6" w:rsidRPr="00CE6A85" w:rsidRDefault="00012147" w:rsidP="002636CE">
      <w:pPr>
        <w:spacing w:after="0"/>
        <w:textAlignment w:val="baseline"/>
        <w:rPr>
          <w:rFonts w:cstheme="minorHAnsi"/>
          <w:color w:val="555555"/>
          <w:sz w:val="18"/>
          <w:szCs w:val="18"/>
        </w:rPr>
      </w:pPr>
      <w:hyperlink r:id="rId127" w:history="1">
        <w:r w:rsidR="00E262E6" w:rsidRPr="00CE6A85">
          <w:rPr>
            <w:rFonts w:cstheme="minorHAnsi"/>
            <w:color w:val="21759B"/>
            <w:sz w:val="18"/>
            <w:szCs w:val="18"/>
            <w:bdr w:val="none" w:sz="0" w:space="0" w:color="auto" w:frame="1"/>
          </w:rPr>
          <w:t>add_submenu_page()</w:t>
        </w:r>
      </w:hyperlink>
      <w:r w:rsidR="00E262E6" w:rsidRPr="00CE6A85">
        <w:rPr>
          <w:rFonts w:cstheme="minorHAnsi"/>
          <w:color w:val="555555"/>
          <w:sz w:val="18"/>
          <w:szCs w:val="18"/>
        </w:rPr>
        <w:br/>
      </w:r>
      <w:hyperlink r:id="rId128" w:history="1">
        <w:r w:rsidR="00E262E6" w:rsidRPr="00CE6A85">
          <w:rPr>
            <w:rFonts w:cstheme="minorHAnsi"/>
            <w:color w:val="21759B"/>
            <w:sz w:val="18"/>
            <w:szCs w:val="18"/>
            <w:bdr w:val="none" w:sz="0" w:space="0" w:color="auto" w:frame="1"/>
          </w:rPr>
          <w:t>remove_submenu_page()</w:t>
        </w:r>
      </w:hyperlink>
    </w:p>
    <w:p w:rsidR="00E262E6" w:rsidRPr="00CE6A85" w:rsidRDefault="00E262E6" w:rsidP="00CE6A85">
      <w:pPr>
        <w:pStyle w:val="Heading1"/>
        <w:spacing w:after="0" w:afterAutospacing="0"/>
        <w:rPr>
          <w:rFonts w:asciiTheme="minorHAnsi" w:hAnsiTheme="minorHAnsi" w:cstheme="minorHAnsi"/>
          <w:sz w:val="18"/>
          <w:szCs w:val="18"/>
        </w:rPr>
      </w:pPr>
      <w:r w:rsidRPr="00CE6A85">
        <w:rPr>
          <w:rFonts w:asciiTheme="minorHAnsi" w:hAnsiTheme="minorHAnsi" w:cstheme="minorHAnsi"/>
          <w:sz w:val="18"/>
          <w:szCs w:val="18"/>
        </w:rPr>
        <w:t>WordPress Administration Menus </w:t>
      </w:r>
      <w:hyperlink r:id="rId129" w:anchor="wordpress-administration-menu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WordPress Administration Menus</w:t>
        </w:r>
      </w:hyperlink>
    </w:p>
    <w:p w:rsidR="00E262E6" w:rsidRPr="00CE6A85" w:rsidRDefault="00012147" w:rsidP="00E262E6">
      <w:pPr>
        <w:spacing w:after="0"/>
        <w:textAlignment w:val="baseline"/>
        <w:rPr>
          <w:rFonts w:cstheme="minorHAnsi"/>
          <w:color w:val="555555"/>
          <w:sz w:val="18"/>
          <w:szCs w:val="18"/>
        </w:rPr>
      </w:pPr>
      <w:hyperlink r:id="rId130" w:history="1">
        <w:r w:rsidR="00E262E6" w:rsidRPr="00CE6A85">
          <w:rPr>
            <w:rFonts w:cstheme="minorHAnsi"/>
            <w:color w:val="21759B"/>
            <w:sz w:val="18"/>
            <w:szCs w:val="18"/>
            <w:bdr w:val="none" w:sz="0" w:space="0" w:color="auto" w:frame="1"/>
          </w:rPr>
          <w:t>add_dashboard_page()</w:t>
        </w:r>
      </w:hyperlink>
      <w:r w:rsidR="00E262E6" w:rsidRPr="00CE6A85">
        <w:rPr>
          <w:rFonts w:cstheme="minorHAnsi"/>
          <w:color w:val="555555"/>
          <w:sz w:val="18"/>
          <w:szCs w:val="18"/>
        </w:rPr>
        <w:br/>
      </w:r>
      <w:hyperlink r:id="rId131" w:history="1">
        <w:r w:rsidR="00E262E6" w:rsidRPr="00CE6A85">
          <w:rPr>
            <w:rFonts w:cstheme="minorHAnsi"/>
            <w:color w:val="21759B"/>
            <w:sz w:val="18"/>
            <w:szCs w:val="18"/>
            <w:bdr w:val="none" w:sz="0" w:space="0" w:color="auto" w:frame="1"/>
          </w:rPr>
          <w:t>add_posts_page()</w:t>
        </w:r>
      </w:hyperlink>
      <w:r w:rsidR="00E262E6" w:rsidRPr="00CE6A85">
        <w:rPr>
          <w:rFonts w:cstheme="minorHAnsi"/>
          <w:color w:val="555555"/>
          <w:sz w:val="18"/>
          <w:szCs w:val="18"/>
        </w:rPr>
        <w:br/>
      </w:r>
      <w:hyperlink r:id="rId132" w:history="1">
        <w:r w:rsidR="00E262E6" w:rsidRPr="00CE6A85">
          <w:rPr>
            <w:rFonts w:cstheme="minorHAnsi"/>
            <w:color w:val="21759B"/>
            <w:sz w:val="18"/>
            <w:szCs w:val="18"/>
            <w:bdr w:val="none" w:sz="0" w:space="0" w:color="auto" w:frame="1"/>
          </w:rPr>
          <w:t>add_media_page()</w:t>
        </w:r>
      </w:hyperlink>
      <w:r w:rsidR="00E262E6" w:rsidRPr="00CE6A85">
        <w:rPr>
          <w:rFonts w:cstheme="minorHAnsi"/>
          <w:color w:val="555555"/>
          <w:sz w:val="18"/>
          <w:szCs w:val="18"/>
        </w:rPr>
        <w:br/>
      </w:r>
      <w:hyperlink r:id="rId133" w:history="1">
        <w:r w:rsidR="00E262E6" w:rsidRPr="00CE6A85">
          <w:rPr>
            <w:rFonts w:cstheme="minorHAnsi"/>
            <w:color w:val="21759B"/>
            <w:sz w:val="18"/>
            <w:szCs w:val="18"/>
            <w:bdr w:val="none" w:sz="0" w:space="0" w:color="auto" w:frame="1"/>
          </w:rPr>
          <w:t>add_links_page()</w:t>
        </w:r>
      </w:hyperlink>
      <w:r w:rsidR="00E262E6" w:rsidRPr="00CE6A85">
        <w:rPr>
          <w:rFonts w:cstheme="minorHAnsi"/>
          <w:color w:val="555555"/>
          <w:sz w:val="18"/>
          <w:szCs w:val="18"/>
        </w:rPr>
        <w:br/>
      </w:r>
      <w:hyperlink r:id="rId134" w:history="1">
        <w:r w:rsidR="00E262E6" w:rsidRPr="00CE6A85">
          <w:rPr>
            <w:rFonts w:cstheme="minorHAnsi"/>
            <w:color w:val="21759B"/>
            <w:sz w:val="18"/>
            <w:szCs w:val="18"/>
            <w:bdr w:val="none" w:sz="0" w:space="0" w:color="auto" w:frame="1"/>
          </w:rPr>
          <w:t>add_pages_page()</w:t>
        </w:r>
      </w:hyperlink>
      <w:r w:rsidR="00E262E6" w:rsidRPr="00CE6A85">
        <w:rPr>
          <w:rFonts w:cstheme="minorHAnsi"/>
          <w:color w:val="555555"/>
          <w:sz w:val="18"/>
          <w:szCs w:val="18"/>
        </w:rPr>
        <w:br/>
      </w:r>
      <w:hyperlink r:id="rId135" w:history="1">
        <w:r w:rsidR="00E262E6" w:rsidRPr="00CE6A85">
          <w:rPr>
            <w:rFonts w:cstheme="minorHAnsi"/>
            <w:color w:val="21759B"/>
            <w:sz w:val="18"/>
            <w:szCs w:val="18"/>
            <w:bdr w:val="none" w:sz="0" w:space="0" w:color="auto" w:frame="1"/>
          </w:rPr>
          <w:t>add_comments_page()</w:t>
        </w:r>
      </w:hyperlink>
      <w:r w:rsidR="00E262E6" w:rsidRPr="00CE6A85">
        <w:rPr>
          <w:rFonts w:cstheme="minorHAnsi"/>
          <w:color w:val="555555"/>
          <w:sz w:val="18"/>
          <w:szCs w:val="18"/>
        </w:rPr>
        <w:br/>
      </w:r>
      <w:hyperlink r:id="rId136" w:history="1">
        <w:r w:rsidR="00E262E6" w:rsidRPr="00CE6A85">
          <w:rPr>
            <w:rFonts w:cstheme="minorHAnsi"/>
            <w:color w:val="21759B"/>
            <w:sz w:val="18"/>
            <w:szCs w:val="18"/>
            <w:bdr w:val="none" w:sz="0" w:space="0" w:color="auto" w:frame="1"/>
          </w:rPr>
          <w:t>add_theme_page()</w:t>
        </w:r>
      </w:hyperlink>
      <w:r w:rsidR="00E262E6" w:rsidRPr="00CE6A85">
        <w:rPr>
          <w:rFonts w:cstheme="minorHAnsi"/>
          <w:color w:val="555555"/>
          <w:sz w:val="18"/>
          <w:szCs w:val="18"/>
        </w:rPr>
        <w:br/>
      </w:r>
      <w:hyperlink r:id="rId137" w:history="1">
        <w:r w:rsidR="00E262E6" w:rsidRPr="00CE6A85">
          <w:rPr>
            <w:rFonts w:cstheme="minorHAnsi"/>
            <w:color w:val="21759B"/>
            <w:sz w:val="18"/>
            <w:szCs w:val="18"/>
            <w:bdr w:val="none" w:sz="0" w:space="0" w:color="auto" w:frame="1"/>
          </w:rPr>
          <w:t>add_plugins_page()</w:t>
        </w:r>
      </w:hyperlink>
      <w:r w:rsidR="00E262E6" w:rsidRPr="00CE6A85">
        <w:rPr>
          <w:rFonts w:cstheme="minorHAnsi"/>
          <w:color w:val="555555"/>
          <w:sz w:val="18"/>
          <w:szCs w:val="18"/>
        </w:rPr>
        <w:br/>
      </w:r>
      <w:hyperlink r:id="rId138" w:history="1">
        <w:r w:rsidR="00E262E6" w:rsidRPr="00CE6A85">
          <w:rPr>
            <w:rFonts w:cstheme="minorHAnsi"/>
            <w:color w:val="21759B"/>
            <w:sz w:val="18"/>
            <w:szCs w:val="18"/>
            <w:bdr w:val="none" w:sz="0" w:space="0" w:color="auto" w:frame="1"/>
          </w:rPr>
          <w:t>add_users_page()</w:t>
        </w:r>
      </w:hyperlink>
      <w:r w:rsidR="00E262E6" w:rsidRPr="00CE6A85">
        <w:rPr>
          <w:rFonts w:cstheme="minorHAnsi"/>
          <w:color w:val="555555"/>
          <w:sz w:val="18"/>
          <w:szCs w:val="18"/>
        </w:rPr>
        <w:br/>
      </w:r>
      <w:hyperlink r:id="rId139" w:history="1">
        <w:r w:rsidR="00E262E6" w:rsidRPr="00CE6A85">
          <w:rPr>
            <w:rFonts w:cstheme="minorHAnsi"/>
            <w:color w:val="21759B"/>
            <w:sz w:val="18"/>
            <w:szCs w:val="18"/>
            <w:bdr w:val="none" w:sz="0" w:space="0" w:color="auto" w:frame="1"/>
          </w:rPr>
          <w:t>add_management_page()</w:t>
        </w:r>
      </w:hyperlink>
      <w:r w:rsidR="00E262E6" w:rsidRPr="00CE6A85">
        <w:rPr>
          <w:rFonts w:cstheme="minorHAnsi"/>
          <w:color w:val="555555"/>
          <w:sz w:val="18"/>
          <w:szCs w:val="18"/>
        </w:rPr>
        <w:br/>
      </w:r>
      <w:hyperlink r:id="rId140" w:history="1">
        <w:r w:rsidR="00E262E6" w:rsidRPr="00CE6A85">
          <w:rPr>
            <w:rFonts w:cstheme="minorHAnsi"/>
            <w:color w:val="21759B"/>
            <w:sz w:val="18"/>
            <w:szCs w:val="18"/>
            <w:bdr w:val="none" w:sz="0" w:space="0" w:color="auto" w:frame="1"/>
          </w:rPr>
          <w:t>add_options_page()</w:t>
        </w:r>
      </w:hyperlink>
    </w:p>
    <w:p w:rsidR="00E262E6" w:rsidRPr="00CE6A85" w:rsidRDefault="00E262E6" w:rsidP="0089591D">
      <w:pPr>
        <w:pStyle w:val="toc-jump"/>
        <w:spacing w:before="0" w:beforeAutospacing="0" w:after="0" w:afterAutospacing="0"/>
        <w:jc w:val="center"/>
        <w:textAlignment w:val="baseline"/>
        <w:rPr>
          <w:rFonts w:asciiTheme="minorHAnsi" w:hAnsiTheme="minorHAnsi" w:cstheme="minorHAnsi"/>
          <w:color w:val="555555"/>
          <w:sz w:val="18"/>
          <w:szCs w:val="18"/>
        </w:rPr>
      </w:pPr>
    </w:p>
    <w:p w:rsidR="00E262E6" w:rsidRPr="00CE6A85" w:rsidRDefault="00E262E6" w:rsidP="00E262E6">
      <w:pPr>
        <w:pStyle w:val="Heading2"/>
        <w:spacing w:before="0"/>
        <w:textAlignment w:val="baseline"/>
        <w:rPr>
          <w:rFonts w:asciiTheme="minorHAnsi" w:hAnsiTheme="minorHAnsi" w:cstheme="minorHAnsi"/>
          <w:bCs w:val="0"/>
          <w:color w:val="1E1E1E"/>
          <w:sz w:val="18"/>
          <w:szCs w:val="18"/>
        </w:rPr>
      </w:pPr>
      <w:r w:rsidRPr="00CE6A85">
        <w:rPr>
          <w:rFonts w:asciiTheme="minorHAnsi" w:hAnsiTheme="minorHAnsi" w:cstheme="minorHAnsi"/>
          <w:bCs w:val="0"/>
          <w:color w:val="1E1E1E"/>
          <w:sz w:val="18"/>
          <w:szCs w:val="18"/>
        </w:rPr>
        <w:t>Every Plot Needs a Hook </w:t>
      </w:r>
      <w:hyperlink r:id="rId141" w:anchor="every-plot-needs-a-hook" w:history="1">
        <w:r w:rsidRPr="00CE6A85">
          <w:rPr>
            <w:rFonts w:asciiTheme="minorHAnsi" w:hAnsiTheme="minorHAnsi" w:cstheme="minorHAnsi"/>
            <w:bCs w:val="0"/>
            <w:color w:val="21759B"/>
            <w:sz w:val="18"/>
            <w:szCs w:val="18"/>
            <w:bdr w:val="none" w:sz="0" w:space="0" w:color="auto" w:frame="1"/>
          </w:rPr>
          <w:t>#</w:t>
        </w:r>
        <w:r w:rsidRPr="00CE6A85">
          <w:rPr>
            <w:rStyle w:val="screen-reader-text"/>
            <w:rFonts w:asciiTheme="minorHAnsi" w:hAnsiTheme="minorHAnsi" w:cstheme="minorHAnsi"/>
            <w:bCs w:val="0"/>
            <w:color w:val="21759B"/>
            <w:sz w:val="18"/>
            <w:szCs w:val="18"/>
            <w:bdr w:val="none" w:sz="0" w:space="0" w:color="auto" w:frame="1"/>
          </w:rPr>
          <w:t>Every Plot Needs a Hook</w:t>
        </w:r>
      </w:hyperlink>
    </w:p>
    <w:p w:rsidR="00E262E6" w:rsidRPr="00CE6A85" w:rsidRDefault="00E262E6" w:rsidP="002636CE">
      <w:pPr>
        <w:spacing w:after="0"/>
        <w:textAlignment w:val="baseline"/>
        <w:rPr>
          <w:rFonts w:cstheme="minorHAnsi"/>
          <w:color w:val="555555"/>
          <w:sz w:val="18"/>
          <w:szCs w:val="18"/>
        </w:rPr>
      </w:pPr>
      <w:r w:rsidRPr="00CE6A85">
        <w:rPr>
          <w:rFonts w:cstheme="minorHAnsi"/>
          <w:color w:val="555555"/>
          <w:sz w:val="18"/>
          <w:szCs w:val="18"/>
        </w:rPr>
        <w:t>To add an administration menu, there are three things you need to do:</w:t>
      </w:r>
    </w:p>
    <w:p w:rsidR="00E262E6" w:rsidRPr="00CE6A85" w:rsidRDefault="00E262E6" w:rsidP="00CF1D63">
      <w:pPr>
        <w:numPr>
          <w:ilvl w:val="0"/>
          <w:numId w:val="26"/>
        </w:numPr>
        <w:spacing w:after="0" w:line="240" w:lineRule="auto"/>
        <w:textAlignment w:val="baseline"/>
        <w:rPr>
          <w:rFonts w:cstheme="minorHAnsi"/>
          <w:color w:val="555555"/>
          <w:sz w:val="18"/>
          <w:szCs w:val="18"/>
        </w:rPr>
      </w:pPr>
      <w:r w:rsidRPr="00CE6A85">
        <w:rPr>
          <w:rFonts w:cstheme="minorHAnsi"/>
          <w:color w:val="555555"/>
          <w:sz w:val="18"/>
          <w:szCs w:val="18"/>
        </w:rPr>
        <w:t>Create a function that contains the menu-building code.</w:t>
      </w:r>
    </w:p>
    <w:p w:rsidR="00E262E6" w:rsidRPr="00CE6A85" w:rsidRDefault="00E262E6" w:rsidP="00CF1D63">
      <w:pPr>
        <w:numPr>
          <w:ilvl w:val="0"/>
          <w:numId w:val="26"/>
        </w:numPr>
        <w:spacing w:after="0" w:line="240" w:lineRule="auto"/>
        <w:textAlignment w:val="baseline"/>
        <w:rPr>
          <w:rFonts w:cstheme="minorHAnsi"/>
          <w:color w:val="555555"/>
          <w:sz w:val="18"/>
          <w:szCs w:val="18"/>
        </w:rPr>
      </w:pPr>
      <w:r w:rsidRPr="00CE6A85">
        <w:rPr>
          <w:rFonts w:cstheme="minorHAnsi"/>
          <w:color w:val="555555"/>
          <w:sz w:val="18"/>
          <w:szCs w:val="18"/>
        </w:rPr>
        <w:t>Register the above function using the </w:t>
      </w:r>
      <w:r w:rsidRPr="00CE6A85">
        <w:rPr>
          <w:rStyle w:val="p"/>
          <w:rFonts w:cstheme="minorHAnsi"/>
          <w:color w:val="000000"/>
          <w:sz w:val="18"/>
          <w:szCs w:val="18"/>
          <w:bdr w:val="none" w:sz="0" w:space="0" w:color="auto" w:frame="1"/>
        </w:rPr>
        <w:t>admin_menu</w:t>
      </w:r>
      <w:r w:rsidRPr="00CE6A85">
        <w:rPr>
          <w:rFonts w:cstheme="minorHAnsi"/>
          <w:color w:val="555555"/>
          <w:sz w:val="18"/>
          <w:szCs w:val="18"/>
        </w:rPr>
        <w:t> action hook – or </w:t>
      </w:r>
      <w:r w:rsidRPr="00CE6A85">
        <w:rPr>
          <w:rStyle w:val="p"/>
          <w:rFonts w:cstheme="minorHAnsi"/>
          <w:color w:val="000000"/>
          <w:sz w:val="18"/>
          <w:szCs w:val="18"/>
          <w:bdr w:val="none" w:sz="0" w:space="0" w:color="auto" w:frame="1"/>
        </w:rPr>
        <w:t>network_admin_menu</w:t>
      </w:r>
      <w:r w:rsidRPr="00CE6A85">
        <w:rPr>
          <w:rFonts w:cstheme="minorHAnsi"/>
          <w:color w:val="555555"/>
          <w:sz w:val="18"/>
          <w:szCs w:val="18"/>
        </w:rPr>
        <w:t>, if you are adding a menu for the Network.</w:t>
      </w:r>
    </w:p>
    <w:p w:rsidR="00E262E6" w:rsidRPr="00CE6A85" w:rsidRDefault="00E262E6" w:rsidP="00CF1D63">
      <w:pPr>
        <w:numPr>
          <w:ilvl w:val="0"/>
          <w:numId w:val="26"/>
        </w:numPr>
        <w:spacing w:after="0" w:line="240" w:lineRule="auto"/>
        <w:textAlignment w:val="baseline"/>
        <w:rPr>
          <w:rFonts w:cstheme="minorHAnsi"/>
          <w:color w:val="555555"/>
          <w:sz w:val="18"/>
          <w:szCs w:val="18"/>
        </w:rPr>
      </w:pPr>
      <w:r w:rsidRPr="00CE6A85">
        <w:rPr>
          <w:rFonts w:cstheme="minorHAnsi"/>
          <w:color w:val="555555"/>
          <w:sz w:val="18"/>
          <w:szCs w:val="18"/>
        </w:rPr>
        <w:t>Create the HTML output for the screen, displayed when the menu item is clicked.</w:t>
      </w:r>
    </w:p>
    <w:p w:rsidR="00E262E6" w:rsidRPr="00CE6A85" w:rsidRDefault="00E262E6" w:rsidP="00E262E6">
      <w:pPr>
        <w:spacing w:after="0"/>
        <w:textAlignment w:val="baseline"/>
        <w:rPr>
          <w:rFonts w:cstheme="minorHAnsi"/>
          <w:color w:val="555555"/>
          <w:sz w:val="18"/>
          <w:szCs w:val="18"/>
        </w:rPr>
      </w:pPr>
      <w:r w:rsidRPr="00CE6A85">
        <w:rPr>
          <w:rFonts w:cstheme="minorHAnsi"/>
          <w:color w:val="555555"/>
          <w:sz w:val="18"/>
          <w:szCs w:val="18"/>
        </w:rPr>
        <w:t>Most developers overlook the second step in this list. You can’t simply call the menu code. You need to put it </w:t>
      </w:r>
      <w:r w:rsidRPr="00CE6A85">
        <w:rPr>
          <w:rStyle w:val="HTMLCode"/>
          <w:rFonts w:asciiTheme="minorHAnsi" w:eastAsiaTheme="minorEastAsia" w:hAnsiTheme="minorHAnsi" w:cstheme="minorHAnsi"/>
          <w:color w:val="555555"/>
          <w:sz w:val="18"/>
          <w:szCs w:val="18"/>
          <w:bdr w:val="none" w:sz="0" w:space="0" w:color="auto" w:frame="1"/>
        </w:rPr>
        <w:t>inside a function</w:t>
      </w:r>
      <w:r w:rsidRPr="00CE6A85">
        <w:rPr>
          <w:rFonts w:cstheme="minorHAnsi"/>
          <w:color w:val="555555"/>
          <w:sz w:val="18"/>
          <w:szCs w:val="18"/>
        </w:rPr>
        <w:t>, and then register this function.</w:t>
      </w:r>
    </w:p>
    <w:p w:rsidR="00E262E6" w:rsidRDefault="00E262E6" w:rsidP="002636CE">
      <w:pPr>
        <w:spacing w:after="0"/>
        <w:textAlignment w:val="baseline"/>
        <w:rPr>
          <w:rFonts w:cstheme="minorHAnsi"/>
          <w:color w:val="555555"/>
          <w:sz w:val="18"/>
          <w:szCs w:val="18"/>
        </w:rPr>
      </w:pPr>
      <w:r w:rsidRPr="00CE6A85">
        <w:rPr>
          <w:rFonts w:cstheme="minorHAnsi"/>
          <w:color w:val="555555"/>
          <w:sz w:val="18"/>
          <w:szCs w:val="18"/>
        </w:rPr>
        <w:t>Here is a simple example of these three steps described. This will add a sub-level menu item under the Settings top-level menu. When selected, that menu item will show a very basic screen.</w:t>
      </w:r>
    </w:p>
    <w:p w:rsidR="002636CE" w:rsidRPr="00CE6A85" w:rsidRDefault="002636CE" w:rsidP="002636CE">
      <w:pPr>
        <w:spacing w:after="0"/>
        <w:textAlignment w:val="baseline"/>
        <w:rPr>
          <w:rFonts w:cstheme="minorHAnsi"/>
          <w:color w:val="555555"/>
          <w:sz w:val="18"/>
          <w:szCs w:val="18"/>
        </w:rPr>
      </w:pP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A9A9A9"/>
          <w:sz w:val="18"/>
          <w:szCs w:val="18"/>
        </w:rPr>
        <w:t>/**</w:t>
      </w:r>
      <w:r w:rsidRPr="00CE6A85">
        <w:rPr>
          <w:rFonts w:cstheme="minorHAnsi"/>
          <w:color w:val="008000"/>
          <w:sz w:val="18"/>
          <w:szCs w:val="18"/>
        </w:rPr>
        <w:t xml:space="preserve"> Step 2 (from text above). </w:t>
      </w:r>
      <w:r w:rsidRPr="00CE6A85">
        <w:rPr>
          <w:rFonts w:cstheme="minorHAnsi"/>
          <w:color w:val="A9A9A9"/>
          <w:sz w:val="18"/>
          <w:szCs w:val="18"/>
        </w:rPr>
        <w:t>*/</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add_action( </w:t>
      </w:r>
      <w:r w:rsidRPr="00CE6A85">
        <w:rPr>
          <w:rFonts w:cstheme="minorHAnsi"/>
          <w:color w:val="A31515"/>
          <w:sz w:val="18"/>
          <w:szCs w:val="18"/>
        </w:rPr>
        <w:t>'admin_menu'</w:t>
      </w:r>
      <w:r w:rsidRPr="00CE6A85">
        <w:rPr>
          <w:rFonts w:cstheme="minorHAnsi"/>
          <w:color w:val="000000"/>
          <w:sz w:val="18"/>
          <w:szCs w:val="18"/>
        </w:rPr>
        <w:t xml:space="preserve">, </w:t>
      </w:r>
      <w:r w:rsidRPr="00CE6A85">
        <w:rPr>
          <w:rFonts w:cstheme="minorHAnsi"/>
          <w:color w:val="A31515"/>
          <w:sz w:val="18"/>
          <w:szCs w:val="18"/>
        </w:rPr>
        <w:t>'my_menu'</w:t>
      </w:r>
      <w:r w:rsidRPr="00CE6A85">
        <w:rPr>
          <w:rFonts w:cstheme="minorHAnsi"/>
          <w:color w:val="000000"/>
          <w:sz w:val="18"/>
          <w:szCs w:val="18"/>
        </w:rPr>
        <w:t xml:space="preserve">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A9A9A9"/>
          <w:sz w:val="18"/>
          <w:szCs w:val="18"/>
        </w:rPr>
        <w:t>/**</w:t>
      </w:r>
      <w:r w:rsidRPr="00CE6A85">
        <w:rPr>
          <w:rFonts w:cstheme="minorHAnsi"/>
          <w:color w:val="008000"/>
          <w:sz w:val="18"/>
          <w:szCs w:val="18"/>
        </w:rPr>
        <w:t xml:space="preserve"> Step 1. </w:t>
      </w:r>
      <w:r w:rsidRPr="00CE6A85">
        <w:rPr>
          <w:rFonts w:cstheme="minorHAnsi"/>
          <w:color w:val="A9A9A9"/>
          <w:sz w:val="18"/>
          <w:szCs w:val="18"/>
        </w:rPr>
        <w:t>*/</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my_menu()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add_options_page(</w:t>
      </w:r>
      <w:r w:rsidR="00CB623C">
        <w:rPr>
          <w:rFonts w:cstheme="minorHAnsi"/>
          <w:color w:val="000000"/>
          <w:sz w:val="18"/>
          <w:szCs w:val="18"/>
        </w:rPr>
        <w:t xml:space="preserve"> </w:t>
      </w:r>
      <w:r w:rsidRPr="00CE6A85">
        <w:rPr>
          <w:rFonts w:cstheme="minorHAnsi"/>
          <w:color w:val="000000"/>
          <w:sz w:val="18"/>
          <w:szCs w:val="18"/>
        </w:rPr>
        <w:t xml:space="preserve">        </w:t>
      </w:r>
      <w:r w:rsidRPr="00CE6A85">
        <w:rPr>
          <w:rFonts w:cstheme="minorHAnsi"/>
          <w:color w:val="A31515"/>
          <w:sz w:val="18"/>
          <w:szCs w:val="18"/>
        </w:rPr>
        <w:t>'My Options'</w:t>
      </w:r>
      <w:r w:rsidRPr="00CE6A85">
        <w:rPr>
          <w:rFonts w:cstheme="minorHAnsi"/>
          <w:color w:val="000000"/>
          <w:sz w:val="18"/>
          <w:szCs w:val="18"/>
        </w:rPr>
        <w:t xml:space="preserve">,        </w:t>
      </w:r>
      <w:r w:rsidRPr="00CE6A85">
        <w:rPr>
          <w:rFonts w:cstheme="minorHAnsi"/>
          <w:color w:val="A31515"/>
          <w:sz w:val="18"/>
          <w:szCs w:val="18"/>
        </w:rPr>
        <w:t>'My Menu'</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 xml:space="preserve">,        </w:t>
      </w:r>
      <w:r w:rsidRPr="00CE6A85">
        <w:rPr>
          <w:rFonts w:cstheme="minorHAnsi"/>
          <w:color w:val="A31515"/>
          <w:sz w:val="18"/>
          <w:szCs w:val="18"/>
        </w:rPr>
        <w:t>'my-unique-identifier'</w:t>
      </w:r>
      <w:r w:rsidRPr="00CE6A85">
        <w:rPr>
          <w:rFonts w:cstheme="minorHAnsi"/>
          <w:color w:val="000000"/>
          <w:sz w:val="18"/>
          <w:szCs w:val="18"/>
        </w:rPr>
        <w:t xml:space="preserve">,        </w:t>
      </w:r>
      <w:r w:rsidRPr="00CE6A85">
        <w:rPr>
          <w:rFonts w:cstheme="minorHAnsi"/>
          <w:color w:val="A31515"/>
          <w:sz w:val="18"/>
          <w:szCs w:val="18"/>
        </w:rPr>
        <w:t>'my_options'</w:t>
      </w:r>
      <w:r w:rsidRPr="00CE6A85">
        <w:rPr>
          <w:rFonts w:cstheme="minorHAnsi"/>
          <w:color w:val="000000"/>
          <w:sz w:val="18"/>
          <w:szCs w:val="18"/>
        </w:rPr>
        <w:t xml:space="preserve">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A9A9A9"/>
          <w:sz w:val="18"/>
          <w:szCs w:val="18"/>
        </w:rPr>
        <w:t>/**</w:t>
      </w:r>
      <w:r w:rsidRPr="00CE6A85">
        <w:rPr>
          <w:rFonts w:cstheme="minorHAnsi"/>
          <w:color w:val="008000"/>
          <w:sz w:val="18"/>
          <w:szCs w:val="18"/>
        </w:rPr>
        <w:t xml:space="preserve"> Step 3. </w:t>
      </w:r>
      <w:r w:rsidRPr="00CE6A85">
        <w:rPr>
          <w:rFonts w:cstheme="minorHAnsi"/>
          <w:color w:val="A9A9A9"/>
          <w:sz w:val="18"/>
          <w:szCs w:val="18"/>
        </w:rPr>
        <w:t>*/</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my_options()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if</w:t>
      </w:r>
      <w:r w:rsidRPr="00CE6A85">
        <w:rPr>
          <w:rFonts w:cstheme="minorHAnsi"/>
          <w:color w:val="000000"/>
          <w:sz w:val="18"/>
          <w:szCs w:val="18"/>
        </w:rPr>
        <w:t xml:space="preserve"> ( !current_user_can( </w:t>
      </w:r>
      <w:r w:rsidRPr="00CE6A85">
        <w:rPr>
          <w:rFonts w:cstheme="minorHAnsi"/>
          <w:color w:val="A31515"/>
          <w:sz w:val="18"/>
          <w:szCs w:val="18"/>
        </w:rPr>
        <w:t>'manage_options'</w:t>
      </w:r>
      <w:r w:rsidRPr="00CE6A85">
        <w:rPr>
          <w:rFonts w:cstheme="minorHAnsi"/>
          <w:color w:val="000000"/>
          <w:sz w:val="18"/>
          <w:szCs w:val="18"/>
        </w:rPr>
        <w:t xml:space="preserve"> ) )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wp_die( __( </w:t>
      </w:r>
      <w:r w:rsidRPr="00CE6A85">
        <w:rPr>
          <w:rFonts w:cstheme="minorHAnsi"/>
          <w:color w:val="A31515"/>
          <w:sz w:val="18"/>
          <w:szCs w:val="18"/>
        </w:rPr>
        <w:t>'You do not have sufficient permissions to access this page.'</w:t>
      </w:r>
      <w:r w:rsidRPr="00CE6A85">
        <w:rPr>
          <w:rFonts w:cstheme="minorHAnsi"/>
          <w:color w:val="000000"/>
          <w:sz w:val="18"/>
          <w:szCs w:val="18"/>
        </w:rPr>
        <w:t xml:space="preserve"> )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'Here is where I output the HTML for my screen.'</w:t>
      </w:r>
      <w:r w:rsidRPr="00CE6A85">
        <w:rPr>
          <w:rFonts w:cstheme="minorHAnsi"/>
          <w:color w:val="000000"/>
          <w:sz w:val="18"/>
          <w:szCs w:val="18"/>
        </w:rPr>
        <w:t>;</w:t>
      </w:r>
    </w:p>
    <w:p w:rsidR="009B2F28" w:rsidRPr="00CE6A85" w:rsidRDefault="009B2F28" w:rsidP="009B2F28">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'&lt;/div&gt;&lt;pre&gt;'</w:t>
      </w:r>
      <w:r w:rsidRPr="00CE6A85">
        <w:rPr>
          <w:rFonts w:cstheme="minorHAnsi"/>
          <w:color w:val="000000"/>
          <w:sz w:val="18"/>
          <w:szCs w:val="18"/>
        </w:rPr>
        <w:t>;</w:t>
      </w:r>
    </w:p>
    <w:p w:rsidR="00046802" w:rsidRDefault="009B2F28" w:rsidP="00CB623C">
      <w:pPr>
        <w:spacing w:after="0" w:line="240" w:lineRule="auto"/>
        <w:textAlignment w:val="baseline"/>
        <w:outlineLvl w:val="0"/>
        <w:rPr>
          <w:rFonts w:cstheme="minorHAnsi"/>
          <w:color w:val="000000"/>
          <w:sz w:val="18"/>
          <w:szCs w:val="18"/>
        </w:rPr>
      </w:pPr>
      <w:r w:rsidRPr="00CE6A85">
        <w:rPr>
          <w:rFonts w:cstheme="minorHAnsi"/>
          <w:color w:val="000000"/>
          <w:sz w:val="18"/>
          <w:szCs w:val="18"/>
        </w:rPr>
        <w:t>}</w:t>
      </w:r>
    </w:p>
    <w:p w:rsidR="00CB623C" w:rsidRPr="00CE6A85" w:rsidRDefault="00CB623C" w:rsidP="00CB623C">
      <w:pPr>
        <w:spacing w:after="0" w:line="240" w:lineRule="auto"/>
        <w:textAlignment w:val="baseline"/>
        <w:outlineLvl w:val="0"/>
        <w:rPr>
          <w:rFonts w:cstheme="minorHAnsi"/>
          <w:color w:val="000000"/>
          <w:sz w:val="18"/>
          <w:szCs w:val="18"/>
        </w:rPr>
      </w:pPr>
    </w:p>
    <w:p w:rsidR="00CB623C" w:rsidRDefault="00CB623C" w:rsidP="009B2F28">
      <w:pPr>
        <w:spacing w:after="0"/>
        <w:textAlignment w:val="baseline"/>
        <w:rPr>
          <w:rFonts w:cstheme="minorHAnsi"/>
          <w:color w:val="555555"/>
          <w:sz w:val="18"/>
          <w:szCs w:val="18"/>
        </w:rPr>
      </w:pPr>
    </w:p>
    <w:p w:rsidR="00CB623C" w:rsidRDefault="00CB623C" w:rsidP="009B2F28">
      <w:pPr>
        <w:spacing w:after="0"/>
        <w:textAlignment w:val="baseline"/>
        <w:rPr>
          <w:rFonts w:cstheme="minorHAnsi"/>
          <w:color w:val="555555"/>
          <w:sz w:val="18"/>
          <w:szCs w:val="18"/>
        </w:rPr>
      </w:pPr>
    </w:p>
    <w:p w:rsidR="009B2F28" w:rsidRPr="00CE6A85" w:rsidRDefault="009B2F28" w:rsidP="009B2F28">
      <w:pPr>
        <w:spacing w:after="0"/>
        <w:textAlignment w:val="baseline"/>
        <w:rPr>
          <w:rFonts w:cstheme="minorHAnsi"/>
          <w:color w:val="555555"/>
          <w:sz w:val="18"/>
          <w:szCs w:val="18"/>
        </w:rPr>
      </w:pPr>
      <w:r w:rsidRPr="00CE6A85">
        <w:rPr>
          <w:rFonts w:cstheme="minorHAnsi"/>
          <w:color w:val="555555"/>
          <w:sz w:val="18"/>
          <w:szCs w:val="18"/>
        </w:rPr>
        <w:lastRenderedPageBreak/>
        <w:t>In this example, the function </w:t>
      </w:r>
      <w:r w:rsidRPr="00CE6A85">
        <w:rPr>
          <w:rStyle w:val="p"/>
          <w:rFonts w:cstheme="minorHAnsi"/>
          <w:color w:val="000000"/>
          <w:sz w:val="18"/>
          <w:szCs w:val="18"/>
          <w:bdr w:val="none" w:sz="0" w:space="0" w:color="auto" w:frame="1"/>
        </w:rPr>
        <w:t>my_menu()</w:t>
      </w:r>
      <w:r w:rsidRPr="00CE6A85">
        <w:rPr>
          <w:rFonts w:cstheme="minorHAnsi"/>
          <w:color w:val="555555"/>
          <w:sz w:val="18"/>
          <w:szCs w:val="18"/>
        </w:rPr>
        <w:t> adds a new item to the Settings administration menu via the </w:t>
      </w:r>
      <w:hyperlink r:id="rId142" w:history="1">
        <w:r w:rsidRPr="00CE6A85">
          <w:rPr>
            <w:rStyle w:val="p"/>
            <w:rFonts w:cstheme="minorHAnsi"/>
            <w:color w:val="21759B"/>
            <w:sz w:val="18"/>
            <w:szCs w:val="18"/>
            <w:bdr w:val="none" w:sz="0" w:space="0" w:color="auto" w:frame="1"/>
          </w:rPr>
          <w:t>add_options_page()</w:t>
        </w:r>
      </w:hyperlink>
      <w:r w:rsidRPr="00CE6A85">
        <w:rPr>
          <w:rFonts w:cstheme="minorHAnsi"/>
          <w:color w:val="555555"/>
          <w:sz w:val="18"/>
          <w:szCs w:val="18"/>
        </w:rPr>
        <w:t> function.</w:t>
      </w:r>
    </w:p>
    <w:p w:rsidR="009B2F28" w:rsidRPr="00CE6A85" w:rsidRDefault="009B2F28" w:rsidP="009B2F28">
      <w:pPr>
        <w:spacing w:after="0"/>
        <w:textAlignment w:val="baseline"/>
        <w:rPr>
          <w:rFonts w:cstheme="minorHAnsi"/>
          <w:color w:val="555555"/>
          <w:sz w:val="18"/>
          <w:szCs w:val="18"/>
        </w:rPr>
      </w:pPr>
      <w:r w:rsidRPr="00CE6A85">
        <w:rPr>
          <w:rStyle w:val="token"/>
          <w:rFonts w:cstheme="minorHAnsi"/>
          <w:color w:val="555555"/>
          <w:sz w:val="18"/>
          <w:szCs w:val="18"/>
          <w:bdr w:val="none" w:sz="0" w:space="0" w:color="auto" w:frame="1"/>
        </w:rPr>
        <w:t>Note:</w:t>
      </w:r>
      <w:r w:rsidRPr="00CE6A85">
        <w:rPr>
          <w:rFonts w:cstheme="minorHAnsi"/>
          <w:color w:val="555555"/>
          <w:sz w:val="18"/>
          <w:szCs w:val="18"/>
        </w:rPr>
        <w:t> Note that the </w:t>
      </w:r>
      <w:hyperlink r:id="rId143" w:history="1">
        <w:r w:rsidRPr="00CE6A85">
          <w:rPr>
            <w:rFonts w:cstheme="minorHAnsi"/>
            <w:color w:val="21759B"/>
            <w:sz w:val="18"/>
            <w:szCs w:val="18"/>
            <w:bdr w:val="none" w:sz="0" w:space="0" w:color="auto" w:frame="1"/>
          </w:rPr>
          <w:t>add_action()</w:t>
        </w:r>
      </w:hyperlink>
      <w:r w:rsidRPr="00CE6A85">
        <w:rPr>
          <w:rFonts w:cstheme="minorHAnsi"/>
          <w:color w:val="555555"/>
          <w:sz w:val="18"/>
          <w:szCs w:val="18"/>
        </w:rPr>
        <w:t> call in Step 2 </w:t>
      </w:r>
      <w:r w:rsidRPr="00CE6A85">
        <w:rPr>
          <w:rStyle w:val="token"/>
          <w:rFonts w:cstheme="minorHAnsi"/>
          <w:color w:val="555555"/>
          <w:sz w:val="18"/>
          <w:szCs w:val="18"/>
          <w:bdr w:val="none" w:sz="0" w:space="0" w:color="auto" w:frame="1"/>
        </w:rPr>
        <w:t>registers</w:t>
      </w:r>
      <w:r w:rsidRPr="00CE6A85">
        <w:rPr>
          <w:rFonts w:cstheme="minorHAnsi"/>
          <w:color w:val="555555"/>
          <w:sz w:val="18"/>
          <w:szCs w:val="18"/>
        </w:rPr>
        <w:t> the my_menu() function under the </w:t>
      </w:r>
      <w:hyperlink r:id="rId144" w:history="1">
        <w:r w:rsidRPr="00CE6A85">
          <w:rPr>
            <w:rFonts w:cstheme="minorHAnsi"/>
            <w:color w:val="21759B"/>
            <w:sz w:val="18"/>
            <w:szCs w:val="18"/>
            <w:bdr w:val="none" w:sz="0" w:space="0" w:color="auto" w:frame="1"/>
          </w:rPr>
          <w:t>admin_menu</w:t>
        </w:r>
      </w:hyperlink>
      <w:r w:rsidRPr="00CE6A85">
        <w:rPr>
          <w:rFonts w:cstheme="minorHAnsi"/>
          <w:color w:val="555555"/>
          <w:sz w:val="18"/>
          <w:szCs w:val="18"/>
        </w:rPr>
        <w:t> hook. </w:t>
      </w:r>
      <w:r w:rsidRPr="00CE6A85">
        <w:rPr>
          <w:rStyle w:val="HTMLCode"/>
          <w:rFonts w:asciiTheme="minorHAnsi" w:eastAsiaTheme="minorEastAsia" w:hAnsiTheme="minorHAnsi" w:cstheme="minorHAnsi"/>
          <w:color w:val="555555"/>
          <w:sz w:val="18"/>
          <w:szCs w:val="18"/>
          <w:bdr w:val="none" w:sz="0" w:space="0" w:color="auto" w:frame="1"/>
        </w:rPr>
        <w:t>Without that, </w:t>
      </w:r>
      <w:hyperlink r:id="rId145" w:history="1">
        <w:r w:rsidRPr="00CE6A85">
          <w:rPr>
            <w:rFonts w:cstheme="minorHAnsi"/>
            <w:b/>
            <w:bCs/>
            <w:color w:val="21759B"/>
            <w:sz w:val="18"/>
            <w:szCs w:val="18"/>
            <w:bdr w:val="none" w:sz="0" w:space="0" w:color="auto" w:frame="1"/>
          </w:rPr>
          <w:t>add_action()</w:t>
        </w:r>
      </w:hyperlink>
      <w:r w:rsidRPr="00CE6A85">
        <w:rPr>
          <w:rStyle w:val="HTMLCode"/>
          <w:rFonts w:asciiTheme="minorHAnsi" w:eastAsiaTheme="minorEastAsia" w:hAnsiTheme="minorHAnsi" w:cstheme="minorHAnsi"/>
          <w:color w:val="555555"/>
          <w:sz w:val="18"/>
          <w:szCs w:val="18"/>
          <w:bdr w:val="none" w:sz="0" w:space="0" w:color="auto" w:frame="1"/>
        </w:rPr>
        <w:t> call, a PHP error for undefined function will be thrown</w:t>
      </w:r>
      <w:r w:rsidRPr="00CE6A85">
        <w:rPr>
          <w:rFonts w:cstheme="minorHAnsi"/>
          <w:color w:val="555555"/>
          <w:sz w:val="18"/>
          <w:szCs w:val="18"/>
        </w:rPr>
        <w:t>. Finally, the </w:t>
      </w:r>
      <w:r w:rsidRPr="00CE6A85">
        <w:rPr>
          <w:rStyle w:val="p"/>
          <w:rFonts w:cstheme="minorHAnsi"/>
          <w:color w:val="000000"/>
          <w:sz w:val="18"/>
          <w:szCs w:val="18"/>
          <w:bdr w:val="none" w:sz="0" w:space="0" w:color="auto" w:frame="1"/>
        </w:rPr>
        <w:t>add_options_page()</w:t>
      </w:r>
      <w:r w:rsidRPr="00CE6A85">
        <w:rPr>
          <w:rFonts w:cstheme="minorHAnsi"/>
          <w:color w:val="555555"/>
          <w:sz w:val="18"/>
          <w:szCs w:val="18"/>
        </w:rPr>
        <w:t> call refers to the </w:t>
      </w:r>
      <w:r w:rsidRPr="00CE6A85">
        <w:rPr>
          <w:rStyle w:val="p"/>
          <w:rFonts w:cstheme="minorHAnsi"/>
          <w:color w:val="000000"/>
          <w:sz w:val="18"/>
          <w:szCs w:val="18"/>
          <w:bdr w:val="none" w:sz="0" w:space="0" w:color="auto" w:frame="1"/>
        </w:rPr>
        <w:t>my_options()</w:t>
      </w:r>
      <w:r w:rsidRPr="00CE6A85">
        <w:rPr>
          <w:rFonts w:cstheme="minorHAnsi"/>
          <w:color w:val="555555"/>
          <w:sz w:val="18"/>
          <w:szCs w:val="18"/>
        </w:rPr>
        <w:t> function which contains the actual page to be displayed (and PHP code to be processed) when someone clicks the menu item.</w:t>
      </w:r>
    </w:p>
    <w:p w:rsidR="009B2F28" w:rsidRDefault="009B2F28" w:rsidP="002636CE">
      <w:pPr>
        <w:spacing w:after="0"/>
        <w:textAlignment w:val="baseline"/>
        <w:rPr>
          <w:rFonts w:cstheme="minorHAnsi"/>
          <w:color w:val="555555"/>
          <w:sz w:val="18"/>
          <w:szCs w:val="18"/>
        </w:rPr>
      </w:pPr>
      <w:r w:rsidRPr="00CE6A85">
        <w:rPr>
          <w:rFonts w:cstheme="minorHAnsi"/>
          <w:color w:val="555555"/>
          <w:sz w:val="18"/>
          <w:szCs w:val="18"/>
        </w:rPr>
        <w:t>These steps are described in more detail in the sections below. Remember to enclose the creation of the menu and the page in functions, and use the </w:t>
      </w:r>
      <w:r w:rsidRPr="00CE6A85">
        <w:rPr>
          <w:rStyle w:val="p"/>
          <w:rFonts w:cstheme="minorHAnsi"/>
          <w:color w:val="000000"/>
          <w:sz w:val="18"/>
          <w:szCs w:val="18"/>
          <w:bdr w:val="none" w:sz="0" w:space="0" w:color="auto" w:frame="1"/>
        </w:rPr>
        <w:t>admin_menu</w:t>
      </w:r>
      <w:r w:rsidRPr="00CE6A85">
        <w:rPr>
          <w:rFonts w:cstheme="minorHAnsi"/>
          <w:color w:val="555555"/>
          <w:sz w:val="18"/>
          <w:szCs w:val="18"/>
        </w:rPr>
        <w:t> </w:t>
      </w:r>
      <w:hyperlink r:id="rId146" w:history="1">
        <w:r w:rsidRPr="00CE6A85">
          <w:rPr>
            <w:rFonts w:cstheme="minorHAnsi"/>
            <w:color w:val="21759B"/>
            <w:sz w:val="18"/>
            <w:szCs w:val="18"/>
            <w:bdr w:val="none" w:sz="0" w:space="0" w:color="auto" w:frame="1"/>
          </w:rPr>
          <w:t>hook</w:t>
        </w:r>
      </w:hyperlink>
      <w:r w:rsidRPr="00CE6A85">
        <w:rPr>
          <w:rFonts w:cstheme="minorHAnsi"/>
          <w:color w:val="555555"/>
          <w:sz w:val="18"/>
          <w:szCs w:val="18"/>
        </w:rPr>
        <w:t> to get the whole process started at the right time.</w:t>
      </w:r>
    </w:p>
    <w:p w:rsidR="002636CE" w:rsidRPr="002636CE" w:rsidRDefault="002636CE" w:rsidP="002636CE">
      <w:pPr>
        <w:spacing w:after="0"/>
        <w:textAlignment w:val="baseline"/>
        <w:rPr>
          <w:rFonts w:cstheme="minorHAnsi"/>
          <w:color w:val="555555"/>
          <w:sz w:val="18"/>
          <w:szCs w:val="18"/>
        </w:rPr>
      </w:pPr>
    </w:p>
    <w:p w:rsidR="009B2F28" w:rsidRPr="00CE6A85" w:rsidRDefault="009B2F28" w:rsidP="009B2F28">
      <w:pPr>
        <w:pStyle w:val="Heading1"/>
        <w:rPr>
          <w:rFonts w:asciiTheme="minorHAnsi" w:hAnsiTheme="minorHAnsi" w:cstheme="minorHAnsi"/>
          <w:sz w:val="18"/>
          <w:szCs w:val="18"/>
        </w:rPr>
      </w:pPr>
      <w:r w:rsidRPr="00CE6A85">
        <w:rPr>
          <w:rFonts w:asciiTheme="minorHAnsi" w:hAnsiTheme="minorHAnsi" w:cstheme="minorHAnsi"/>
          <w:sz w:val="18"/>
          <w:szCs w:val="18"/>
        </w:rPr>
        <w:t>Determining Location for New Menus </w:t>
      </w:r>
      <w:hyperlink r:id="rId147" w:anchor="determining-location-for-new-menus" w:history="1">
        <w:r w:rsidRPr="00CE6A85">
          <w:rPr>
            <w:rFonts w:asciiTheme="minorHAnsi" w:hAnsiTheme="minorHAnsi" w:cstheme="minorHAnsi"/>
            <w:bCs w:val="0"/>
            <w:color w:val="21759B"/>
            <w:sz w:val="18"/>
            <w:szCs w:val="18"/>
            <w:bdr w:val="none" w:sz="0" w:space="0" w:color="auto" w:frame="1"/>
          </w:rPr>
          <w:t>#</w:t>
        </w:r>
        <w:r w:rsidRPr="00CE6A85">
          <w:rPr>
            <w:rStyle w:val="screen-reader-text"/>
            <w:rFonts w:asciiTheme="minorHAnsi" w:hAnsiTheme="minorHAnsi" w:cstheme="minorHAnsi"/>
            <w:bCs w:val="0"/>
            <w:color w:val="21759B"/>
            <w:sz w:val="18"/>
            <w:szCs w:val="18"/>
            <w:bdr w:val="none" w:sz="0" w:space="0" w:color="auto" w:frame="1"/>
          </w:rPr>
          <w:t>Determining Location for New Menus</w:t>
        </w:r>
      </w:hyperlink>
    </w:p>
    <w:p w:rsidR="009B2F28" w:rsidRPr="00CE6A85" w:rsidRDefault="009B2F28" w:rsidP="009B2F28">
      <w:pPr>
        <w:spacing w:after="0"/>
        <w:textAlignment w:val="baseline"/>
        <w:rPr>
          <w:rFonts w:cstheme="minorHAnsi"/>
          <w:color w:val="555555"/>
          <w:sz w:val="18"/>
          <w:szCs w:val="18"/>
        </w:rPr>
      </w:pPr>
      <w:r w:rsidRPr="00CE6A85">
        <w:rPr>
          <w:rFonts w:cstheme="minorHAnsi"/>
          <w:color w:val="555555"/>
          <w:sz w:val="18"/>
          <w:szCs w:val="18"/>
        </w:rPr>
        <w:t>Before creating a new menu, first decide if the menu should be a </w:t>
      </w:r>
      <w:r w:rsidRPr="00CE6A85">
        <w:rPr>
          <w:rStyle w:val="HTMLCode"/>
          <w:rFonts w:asciiTheme="minorHAnsi" w:eastAsiaTheme="minorEastAsia" w:hAnsiTheme="minorHAnsi" w:cstheme="minorHAnsi"/>
          <w:color w:val="555555"/>
          <w:sz w:val="18"/>
          <w:szCs w:val="18"/>
          <w:bdr w:val="none" w:sz="0" w:space="0" w:color="auto" w:frame="1"/>
        </w:rPr>
        <w:t>top-level</w:t>
      </w:r>
      <w:r w:rsidRPr="00CE6A85">
        <w:rPr>
          <w:rFonts w:cstheme="minorHAnsi"/>
          <w:color w:val="555555"/>
          <w:sz w:val="18"/>
          <w:szCs w:val="18"/>
        </w:rPr>
        <w:t> menu, or a </w:t>
      </w:r>
      <w:r w:rsidRPr="00CE6A85">
        <w:rPr>
          <w:rStyle w:val="HTMLCode"/>
          <w:rFonts w:asciiTheme="minorHAnsi" w:eastAsiaTheme="minorEastAsia" w:hAnsiTheme="minorHAnsi" w:cstheme="minorHAnsi"/>
          <w:color w:val="555555"/>
          <w:sz w:val="18"/>
          <w:szCs w:val="18"/>
          <w:bdr w:val="none" w:sz="0" w:space="0" w:color="auto" w:frame="1"/>
        </w:rPr>
        <w:t>sub-level</w:t>
      </w:r>
      <w:r w:rsidRPr="00CE6A85">
        <w:rPr>
          <w:rFonts w:cstheme="minorHAnsi"/>
          <w:color w:val="555555"/>
          <w:sz w:val="18"/>
          <w:szCs w:val="18"/>
        </w:rPr>
        <w:t> menu item. A top-level menu displays as new section in the administration menus and contains sub-level menu items. This means a sub-level menu item is a member of an existing top-level menu.</w:t>
      </w:r>
    </w:p>
    <w:p w:rsidR="009B2F28" w:rsidRPr="00CE6A85" w:rsidRDefault="009B2F28" w:rsidP="009B2F28">
      <w:pPr>
        <w:spacing w:after="0"/>
        <w:textAlignment w:val="baseline"/>
        <w:rPr>
          <w:rFonts w:cstheme="minorHAnsi"/>
          <w:color w:val="555555"/>
          <w:sz w:val="18"/>
          <w:szCs w:val="18"/>
        </w:rPr>
      </w:pPr>
      <w:r w:rsidRPr="00CE6A85">
        <w:rPr>
          <w:rFonts w:cstheme="minorHAnsi"/>
          <w:color w:val="555555"/>
          <w:sz w:val="18"/>
          <w:szCs w:val="18"/>
        </w:rPr>
        <w:t>It is rare that a theme would require the creation of a new top-level menu. If the theme introduces an entirely new concept to WordPress and needs many screens to do it, then that theme may warrant a new top-level menu. Adding a top-level menu should only be considered if you really need multiple, related screens to make WordPress do something it was not originally designed to accomplish. Examples of new top-level menus might include job management or conference management. Please note that, with the native </w:t>
      </w:r>
      <w:hyperlink r:id="rId148" w:anchor="Post_Type" w:history="1">
        <w:r w:rsidRPr="00CE6A85">
          <w:rPr>
            <w:rFonts w:cstheme="minorHAnsi"/>
            <w:color w:val="21759B"/>
            <w:sz w:val="18"/>
            <w:szCs w:val="18"/>
            <w:bdr w:val="none" w:sz="0" w:space="0" w:color="auto" w:frame="1"/>
          </w:rPr>
          <w:t>post type</w:t>
        </w:r>
      </w:hyperlink>
      <w:r w:rsidRPr="00CE6A85">
        <w:rPr>
          <w:rFonts w:cstheme="minorHAnsi"/>
          <w:color w:val="555555"/>
          <w:sz w:val="18"/>
          <w:szCs w:val="18"/>
        </w:rPr>
        <w:t> registration, WordPress automatically creates top-level menus to manage this kind of features.</w:t>
      </w:r>
    </w:p>
    <w:p w:rsidR="009B2F28" w:rsidRPr="00CE6A85" w:rsidRDefault="009B2F28" w:rsidP="009B2F28">
      <w:pPr>
        <w:spacing w:after="360"/>
        <w:textAlignment w:val="baseline"/>
        <w:rPr>
          <w:rFonts w:cstheme="minorHAnsi"/>
          <w:color w:val="555555"/>
          <w:sz w:val="18"/>
          <w:szCs w:val="18"/>
        </w:rPr>
      </w:pPr>
      <w:r w:rsidRPr="00CE6A85">
        <w:rPr>
          <w:rFonts w:cstheme="minorHAnsi"/>
          <w:color w:val="555555"/>
          <w:sz w:val="18"/>
          <w:szCs w:val="18"/>
        </w:rPr>
        <w:t>If the creation of a top-level menu is not necessary, you need to decide under what top-level menu to place your new sub-level menu item. As a point of reference, several themes add sub-level menu items underneath existing WordPress top-level menus.</w:t>
      </w:r>
    </w:p>
    <w:p w:rsidR="009B2F28" w:rsidRPr="00CE6A85" w:rsidRDefault="009B2F28" w:rsidP="009B2F28">
      <w:pPr>
        <w:spacing w:after="360"/>
        <w:textAlignment w:val="baseline"/>
        <w:rPr>
          <w:rFonts w:cstheme="minorHAnsi"/>
          <w:color w:val="555555"/>
          <w:sz w:val="18"/>
          <w:szCs w:val="18"/>
        </w:rPr>
      </w:pPr>
      <w:r w:rsidRPr="00CE6A85">
        <w:rPr>
          <w:rFonts w:cstheme="minorHAnsi"/>
          <w:color w:val="555555"/>
          <w:sz w:val="18"/>
          <w:szCs w:val="18"/>
        </w:rPr>
        <w:t>Use this guide of the WordPress top-level menus to determine the correct location for your sub-level menu item:</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Dashboard – information central for your site and include the Updates option for updating WordPress core, plugins, and themes.</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Posts – displays tools for writing posts (time oriented content).</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Media – uploading and managing your pictures, videos, and audio.</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Links – manage references to other blogs and sites of interest.</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Pages – displays tools for writing your static content called pages.</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Comments – controlling and regulation reader to responses to posts.</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Appearance – displays controls for manipulation of theme/style files, sidebars, etc.</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Plugins – displays controls dealing with plugin management, not configuration options for a plugin itself.</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Users – displays controls for user management.</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Tools – manage the export, import, and even backup of blog data.</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Settings – displays plugin options that only administrators should view.</w:t>
      </w:r>
    </w:p>
    <w:p w:rsidR="009B2F28" w:rsidRPr="00CE6A85" w:rsidRDefault="009B2F28" w:rsidP="00CF1D63">
      <w:pPr>
        <w:numPr>
          <w:ilvl w:val="0"/>
          <w:numId w:val="27"/>
        </w:numPr>
        <w:spacing w:after="0" w:line="240" w:lineRule="auto"/>
        <w:textAlignment w:val="baseline"/>
        <w:rPr>
          <w:rFonts w:cstheme="minorHAnsi"/>
          <w:color w:val="555555"/>
          <w:sz w:val="18"/>
          <w:szCs w:val="18"/>
        </w:rPr>
      </w:pPr>
      <w:r w:rsidRPr="00CE6A85">
        <w:rPr>
          <w:rFonts w:cstheme="minorHAnsi"/>
          <w:color w:val="555555"/>
          <w:sz w:val="18"/>
          <w:szCs w:val="18"/>
        </w:rPr>
        <w:t>Network Admin – displays plugin options that are set on the Network. Instead of </w:t>
      </w:r>
      <w:r w:rsidRPr="00CE6A85">
        <w:rPr>
          <w:rStyle w:val="p"/>
          <w:rFonts w:cstheme="minorHAnsi"/>
          <w:color w:val="000000"/>
          <w:sz w:val="18"/>
          <w:szCs w:val="18"/>
          <w:bdr w:val="none" w:sz="0" w:space="0" w:color="auto" w:frame="1"/>
        </w:rPr>
        <w:t>admin_menu</w:t>
      </w:r>
      <w:r w:rsidRPr="00CE6A85">
        <w:rPr>
          <w:rFonts w:cstheme="minorHAnsi"/>
          <w:color w:val="555555"/>
          <w:sz w:val="18"/>
          <w:szCs w:val="18"/>
        </w:rPr>
        <w:t>, you should use </w:t>
      </w:r>
      <w:r w:rsidRPr="00CE6A85">
        <w:rPr>
          <w:rStyle w:val="p"/>
          <w:rFonts w:cstheme="minorHAnsi"/>
          <w:color w:val="000000"/>
          <w:sz w:val="18"/>
          <w:szCs w:val="18"/>
          <w:bdr w:val="none" w:sz="0" w:space="0" w:color="auto" w:frame="1"/>
        </w:rPr>
        <w:t>network_admin_menu</w:t>
      </w:r>
      <w:r w:rsidRPr="00CE6A85">
        <w:rPr>
          <w:rFonts w:cstheme="minorHAnsi"/>
          <w:color w:val="555555"/>
          <w:sz w:val="18"/>
          <w:szCs w:val="18"/>
        </w:rPr>
        <w:t> (see also </w:t>
      </w:r>
      <w:hyperlink r:id="rId149" w:history="1">
        <w:r w:rsidRPr="00CE6A85">
          <w:rPr>
            <w:rFonts w:cstheme="minorHAnsi"/>
            <w:color w:val="21759B"/>
            <w:sz w:val="18"/>
            <w:szCs w:val="18"/>
            <w:bdr w:val="none" w:sz="0" w:space="0" w:color="auto" w:frame="1"/>
          </w:rPr>
          <w:t>Create A Network</w:t>
        </w:r>
      </w:hyperlink>
      <w:r w:rsidRPr="00CE6A85">
        <w:rPr>
          <w:rFonts w:cstheme="minorHAnsi"/>
          <w:color w:val="555555"/>
          <w:sz w:val="18"/>
          <w:szCs w:val="18"/>
        </w:rPr>
        <w:t>)</w:t>
      </w:r>
    </w:p>
    <w:p w:rsidR="009B2F28" w:rsidRPr="00CE6A85" w:rsidRDefault="009B2F28" w:rsidP="002636CE">
      <w:pPr>
        <w:pStyle w:val="Heading1"/>
        <w:rPr>
          <w:rFonts w:asciiTheme="minorHAnsi" w:hAnsiTheme="minorHAnsi" w:cstheme="minorHAnsi"/>
          <w:sz w:val="18"/>
          <w:szCs w:val="18"/>
        </w:rPr>
      </w:pPr>
      <w:r w:rsidRPr="00CE6A85">
        <w:rPr>
          <w:rFonts w:asciiTheme="minorHAnsi" w:hAnsiTheme="minorHAnsi" w:cstheme="minorHAnsi"/>
          <w:sz w:val="18"/>
          <w:szCs w:val="18"/>
        </w:rPr>
        <w:t>Top-Level Menus </w:t>
      </w:r>
      <w:hyperlink r:id="rId150" w:anchor="top-level-menu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Top-Level Menus</w:t>
        </w:r>
      </w:hyperlink>
    </w:p>
    <w:p w:rsidR="009B2F28" w:rsidRPr="00CE6A85" w:rsidRDefault="009B2F28" w:rsidP="009B2F28">
      <w:pPr>
        <w:spacing w:after="0"/>
        <w:textAlignment w:val="baseline"/>
        <w:rPr>
          <w:rFonts w:cstheme="minorHAnsi"/>
          <w:color w:val="555555"/>
          <w:sz w:val="18"/>
          <w:szCs w:val="18"/>
        </w:rPr>
      </w:pPr>
      <w:r w:rsidRPr="00CE6A85">
        <w:rPr>
          <w:rFonts w:cstheme="minorHAnsi"/>
          <w:color w:val="555555"/>
          <w:sz w:val="18"/>
          <w:szCs w:val="18"/>
        </w:rPr>
        <w:t>If you have decided your theme requires a brand-new top-level menu, the first thing you’ll need to do is to create one with the </w:t>
      </w:r>
      <w:r w:rsidRPr="00CE6A85">
        <w:rPr>
          <w:rStyle w:val="p"/>
          <w:rFonts w:cstheme="minorHAnsi"/>
          <w:color w:val="000000"/>
          <w:sz w:val="18"/>
          <w:szCs w:val="18"/>
          <w:bdr w:val="none" w:sz="0" w:space="0" w:color="auto" w:frame="1"/>
        </w:rPr>
        <w:t>add_menu_page()</w:t>
      </w:r>
      <w:r w:rsidRPr="00CE6A85">
        <w:rPr>
          <w:rFonts w:cstheme="minorHAnsi"/>
          <w:color w:val="555555"/>
          <w:sz w:val="18"/>
          <w:szCs w:val="18"/>
        </w:rPr>
        <w:t> function. </w:t>
      </w:r>
      <w:r w:rsidRPr="00CE6A85">
        <w:rPr>
          <w:rStyle w:val="token"/>
          <w:rFonts w:cstheme="minorHAnsi"/>
          <w:color w:val="555555"/>
          <w:sz w:val="18"/>
          <w:szCs w:val="18"/>
          <w:bdr w:val="none" w:sz="0" w:space="0" w:color="auto" w:frame="1"/>
        </w:rPr>
        <w:t>Note:</w:t>
      </w:r>
      <w:r w:rsidRPr="00CE6A85">
        <w:rPr>
          <w:rFonts w:cstheme="minorHAnsi"/>
          <w:color w:val="555555"/>
          <w:sz w:val="18"/>
          <w:szCs w:val="18"/>
        </w:rPr>
        <w:t> skip to </w:t>
      </w:r>
      <w:hyperlink r:id="rId151" w:anchor="sub-level-menus" w:history="1">
        <w:r w:rsidRPr="00CE6A85">
          <w:rPr>
            <w:rFonts w:cstheme="minorHAnsi"/>
            <w:color w:val="21759B"/>
            <w:sz w:val="18"/>
            <w:szCs w:val="18"/>
            <w:bdr w:val="none" w:sz="0" w:space="0" w:color="auto" w:frame="1"/>
          </w:rPr>
          <w:t>Sub-Level Menus</w:t>
        </w:r>
      </w:hyperlink>
      <w:r w:rsidRPr="00CE6A85">
        <w:rPr>
          <w:rFonts w:cstheme="minorHAnsi"/>
          <w:color w:val="555555"/>
          <w:sz w:val="18"/>
          <w:szCs w:val="18"/>
        </w:rPr>
        <w:t> if you don’t need a top-level menu.</w:t>
      </w:r>
    </w:p>
    <w:p w:rsidR="009B2F28" w:rsidRPr="00CE6A85" w:rsidRDefault="009B2F28" w:rsidP="009B2F28">
      <w:pPr>
        <w:spacing w:after="360"/>
        <w:textAlignment w:val="baseline"/>
        <w:rPr>
          <w:rFonts w:cstheme="minorHAnsi"/>
          <w:color w:val="555555"/>
          <w:sz w:val="18"/>
          <w:szCs w:val="18"/>
        </w:rPr>
      </w:pPr>
      <w:r w:rsidRPr="00CE6A85">
        <w:rPr>
          <w:rFonts w:cstheme="minorHAnsi"/>
          <w:color w:val="555555"/>
          <w:sz w:val="18"/>
          <w:szCs w:val="18"/>
        </w:rPr>
        <w:t>Parameter values:</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page_title</w:t>
      </w:r>
      <w:r w:rsidRPr="00CE6A85">
        <w:rPr>
          <w:rFonts w:cstheme="minorHAnsi"/>
          <w:color w:val="555555"/>
          <w:sz w:val="18"/>
          <w:szCs w:val="18"/>
        </w:rPr>
        <w:t> – the text to be displayed in the title tags of the page when the menu is selected.</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menu_title</w:t>
      </w:r>
      <w:r w:rsidRPr="00CE6A85">
        <w:rPr>
          <w:rFonts w:cstheme="minorHAnsi"/>
          <w:color w:val="555555"/>
          <w:sz w:val="18"/>
          <w:szCs w:val="18"/>
        </w:rPr>
        <w:t> – the on-screen name text for the menu.</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capability</w:t>
      </w:r>
      <w:r w:rsidRPr="00CE6A85">
        <w:rPr>
          <w:rFonts w:cstheme="minorHAnsi"/>
          <w:color w:val="555555"/>
          <w:sz w:val="18"/>
          <w:szCs w:val="18"/>
        </w:rPr>
        <w:t> – the capability required for this menu to be displayed to the user. When using the Settings API to handle your form, you should use </w:t>
      </w:r>
      <w:r w:rsidRPr="00CE6A85">
        <w:rPr>
          <w:rStyle w:val="p"/>
          <w:rFonts w:cstheme="minorHAnsi"/>
          <w:color w:val="000000"/>
          <w:sz w:val="18"/>
          <w:szCs w:val="18"/>
          <w:bdr w:val="none" w:sz="0" w:space="0" w:color="auto" w:frame="1"/>
        </w:rPr>
        <w:t>manage_options</w:t>
      </w:r>
      <w:r w:rsidRPr="00CE6A85">
        <w:rPr>
          <w:rFonts w:cstheme="minorHAnsi"/>
          <w:color w:val="555555"/>
          <w:sz w:val="18"/>
          <w:szCs w:val="18"/>
        </w:rPr>
        <w:t> here as the user won’t be able to save options without it. User levels are deprecated and should not be used here.</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menu_slug</w:t>
      </w:r>
      <w:r w:rsidRPr="00CE6A85">
        <w:rPr>
          <w:rFonts w:cstheme="minorHAnsi"/>
          <w:color w:val="555555"/>
          <w:sz w:val="18"/>
          <w:szCs w:val="18"/>
        </w:rPr>
        <w:t> – the slug name to refer to this menu by (should be unique for this menu). Prior to Version 3.0 this was called the file (or handle) parameter. If the function parameter is omitted, the </w:t>
      </w:r>
      <w:r w:rsidRPr="00CE6A85">
        <w:rPr>
          <w:rStyle w:val="p"/>
          <w:rFonts w:cstheme="minorHAnsi"/>
          <w:color w:val="000000"/>
          <w:sz w:val="18"/>
          <w:szCs w:val="18"/>
          <w:bdr w:val="none" w:sz="0" w:space="0" w:color="auto" w:frame="1"/>
        </w:rPr>
        <w:t>menu_slug</w:t>
      </w:r>
      <w:r w:rsidRPr="00CE6A85">
        <w:rPr>
          <w:rFonts w:cstheme="minorHAnsi"/>
          <w:color w:val="555555"/>
          <w:sz w:val="18"/>
          <w:szCs w:val="18"/>
        </w:rPr>
        <w:t> should be the PHP file that handles the display of the menu page content.</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function</w:t>
      </w:r>
      <w:r w:rsidRPr="00CE6A85">
        <w:rPr>
          <w:rFonts w:cstheme="minorHAnsi"/>
          <w:color w:val="555555"/>
          <w:sz w:val="18"/>
          <w:szCs w:val="18"/>
        </w:rPr>
        <w:t> – the function that displays the page content for the menu page.</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icon_url</w:t>
      </w:r>
      <w:r w:rsidRPr="00CE6A85">
        <w:rPr>
          <w:rFonts w:cstheme="minorHAnsi"/>
          <w:color w:val="555555"/>
          <w:sz w:val="18"/>
          <w:szCs w:val="18"/>
        </w:rPr>
        <w:t> – the URL to the icon to be used for this menu. This parameter is optional.</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position</w:t>
      </w:r>
      <w:r w:rsidRPr="00CE6A85">
        <w:rPr>
          <w:rFonts w:cstheme="minorHAnsi"/>
          <w:color w:val="555555"/>
          <w:sz w:val="18"/>
          <w:szCs w:val="18"/>
        </w:rPr>
        <w:t> – the position in the menu order this menu should appear. By default, if this parameter is omitted, the menu will appear at the bottom of the menu structure. To see the current menu positions, use </w:t>
      </w:r>
      <w:r w:rsidRPr="00CE6A85">
        <w:rPr>
          <w:rStyle w:val="p"/>
          <w:rFonts w:cstheme="minorHAnsi"/>
          <w:color w:val="000000"/>
          <w:sz w:val="18"/>
          <w:szCs w:val="18"/>
          <w:bdr w:val="none" w:sz="0" w:space="0" w:color="auto" w:frame="1"/>
        </w:rPr>
        <w:t>print_r( $GLOBALS[ 'menu' ] )</w:t>
      </w:r>
      <w:r w:rsidRPr="00CE6A85">
        <w:rPr>
          <w:rFonts w:cstheme="minorHAnsi"/>
          <w:color w:val="555555"/>
          <w:sz w:val="18"/>
          <w:szCs w:val="18"/>
        </w:rPr>
        <w:t> after the menu has loaded.</w:t>
      </w:r>
    </w:p>
    <w:p w:rsidR="009B2F28" w:rsidRPr="00CE6A85" w:rsidRDefault="009B2F28" w:rsidP="00CF1D63">
      <w:pPr>
        <w:numPr>
          <w:ilvl w:val="0"/>
          <w:numId w:val="28"/>
        </w:numPr>
        <w:spacing w:after="0" w:line="240" w:lineRule="auto"/>
        <w:textAlignment w:val="baseline"/>
        <w:rPr>
          <w:rFonts w:cstheme="minorHAnsi"/>
          <w:color w:val="555555"/>
          <w:sz w:val="18"/>
          <w:szCs w:val="18"/>
        </w:rPr>
      </w:pPr>
      <w:r w:rsidRPr="00CE6A85">
        <w:rPr>
          <w:rFonts w:cstheme="minorHAnsi"/>
          <w:color w:val="555555"/>
          <w:sz w:val="18"/>
          <w:szCs w:val="18"/>
        </w:rPr>
        <w:t>Sub-Level Menus – once your top-level menu is defined, or you have chosen to use an existing WordPress top-level menu, you are ready to define one or more sub-level menu items using the </w:t>
      </w:r>
      <w:r w:rsidRPr="00CE6A85">
        <w:rPr>
          <w:rStyle w:val="p"/>
          <w:rFonts w:cstheme="minorHAnsi"/>
          <w:color w:val="000000"/>
          <w:sz w:val="18"/>
          <w:szCs w:val="18"/>
          <w:bdr w:val="none" w:sz="0" w:space="0" w:color="auto" w:frame="1"/>
        </w:rPr>
        <w:t>add_submenu_page()</w:t>
      </w:r>
      <w:r w:rsidRPr="00CE6A85">
        <w:rPr>
          <w:rFonts w:cstheme="minorHAnsi"/>
          <w:color w:val="555555"/>
          <w:sz w:val="18"/>
          <w:szCs w:val="18"/>
        </w:rPr>
        <w:t> function.</w:t>
      </w:r>
    </w:p>
    <w:p w:rsidR="009B2F28" w:rsidRPr="00CE6A85" w:rsidRDefault="009B2F28" w:rsidP="009B2F28">
      <w:pPr>
        <w:pStyle w:val="Heading1"/>
        <w:rPr>
          <w:rFonts w:asciiTheme="minorHAnsi" w:hAnsiTheme="minorHAnsi" w:cstheme="minorHAnsi"/>
          <w:sz w:val="18"/>
          <w:szCs w:val="18"/>
        </w:rPr>
      </w:pPr>
      <w:r w:rsidRPr="00CE6A85">
        <w:rPr>
          <w:rFonts w:asciiTheme="minorHAnsi" w:hAnsiTheme="minorHAnsi" w:cstheme="minorHAnsi"/>
          <w:sz w:val="18"/>
          <w:szCs w:val="18"/>
        </w:rPr>
        <w:lastRenderedPageBreak/>
        <w:t>Sub-Level Menus </w:t>
      </w:r>
      <w:hyperlink r:id="rId152" w:anchor="sub-level-menu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Sub-Level Menus</w:t>
        </w:r>
      </w:hyperlink>
    </w:p>
    <w:p w:rsidR="009B2F28" w:rsidRPr="00CE6A85" w:rsidRDefault="009B2F28" w:rsidP="009B2F28">
      <w:pPr>
        <w:spacing w:after="0"/>
        <w:textAlignment w:val="baseline"/>
        <w:rPr>
          <w:rFonts w:cstheme="minorHAnsi"/>
          <w:color w:val="555555"/>
          <w:sz w:val="18"/>
          <w:szCs w:val="18"/>
        </w:rPr>
      </w:pPr>
      <w:r w:rsidRPr="00CE6A85">
        <w:rPr>
          <w:rFonts w:cstheme="minorHAnsi"/>
          <w:color w:val="555555"/>
          <w:sz w:val="18"/>
          <w:szCs w:val="18"/>
        </w:rPr>
        <w:t>If you want your new menu item to be a sub-menu item, you can create it using the </w:t>
      </w:r>
      <w:r w:rsidRPr="00CE6A85">
        <w:rPr>
          <w:rStyle w:val="p"/>
          <w:rFonts w:cstheme="minorHAnsi"/>
          <w:color w:val="000000"/>
          <w:sz w:val="18"/>
          <w:szCs w:val="18"/>
          <w:bdr w:val="none" w:sz="0" w:space="0" w:color="auto" w:frame="1"/>
        </w:rPr>
        <w:t>add_submenu_page()</w:t>
      </w:r>
      <w:r w:rsidRPr="00CE6A85">
        <w:rPr>
          <w:rFonts w:cstheme="minorHAnsi"/>
          <w:color w:val="555555"/>
          <w:sz w:val="18"/>
          <w:szCs w:val="18"/>
        </w:rPr>
        <w:t> function instead.</w:t>
      </w:r>
    </w:p>
    <w:p w:rsidR="009B2F28" w:rsidRPr="00CE6A85" w:rsidRDefault="009B2F28" w:rsidP="009B2F28">
      <w:pPr>
        <w:spacing w:after="360"/>
        <w:textAlignment w:val="baseline"/>
        <w:rPr>
          <w:rFonts w:cstheme="minorHAnsi"/>
          <w:color w:val="555555"/>
          <w:sz w:val="18"/>
          <w:szCs w:val="18"/>
        </w:rPr>
      </w:pPr>
      <w:r w:rsidRPr="00CE6A85">
        <w:rPr>
          <w:rFonts w:cstheme="minorHAnsi"/>
          <w:color w:val="555555"/>
          <w:sz w:val="18"/>
          <w:szCs w:val="18"/>
        </w:rPr>
        <w:t>Parameter values:</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parent_slug</w:t>
      </w:r>
      <w:r w:rsidRPr="00CE6A85">
        <w:rPr>
          <w:rFonts w:cstheme="minorHAnsi"/>
          <w:color w:val="555555"/>
          <w:sz w:val="18"/>
          <w:szCs w:val="18"/>
        </w:rPr>
        <w:t> – the slug name for the parent menu, or the file name of a standard WordPress admin file that supplies the top-level menu in which you want to insert your sub-menu, or your plugin file if this sub-menu is going into a custom top-level menu. Examples:</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Dashboard – </w:t>
      </w:r>
      <w:r w:rsidRPr="00CE6A85">
        <w:rPr>
          <w:rStyle w:val="p"/>
          <w:rFonts w:cstheme="minorHAnsi"/>
          <w:color w:val="000000"/>
          <w:sz w:val="18"/>
          <w:szCs w:val="18"/>
          <w:bdr w:val="none" w:sz="0" w:space="0" w:color="auto" w:frame="1"/>
        </w:rPr>
        <w:t>add_submenu_page('index.php',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Posts – </w:t>
      </w:r>
      <w:r w:rsidRPr="00CE6A85">
        <w:rPr>
          <w:rStyle w:val="p"/>
          <w:rFonts w:cstheme="minorHAnsi"/>
          <w:color w:val="000000"/>
          <w:sz w:val="18"/>
          <w:szCs w:val="18"/>
          <w:bdr w:val="none" w:sz="0" w:space="0" w:color="auto" w:frame="1"/>
        </w:rPr>
        <w:t>add_submenu_page('edit.php',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Media – </w:t>
      </w:r>
      <w:r w:rsidRPr="00CE6A85">
        <w:rPr>
          <w:rStyle w:val="p"/>
          <w:rFonts w:cstheme="minorHAnsi"/>
          <w:color w:val="000000"/>
          <w:sz w:val="18"/>
          <w:szCs w:val="18"/>
          <w:bdr w:val="none" w:sz="0" w:space="0" w:color="auto" w:frame="1"/>
        </w:rPr>
        <w:t>add_submenu_page('upload.php',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Links – </w:t>
      </w:r>
      <w:r w:rsidRPr="00CE6A85">
        <w:rPr>
          <w:rStyle w:val="p"/>
          <w:rFonts w:cstheme="minorHAnsi"/>
          <w:color w:val="000000"/>
          <w:sz w:val="18"/>
          <w:szCs w:val="18"/>
          <w:bdr w:val="none" w:sz="0" w:space="0" w:color="auto" w:frame="1"/>
        </w:rPr>
        <w:t>add_submenu_page('link-manager.php',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Pages – </w:t>
      </w:r>
      <w:r w:rsidRPr="00CE6A85">
        <w:rPr>
          <w:rStyle w:val="p"/>
          <w:rFonts w:cstheme="minorHAnsi"/>
          <w:color w:val="000000"/>
          <w:sz w:val="18"/>
          <w:szCs w:val="18"/>
          <w:bdr w:val="none" w:sz="0" w:space="0" w:color="auto" w:frame="1"/>
        </w:rPr>
        <w:t>add_submenu_page('edit.php?post_type=page',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Comments – </w:t>
      </w:r>
      <w:r w:rsidRPr="00CE6A85">
        <w:rPr>
          <w:rStyle w:val="p"/>
          <w:rFonts w:cstheme="minorHAnsi"/>
          <w:color w:val="000000"/>
          <w:sz w:val="18"/>
          <w:szCs w:val="18"/>
          <w:bdr w:val="none" w:sz="0" w:space="0" w:color="auto" w:frame="1"/>
        </w:rPr>
        <w:t>add_submenu_page('edit-comments.php',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Custom Post Types – </w:t>
      </w:r>
      <w:r w:rsidRPr="00CE6A85">
        <w:rPr>
          <w:rStyle w:val="p"/>
          <w:rFonts w:cstheme="minorHAnsi"/>
          <w:color w:val="000000"/>
          <w:sz w:val="18"/>
          <w:szCs w:val="18"/>
          <w:bdr w:val="none" w:sz="0" w:space="0" w:color="auto" w:frame="1"/>
        </w:rPr>
        <w:t>add_submenu_page('edit.php?post_type=your_post_type',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Appearance – </w:t>
      </w:r>
      <w:r w:rsidRPr="00CE6A85">
        <w:rPr>
          <w:rStyle w:val="p"/>
          <w:rFonts w:cstheme="minorHAnsi"/>
          <w:color w:val="000000"/>
          <w:sz w:val="18"/>
          <w:szCs w:val="18"/>
          <w:bdr w:val="none" w:sz="0" w:space="0" w:color="auto" w:frame="1"/>
        </w:rPr>
        <w:t>add_submenu_page('themes.php',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Plugins – </w:t>
      </w:r>
      <w:r w:rsidRPr="00CE6A85">
        <w:rPr>
          <w:rStyle w:val="p"/>
          <w:rFonts w:cstheme="minorHAnsi"/>
          <w:color w:val="000000"/>
          <w:sz w:val="18"/>
          <w:szCs w:val="18"/>
          <w:bdr w:val="none" w:sz="0" w:space="0" w:color="auto" w:frame="1"/>
        </w:rPr>
        <w:t>add_submenu_page('plugins.php',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Users – </w:t>
      </w:r>
      <w:r w:rsidRPr="00CE6A85">
        <w:rPr>
          <w:rStyle w:val="p"/>
          <w:rFonts w:cstheme="minorHAnsi"/>
          <w:color w:val="000000"/>
          <w:sz w:val="18"/>
          <w:szCs w:val="18"/>
          <w:bdr w:val="none" w:sz="0" w:space="0" w:color="auto" w:frame="1"/>
        </w:rPr>
        <w:t>add_submenu_page('users.php',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Tools – </w:t>
      </w:r>
      <w:r w:rsidRPr="00CE6A85">
        <w:rPr>
          <w:rStyle w:val="p"/>
          <w:rFonts w:cstheme="minorHAnsi"/>
          <w:color w:val="000000"/>
          <w:sz w:val="18"/>
          <w:szCs w:val="18"/>
          <w:bdr w:val="none" w:sz="0" w:space="0" w:color="auto" w:frame="1"/>
        </w:rPr>
        <w:t>add_submenu_page('tools.php', ...)</w:t>
      </w:r>
    </w:p>
    <w:p w:rsidR="009B2F28" w:rsidRPr="00CE6A85" w:rsidRDefault="009B2F28" w:rsidP="00CF1D63">
      <w:pPr>
        <w:numPr>
          <w:ilvl w:val="1"/>
          <w:numId w:val="29"/>
        </w:numPr>
        <w:spacing w:after="0" w:line="240" w:lineRule="auto"/>
        <w:ind w:left="1080"/>
        <w:textAlignment w:val="baseline"/>
        <w:rPr>
          <w:rFonts w:cstheme="minorHAnsi"/>
          <w:color w:val="555555"/>
          <w:sz w:val="18"/>
          <w:szCs w:val="18"/>
        </w:rPr>
      </w:pPr>
      <w:r w:rsidRPr="00CE6A85">
        <w:rPr>
          <w:rFonts w:cstheme="minorHAnsi"/>
          <w:color w:val="555555"/>
          <w:sz w:val="18"/>
          <w:szCs w:val="18"/>
        </w:rPr>
        <w:t>Settings – </w:t>
      </w:r>
      <w:r w:rsidRPr="00CE6A85">
        <w:rPr>
          <w:rStyle w:val="p"/>
          <w:rFonts w:cstheme="minorHAnsi"/>
          <w:color w:val="000000"/>
          <w:sz w:val="18"/>
          <w:szCs w:val="18"/>
          <w:bdr w:val="none" w:sz="0" w:space="0" w:color="auto" w:frame="1"/>
        </w:rPr>
        <w:t>add_submenu_page('options-general.php', ...)</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page_title</w:t>
      </w:r>
      <w:r w:rsidRPr="00CE6A85">
        <w:rPr>
          <w:rFonts w:cstheme="minorHAnsi"/>
          <w:color w:val="555555"/>
          <w:sz w:val="18"/>
          <w:szCs w:val="18"/>
        </w:rPr>
        <w:t> – text that will go into the HTML page title for the page when the submenu is active.</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menu_title</w:t>
      </w:r>
      <w:r w:rsidRPr="00CE6A85">
        <w:rPr>
          <w:rFonts w:cstheme="minorHAnsi"/>
          <w:color w:val="555555"/>
          <w:sz w:val="18"/>
          <w:szCs w:val="18"/>
        </w:rPr>
        <w:t> – the text to be displayed in the title tags of the page when the menu is selected.</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capability</w:t>
      </w:r>
      <w:r w:rsidRPr="00CE6A85">
        <w:rPr>
          <w:rFonts w:cstheme="minorHAnsi"/>
          <w:color w:val="555555"/>
          <w:sz w:val="18"/>
          <w:szCs w:val="18"/>
        </w:rPr>
        <w:t> – the capability required for this menu to be displayed to the user. User levels are deprecated and should not be used here.</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menu_slug</w:t>
      </w:r>
      <w:r w:rsidRPr="00CE6A85">
        <w:rPr>
          <w:rFonts w:cstheme="minorHAnsi"/>
          <w:color w:val="555555"/>
          <w:sz w:val="18"/>
          <w:szCs w:val="18"/>
        </w:rPr>
        <w:t> – for existing WordPress menus, the PHP file that handles the display of the menu page content. For sub-menus of a custom top-level menu, a unique identifier for this sub-menu page.</w:t>
      </w:r>
    </w:p>
    <w:p w:rsidR="009B2F28" w:rsidRPr="00CE6A85" w:rsidRDefault="009B2F28" w:rsidP="00CF1D63">
      <w:pPr>
        <w:numPr>
          <w:ilvl w:val="0"/>
          <w:numId w:val="29"/>
        </w:numPr>
        <w:spacing w:after="0" w:line="240" w:lineRule="auto"/>
        <w:textAlignment w:val="baseline"/>
        <w:rPr>
          <w:rFonts w:cstheme="minorHAnsi"/>
          <w:color w:val="555555"/>
          <w:sz w:val="18"/>
          <w:szCs w:val="18"/>
        </w:rPr>
      </w:pPr>
      <w:r w:rsidRPr="00CE6A85">
        <w:rPr>
          <w:rStyle w:val="p"/>
          <w:rFonts w:cstheme="minorHAnsi"/>
          <w:color w:val="000000"/>
          <w:sz w:val="18"/>
          <w:szCs w:val="18"/>
          <w:bdr w:val="none" w:sz="0" w:space="0" w:color="auto" w:frame="1"/>
        </w:rPr>
        <w:t>function</w:t>
      </w:r>
      <w:r w:rsidRPr="00CE6A85">
        <w:rPr>
          <w:rFonts w:cstheme="minorHAnsi"/>
          <w:color w:val="555555"/>
          <w:sz w:val="18"/>
          <w:szCs w:val="18"/>
        </w:rPr>
        <w:t> – the function that displays the page content for the menu page. Technically, as in the </w:t>
      </w:r>
      <w:r w:rsidRPr="00CE6A85">
        <w:rPr>
          <w:rStyle w:val="p"/>
          <w:rFonts w:cstheme="minorHAnsi"/>
          <w:color w:val="000000"/>
          <w:sz w:val="18"/>
          <w:szCs w:val="18"/>
          <w:bdr w:val="none" w:sz="0" w:space="0" w:color="auto" w:frame="1"/>
        </w:rPr>
        <w:t>add_menu_page</w:t>
      </w:r>
      <w:r w:rsidRPr="00CE6A85">
        <w:rPr>
          <w:rFonts w:cstheme="minorHAnsi"/>
          <w:color w:val="555555"/>
          <w:sz w:val="18"/>
          <w:szCs w:val="18"/>
        </w:rPr>
        <w:t> function, the function parameter is optional, but if it is not supplied, then WordPress will basically assume that including the PHP file will generate the administration screen, without calling a function.</w:t>
      </w:r>
    </w:p>
    <w:p w:rsidR="00E262E6" w:rsidRPr="00CE6A85" w:rsidRDefault="00E262E6" w:rsidP="00046802">
      <w:pPr>
        <w:spacing w:before="100" w:beforeAutospacing="1" w:after="100" w:afterAutospacing="1" w:line="240" w:lineRule="auto"/>
        <w:textAlignment w:val="baseline"/>
        <w:outlineLvl w:val="0"/>
        <w:rPr>
          <w:rFonts w:eastAsia="Times New Roman" w:cstheme="minorHAnsi"/>
          <w:color w:val="404040"/>
          <w:kern w:val="36"/>
          <w:sz w:val="18"/>
          <w:szCs w:val="18"/>
        </w:rPr>
      </w:pPr>
    </w:p>
    <w:p w:rsidR="00DC016C" w:rsidRPr="00CE6A85" w:rsidRDefault="00DC016C" w:rsidP="00DC016C">
      <w:pPr>
        <w:pStyle w:val="Heading1"/>
        <w:rPr>
          <w:rFonts w:asciiTheme="minorHAnsi" w:hAnsiTheme="minorHAnsi" w:cstheme="minorHAnsi"/>
          <w:sz w:val="18"/>
          <w:szCs w:val="18"/>
        </w:rPr>
      </w:pPr>
      <w:r w:rsidRPr="00CE6A85">
        <w:rPr>
          <w:rFonts w:asciiTheme="minorHAnsi" w:hAnsiTheme="minorHAnsi" w:cstheme="minorHAnsi"/>
          <w:sz w:val="18"/>
          <w:szCs w:val="18"/>
        </w:rPr>
        <w:t>Using Wrapper Functions </w:t>
      </w:r>
      <w:hyperlink r:id="rId153" w:anchor="using-wrapper-functions"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Using Wrapper Functions</w:t>
        </w:r>
      </w:hyperlink>
    </w:p>
    <w:p w:rsidR="00DC016C" w:rsidRPr="00CE6A85" w:rsidRDefault="00DC016C" w:rsidP="00DC016C">
      <w:pPr>
        <w:spacing w:after="360"/>
        <w:textAlignment w:val="baseline"/>
        <w:rPr>
          <w:rFonts w:cstheme="minorHAnsi"/>
          <w:color w:val="555555"/>
          <w:sz w:val="18"/>
          <w:szCs w:val="18"/>
        </w:rPr>
      </w:pPr>
      <w:r w:rsidRPr="00CE6A85">
        <w:rPr>
          <w:rFonts w:cstheme="minorHAnsi"/>
          <w:color w:val="555555"/>
          <w:sz w:val="18"/>
          <w:szCs w:val="18"/>
        </w:rPr>
        <w:t>Since most sub-level menus belong under the Settings, Tools, or Appearance menus, WordPress supplies wrapper functions that make adding a sub-level menu items to these top-level menus easier. Note that the function names may not match the names seen in the admin UI as they have changed over time:</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//Dashboard</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add_dashboard_page(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//Posts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add_posts_page(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//Media</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add_media_page(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//Links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add_links_page(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//Pages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add_pages_page(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//Comments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add_comments_page(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//Appearance</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add_theme_page(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//Plugins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add_plugins_page(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//Users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add_users_page(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//Tools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add_management_page(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8000"/>
          <w:sz w:val="18"/>
          <w:szCs w:val="18"/>
        </w:rPr>
        <w:t>//Settings</w:t>
      </w:r>
      <w:r w:rsidR="002636CE">
        <w:rPr>
          <w:rFonts w:cstheme="minorHAnsi"/>
          <w:color w:val="008000"/>
          <w:sz w:val="18"/>
          <w:szCs w:val="18"/>
        </w:rPr>
        <w:tab/>
        <w:t>-</w:t>
      </w:r>
      <w:r w:rsidR="002636CE">
        <w:rPr>
          <w:rFonts w:cstheme="minorHAnsi"/>
          <w:color w:val="008000"/>
          <w:sz w:val="18"/>
          <w:szCs w:val="18"/>
        </w:rPr>
        <w:tab/>
      </w:r>
      <w:r w:rsidRPr="00CE6A85">
        <w:rPr>
          <w:rFonts w:cstheme="minorHAnsi"/>
          <w:color w:val="000000"/>
          <w:sz w:val="18"/>
          <w:szCs w:val="18"/>
        </w:rPr>
        <w:t xml:space="preserve">add_options_page( </w:t>
      </w:r>
      <w:r w:rsidRPr="00CE6A85">
        <w:rPr>
          <w:rFonts w:cstheme="minorHAnsi"/>
          <w:color w:val="008B8B"/>
          <w:sz w:val="18"/>
          <w:szCs w:val="18"/>
        </w:rPr>
        <w:t>$page_title</w:t>
      </w:r>
      <w:r w:rsidRPr="00CE6A85">
        <w:rPr>
          <w:rFonts w:cstheme="minorHAnsi"/>
          <w:color w:val="000000"/>
          <w:sz w:val="18"/>
          <w:szCs w:val="18"/>
        </w:rPr>
        <w:t xml:space="preserve">, </w:t>
      </w:r>
      <w:r w:rsidRPr="00CE6A85">
        <w:rPr>
          <w:rFonts w:cstheme="minorHAnsi"/>
          <w:color w:val="008B8B"/>
          <w:sz w:val="18"/>
          <w:szCs w:val="18"/>
        </w:rPr>
        <w:t>$menu_title</w:t>
      </w:r>
      <w:r w:rsidRPr="00CE6A85">
        <w:rPr>
          <w:rFonts w:cstheme="minorHAnsi"/>
          <w:color w:val="000000"/>
          <w:sz w:val="18"/>
          <w:szCs w:val="18"/>
        </w:rPr>
        <w:t xml:space="preserve">, </w:t>
      </w:r>
      <w:r w:rsidRPr="00CE6A85">
        <w:rPr>
          <w:rFonts w:cstheme="minorHAnsi"/>
          <w:color w:val="008B8B"/>
          <w:sz w:val="18"/>
          <w:szCs w:val="18"/>
        </w:rPr>
        <w:t>$capability</w:t>
      </w:r>
      <w:r w:rsidRPr="00CE6A85">
        <w:rPr>
          <w:rFonts w:cstheme="minorHAnsi"/>
          <w:color w:val="000000"/>
          <w:sz w:val="18"/>
          <w:szCs w:val="18"/>
        </w:rPr>
        <w:t xml:space="preserve">, </w:t>
      </w:r>
      <w:r w:rsidRPr="00CE6A85">
        <w:rPr>
          <w:rFonts w:cstheme="minorHAnsi"/>
          <w:color w:val="008B8B"/>
          <w:sz w:val="18"/>
          <w:szCs w:val="18"/>
        </w:rPr>
        <w:t>$menu_slug</w:t>
      </w:r>
      <w:r w:rsidRPr="00CE6A85">
        <w:rPr>
          <w:rFonts w:cstheme="minorHAnsi"/>
          <w:color w:val="000000"/>
          <w:sz w:val="18"/>
          <w:szCs w:val="18"/>
        </w:rPr>
        <w:t xml:space="preserve">, </w:t>
      </w:r>
      <w:r w:rsidRPr="00CE6A85">
        <w:rPr>
          <w:rFonts w:cstheme="minorHAnsi"/>
          <w:color w:val="008B8B"/>
          <w:sz w:val="18"/>
          <w:szCs w:val="18"/>
        </w:rPr>
        <w:t>$function</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p>
    <w:p w:rsidR="009B2F28" w:rsidRPr="00CE6A85" w:rsidRDefault="007B29E1" w:rsidP="007B29E1">
      <w:pPr>
        <w:spacing w:before="100" w:beforeAutospacing="1" w:after="100" w:afterAutospacing="1" w:line="240" w:lineRule="auto"/>
        <w:textAlignment w:val="baseline"/>
        <w:outlineLvl w:val="0"/>
        <w:rPr>
          <w:rFonts w:eastAsia="Times New Roman" w:cstheme="minorHAnsi"/>
          <w:kern w:val="36"/>
          <w:sz w:val="18"/>
          <w:szCs w:val="18"/>
        </w:rPr>
      </w:pPr>
      <w:r w:rsidRPr="00CE6A85">
        <w:rPr>
          <w:rFonts w:cstheme="minorHAnsi"/>
          <w:sz w:val="18"/>
          <w:szCs w:val="18"/>
        </w:rPr>
        <w:t>//Also see Theme Options for the currently recommended way of creating options via the Customizer API.</w:t>
      </w:r>
    </w:p>
    <w:p w:rsidR="007B29E1" w:rsidRPr="00CE6A85" w:rsidRDefault="007B29E1" w:rsidP="007B29E1">
      <w:pPr>
        <w:pStyle w:val="Heading1"/>
        <w:rPr>
          <w:rFonts w:asciiTheme="minorHAnsi" w:hAnsiTheme="minorHAnsi" w:cstheme="minorHAnsi"/>
          <w:sz w:val="18"/>
          <w:szCs w:val="18"/>
        </w:rPr>
      </w:pPr>
      <w:r w:rsidRPr="00CE6A85">
        <w:rPr>
          <w:rFonts w:asciiTheme="minorHAnsi" w:hAnsiTheme="minorHAnsi" w:cstheme="minorHAnsi"/>
          <w:sz w:val="18"/>
          <w:szCs w:val="18"/>
        </w:rPr>
        <w:lastRenderedPageBreak/>
        <w:t>Example </w:t>
      </w:r>
      <w:hyperlink r:id="rId154" w:anchor="example" w:history="1">
        <w:r w:rsidRPr="00CE6A85">
          <w:rPr>
            <w:rFonts w:asciiTheme="minorHAnsi" w:hAnsiTheme="minorHAnsi" w:cstheme="minorHAnsi"/>
            <w:color w:val="21759B"/>
            <w:sz w:val="18"/>
            <w:szCs w:val="18"/>
            <w:bdr w:val="none" w:sz="0" w:space="0" w:color="auto" w:frame="1"/>
          </w:rPr>
          <w:t>#</w:t>
        </w:r>
        <w:r w:rsidRPr="00CE6A85">
          <w:rPr>
            <w:rStyle w:val="screen-reader-text"/>
            <w:rFonts w:asciiTheme="minorHAnsi" w:hAnsiTheme="minorHAnsi" w:cstheme="minorHAnsi"/>
            <w:color w:val="21759B"/>
            <w:sz w:val="18"/>
            <w:szCs w:val="18"/>
            <w:bdr w:val="none" w:sz="0" w:space="0" w:color="auto" w:frame="1"/>
          </w:rPr>
          <w:t>Example</w:t>
        </w:r>
      </w:hyperlink>
    </w:p>
    <w:p w:rsidR="007B29E1" w:rsidRPr="00CE6A85" w:rsidRDefault="007B29E1" w:rsidP="007B29E1">
      <w:pPr>
        <w:spacing w:after="0"/>
        <w:textAlignment w:val="baseline"/>
        <w:rPr>
          <w:rFonts w:cstheme="minorHAnsi"/>
          <w:color w:val="555555"/>
          <w:sz w:val="18"/>
          <w:szCs w:val="18"/>
        </w:rPr>
      </w:pPr>
      <w:r w:rsidRPr="00CE6A85">
        <w:rPr>
          <w:rFonts w:cstheme="minorHAnsi"/>
          <w:color w:val="555555"/>
          <w:sz w:val="18"/>
          <w:szCs w:val="18"/>
        </w:rPr>
        <w:t>Here’s a quick example illustrating how to insert a top-level menu page and a sub-menu page, where the title on the sub-menu page is different from the top-level page. In this example, </w:t>
      </w:r>
      <w:r w:rsidRPr="00CE6A85">
        <w:rPr>
          <w:rStyle w:val="p"/>
          <w:rFonts w:cstheme="minorHAnsi"/>
          <w:color w:val="000000"/>
          <w:sz w:val="18"/>
          <w:szCs w:val="18"/>
          <w:bdr w:val="none" w:sz="0" w:space="0" w:color="auto" w:frame="1"/>
        </w:rPr>
        <w:t>register_my_theme_more_settings_menu</w:t>
      </w:r>
      <w:r w:rsidRPr="00CE6A85">
        <w:rPr>
          <w:rFonts w:cstheme="minorHAnsi"/>
          <w:color w:val="555555"/>
          <w:sz w:val="18"/>
          <w:szCs w:val="18"/>
        </w:rPr>
        <w:t> is the name of the function that displays the first sub-menu page:</w:t>
      </w:r>
    </w:p>
    <w:p w:rsidR="007B29E1" w:rsidRPr="00CE6A85" w:rsidRDefault="007B29E1" w:rsidP="00E15D2C">
      <w:pPr>
        <w:rPr>
          <w:rFonts w:cstheme="minorHAnsi"/>
          <w:sz w:val="18"/>
          <w:szCs w:val="18"/>
        </w:rPr>
      </w:pP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register_my_theme_settings_menu()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add_menu_page( </w:t>
      </w:r>
      <w:r w:rsidRPr="00CE6A85">
        <w:rPr>
          <w:rFonts w:cstheme="minorHAnsi"/>
          <w:color w:val="A31515"/>
          <w:sz w:val="18"/>
          <w:szCs w:val="18"/>
        </w:rPr>
        <w:t>"My Theme's Settings"</w:t>
      </w:r>
      <w:r w:rsidRPr="00CE6A85">
        <w:rPr>
          <w:rFonts w:cstheme="minorHAnsi"/>
          <w:color w:val="000000"/>
          <w:sz w:val="18"/>
          <w:szCs w:val="18"/>
        </w:rPr>
        <w:t xml:space="preserve">,  </w:t>
      </w:r>
      <w:r w:rsidRPr="00CE6A85">
        <w:rPr>
          <w:rFonts w:cstheme="minorHAnsi"/>
          <w:color w:val="A31515"/>
          <w:sz w:val="18"/>
          <w:szCs w:val="18"/>
        </w:rPr>
        <w:t>"My Theme"</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 xml:space="preserve">,  </w:t>
      </w:r>
      <w:r w:rsidRPr="00CE6A85">
        <w:rPr>
          <w:rFonts w:cstheme="minorHAnsi"/>
          <w:color w:val="A31515"/>
          <w:sz w:val="18"/>
          <w:szCs w:val="18"/>
        </w:rPr>
        <w:t>"my-theme-settings-menu"</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register_my_theme_more_settings_menu()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add_submenu_page(  </w:t>
      </w:r>
      <w:r w:rsidRPr="00CE6A85">
        <w:rPr>
          <w:rFonts w:cstheme="minorHAnsi"/>
          <w:color w:val="A31515"/>
          <w:sz w:val="18"/>
          <w:szCs w:val="18"/>
        </w:rPr>
        <w:t>"my-themes-settings-menu"</w:t>
      </w:r>
      <w:r w:rsidRPr="00CE6A85">
        <w:rPr>
          <w:rFonts w:cstheme="minorHAnsi"/>
          <w:color w:val="000000"/>
          <w:sz w:val="18"/>
          <w:szCs w:val="18"/>
        </w:rPr>
        <w:t xml:space="preserve">, </w:t>
      </w:r>
      <w:r w:rsidRPr="00CE6A85">
        <w:rPr>
          <w:rFonts w:cstheme="minorHAnsi"/>
          <w:color w:val="A31515"/>
          <w:sz w:val="18"/>
          <w:szCs w:val="18"/>
        </w:rPr>
        <w:t>"More Settings for My Theme"</w:t>
      </w:r>
      <w:r w:rsidRPr="00CE6A85">
        <w:rPr>
          <w:rFonts w:cstheme="minorHAnsi"/>
          <w:color w:val="000000"/>
          <w:sz w:val="18"/>
          <w:szCs w:val="18"/>
        </w:rPr>
        <w:t xml:space="preserve">,   </w:t>
      </w:r>
      <w:r w:rsidRPr="00CE6A85">
        <w:rPr>
          <w:rFonts w:cstheme="minorHAnsi"/>
          <w:color w:val="A31515"/>
          <w:sz w:val="18"/>
          <w:szCs w:val="18"/>
        </w:rPr>
        <w:t>"More Settings"</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A31515"/>
          <w:sz w:val="18"/>
          <w:szCs w:val="18"/>
        </w:rPr>
        <w:t>"my-theme-more-settings-menu"</w:t>
      </w: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add_action( </w:t>
      </w:r>
      <w:r w:rsidRPr="00CE6A85">
        <w:rPr>
          <w:rFonts w:cstheme="minorHAnsi"/>
          <w:color w:val="A31515"/>
          <w:sz w:val="18"/>
          <w:szCs w:val="18"/>
        </w:rPr>
        <w:t>"admin_menu"</w:t>
      </w:r>
      <w:r w:rsidRPr="00CE6A85">
        <w:rPr>
          <w:rFonts w:cstheme="minorHAnsi"/>
          <w:color w:val="000000"/>
          <w:sz w:val="18"/>
          <w:szCs w:val="18"/>
        </w:rPr>
        <w:t xml:space="preserve">, </w:t>
      </w:r>
      <w:r w:rsidRPr="00CE6A85">
        <w:rPr>
          <w:rFonts w:cstheme="minorHAnsi"/>
          <w:color w:val="A31515"/>
          <w:sz w:val="18"/>
          <w:szCs w:val="18"/>
        </w:rPr>
        <w:t>"register_my_theme_settings_menu"</w:t>
      </w:r>
      <w:r w:rsidRPr="00CE6A85">
        <w:rPr>
          <w:rFonts w:cstheme="minorHAnsi"/>
          <w:color w:val="000000"/>
          <w:sz w:val="18"/>
          <w:szCs w:val="18"/>
        </w:rPr>
        <w:t>);</w:t>
      </w:r>
    </w:p>
    <w:p w:rsidR="007B29E1" w:rsidRDefault="007B29E1" w:rsidP="007B29E1">
      <w:pPr>
        <w:rPr>
          <w:rFonts w:cstheme="minorHAnsi"/>
          <w:color w:val="000000"/>
          <w:sz w:val="18"/>
          <w:szCs w:val="18"/>
        </w:rPr>
      </w:pPr>
      <w:r w:rsidRPr="00CE6A85">
        <w:rPr>
          <w:rFonts w:cstheme="minorHAnsi"/>
          <w:color w:val="000000"/>
          <w:sz w:val="18"/>
          <w:szCs w:val="18"/>
        </w:rPr>
        <w:t xml:space="preserve">add_action( </w:t>
      </w:r>
      <w:r w:rsidRPr="00CE6A85">
        <w:rPr>
          <w:rFonts w:cstheme="minorHAnsi"/>
          <w:color w:val="A31515"/>
          <w:sz w:val="18"/>
          <w:szCs w:val="18"/>
        </w:rPr>
        <w:t>"admin_menu"</w:t>
      </w:r>
      <w:r w:rsidRPr="00CE6A85">
        <w:rPr>
          <w:rFonts w:cstheme="minorHAnsi"/>
          <w:color w:val="000000"/>
          <w:sz w:val="18"/>
          <w:szCs w:val="18"/>
        </w:rPr>
        <w:t xml:space="preserve">, </w:t>
      </w:r>
      <w:r w:rsidRPr="00CE6A85">
        <w:rPr>
          <w:rFonts w:cstheme="minorHAnsi"/>
          <w:color w:val="A31515"/>
          <w:sz w:val="18"/>
          <w:szCs w:val="18"/>
        </w:rPr>
        <w:t>"register_my_theme_more_settings_menu"</w:t>
      </w:r>
      <w:r w:rsidRPr="00CE6A85">
        <w:rPr>
          <w:rFonts w:cstheme="minorHAnsi"/>
          <w:color w:val="000000"/>
          <w:sz w:val="18"/>
          <w:szCs w:val="18"/>
        </w:rPr>
        <w:t>);</w:t>
      </w:r>
    </w:p>
    <w:p w:rsidR="007B29E1" w:rsidRPr="00CE6A85" w:rsidRDefault="007B29E1" w:rsidP="002636CE">
      <w:pPr>
        <w:spacing w:after="0"/>
        <w:textAlignment w:val="baseline"/>
        <w:rPr>
          <w:rFonts w:cstheme="minorHAnsi"/>
          <w:color w:val="555555"/>
          <w:sz w:val="18"/>
          <w:szCs w:val="18"/>
        </w:rPr>
      </w:pPr>
      <w:r w:rsidRPr="00CE6A85">
        <w:rPr>
          <w:rFonts w:cstheme="minorHAnsi"/>
          <w:color w:val="555555"/>
          <w:sz w:val="18"/>
          <w:szCs w:val="18"/>
        </w:rPr>
        <w:t>Here’s an example of adding an option page under a custom post type menu block (see also here):</w:t>
      </w:r>
    </w:p>
    <w:p w:rsidR="007B29E1" w:rsidRPr="00CE6A85" w:rsidRDefault="007B29E1" w:rsidP="002636CE">
      <w:pPr>
        <w:spacing w:after="0"/>
        <w:textAlignment w:val="baseline"/>
        <w:rPr>
          <w:rFonts w:cstheme="minorHAnsi"/>
          <w:color w:val="555555"/>
          <w:sz w:val="18"/>
          <w:szCs w:val="18"/>
        </w:rPr>
      </w:pPr>
      <w:r w:rsidRPr="00CE6A85">
        <w:rPr>
          <w:rFonts w:cstheme="minorHAnsi"/>
          <w:color w:val="555555"/>
          <w:sz w:val="18"/>
          <w:szCs w:val="18"/>
        </w:rPr>
        <w:t>CODE</w:t>
      </w:r>
    </w:p>
    <w:p w:rsidR="007B29E1" w:rsidRPr="00CE6A85" w:rsidRDefault="007B29E1" w:rsidP="007B29E1">
      <w:pPr>
        <w:rPr>
          <w:rFonts w:cstheme="minorHAnsi"/>
          <w:sz w:val="18"/>
          <w:szCs w:val="18"/>
        </w:rPr>
      </w:pPr>
    </w:p>
    <w:p w:rsidR="007B29E1" w:rsidRPr="00CE6A85" w:rsidRDefault="007B29E1" w:rsidP="00F926FA">
      <w:pPr>
        <w:pStyle w:val="Heading1"/>
        <w:spacing w:after="0" w:afterAutospacing="0"/>
        <w:rPr>
          <w:rFonts w:asciiTheme="minorHAnsi" w:hAnsiTheme="minorHAnsi" w:cstheme="minorHAnsi"/>
          <w:sz w:val="18"/>
          <w:szCs w:val="18"/>
        </w:rPr>
      </w:pPr>
      <w:r w:rsidRPr="00CE6A85">
        <w:rPr>
          <w:rFonts w:asciiTheme="minorHAnsi" w:hAnsiTheme="minorHAnsi" w:cstheme="minorHAnsi"/>
          <w:sz w:val="18"/>
          <w:szCs w:val="18"/>
        </w:rPr>
        <w:t>Inserting the Pages </w:t>
      </w:r>
      <w:hyperlink r:id="rId155" w:anchor="inserting-the-pages" w:history="1">
        <w:r w:rsidRPr="00CE6A85">
          <w:rPr>
            <w:rFonts w:asciiTheme="minorHAnsi" w:hAnsiTheme="minorHAnsi" w:cstheme="minorHAnsi"/>
            <w:b w:val="0"/>
            <w:bCs w:val="0"/>
            <w:color w:val="21759B"/>
            <w:sz w:val="18"/>
            <w:szCs w:val="18"/>
            <w:bdr w:val="none" w:sz="0" w:space="0" w:color="auto" w:frame="1"/>
          </w:rPr>
          <w:t>#</w:t>
        </w:r>
        <w:r w:rsidRPr="00CE6A85">
          <w:rPr>
            <w:rStyle w:val="screen-reader-text"/>
            <w:rFonts w:asciiTheme="minorHAnsi" w:hAnsiTheme="minorHAnsi" w:cstheme="minorHAnsi"/>
            <w:b w:val="0"/>
            <w:bCs w:val="0"/>
            <w:color w:val="21759B"/>
            <w:sz w:val="18"/>
            <w:szCs w:val="18"/>
            <w:bdr w:val="none" w:sz="0" w:space="0" w:color="auto" w:frame="1"/>
          </w:rPr>
          <w:t>Inserting the Pages</w:t>
        </w:r>
      </w:hyperlink>
    </w:p>
    <w:p w:rsidR="007B29E1" w:rsidRDefault="007B29E1" w:rsidP="00F926FA">
      <w:pPr>
        <w:spacing w:after="0"/>
        <w:textAlignment w:val="baseline"/>
        <w:rPr>
          <w:rFonts w:cstheme="minorHAnsi"/>
          <w:color w:val="555555"/>
          <w:sz w:val="18"/>
          <w:szCs w:val="18"/>
        </w:rPr>
      </w:pPr>
      <w:r w:rsidRPr="00CE6A85">
        <w:rPr>
          <w:rFonts w:cstheme="minorHAnsi"/>
          <w:color w:val="555555"/>
          <w:sz w:val="18"/>
          <w:szCs w:val="18"/>
        </w:rPr>
        <w:t>Here is an example of how to insert multiple menus into various places:</w:t>
      </w:r>
    </w:p>
    <w:p w:rsidR="00F926FA" w:rsidRPr="00CE6A85" w:rsidRDefault="00F926FA" w:rsidP="00F926FA">
      <w:pPr>
        <w:spacing w:after="0"/>
        <w:textAlignment w:val="baseline"/>
        <w:rPr>
          <w:rFonts w:cstheme="minorHAnsi"/>
          <w:color w:val="555555"/>
          <w:sz w:val="18"/>
          <w:szCs w:val="18"/>
        </w:rPr>
      </w:pP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Hook for adding admin menus</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add_action(</w:t>
      </w:r>
      <w:r w:rsidRPr="00CE6A85">
        <w:rPr>
          <w:rFonts w:cstheme="minorHAnsi"/>
          <w:color w:val="A31515"/>
          <w:sz w:val="18"/>
          <w:szCs w:val="18"/>
        </w:rPr>
        <w:t>'admin_menu'</w:t>
      </w:r>
      <w:r w:rsidRPr="00CE6A85">
        <w:rPr>
          <w:rFonts w:cstheme="minorHAnsi"/>
          <w:color w:val="000000"/>
          <w:sz w:val="18"/>
          <w:szCs w:val="18"/>
        </w:rPr>
        <w:t xml:space="preserve">, </w:t>
      </w:r>
      <w:r w:rsidRPr="00CE6A85">
        <w:rPr>
          <w:rFonts w:cstheme="minorHAnsi"/>
          <w:color w:val="A31515"/>
          <w:sz w:val="18"/>
          <w:szCs w:val="18"/>
        </w:rPr>
        <w:t>'mt_add_pages'</w:t>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Action function for hook above</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mt_add_pages()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Add a new submenu under Settings:</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add_options_page(__(</w:t>
      </w:r>
      <w:r w:rsidRPr="00CE6A85">
        <w:rPr>
          <w:rFonts w:cstheme="minorHAnsi"/>
          <w:color w:val="A31515"/>
          <w:sz w:val="18"/>
          <w:szCs w:val="18"/>
        </w:rPr>
        <w:t>'Test Settings'</w:t>
      </w:r>
      <w:r w:rsidRPr="00CE6A85">
        <w:rPr>
          <w:rFonts w:cstheme="minorHAnsi"/>
          <w:color w:val="000000"/>
          <w:sz w:val="18"/>
          <w:szCs w:val="18"/>
        </w:rPr>
        <w:t>,</w:t>
      </w:r>
      <w:r w:rsidRPr="00CE6A85">
        <w:rPr>
          <w:rFonts w:cstheme="minorHAnsi"/>
          <w:color w:val="A31515"/>
          <w:sz w:val="18"/>
          <w:szCs w:val="18"/>
        </w:rPr>
        <w:t>'menu-test'</w:t>
      </w:r>
      <w:r w:rsidRPr="00CE6A85">
        <w:rPr>
          <w:rFonts w:cstheme="minorHAnsi"/>
          <w:color w:val="000000"/>
          <w:sz w:val="18"/>
          <w:szCs w:val="18"/>
        </w:rPr>
        <w:t>), __(</w:t>
      </w:r>
      <w:r w:rsidRPr="00CE6A85">
        <w:rPr>
          <w:rFonts w:cstheme="minorHAnsi"/>
          <w:color w:val="A31515"/>
          <w:sz w:val="18"/>
          <w:szCs w:val="18"/>
        </w:rPr>
        <w:t>'Test Settings'</w:t>
      </w:r>
      <w:r w:rsidRPr="00CE6A85">
        <w:rPr>
          <w:rFonts w:cstheme="minorHAnsi"/>
          <w:color w:val="000000"/>
          <w:sz w:val="18"/>
          <w:szCs w:val="18"/>
        </w:rPr>
        <w:t>,</w:t>
      </w:r>
      <w:r w:rsidRPr="00CE6A85">
        <w:rPr>
          <w:rFonts w:cstheme="minorHAnsi"/>
          <w:color w:val="A31515"/>
          <w:sz w:val="18"/>
          <w:szCs w:val="18"/>
        </w:rPr>
        <w:t>'menu-test'</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 xml:space="preserve">, </w:t>
      </w:r>
      <w:r w:rsidRPr="00CE6A85">
        <w:rPr>
          <w:rFonts w:cstheme="minorHAnsi"/>
          <w:color w:val="A31515"/>
          <w:sz w:val="18"/>
          <w:szCs w:val="18"/>
        </w:rPr>
        <w:t>'testsettings'</w:t>
      </w:r>
      <w:r w:rsidRPr="00CE6A85">
        <w:rPr>
          <w:rFonts w:cstheme="minorHAnsi"/>
          <w:color w:val="000000"/>
          <w:sz w:val="18"/>
          <w:szCs w:val="18"/>
        </w:rPr>
        <w:t xml:space="preserve">, </w:t>
      </w:r>
      <w:r w:rsidRPr="00CE6A85">
        <w:rPr>
          <w:rFonts w:cstheme="minorHAnsi"/>
          <w:color w:val="A31515"/>
          <w:sz w:val="18"/>
          <w:szCs w:val="18"/>
        </w:rPr>
        <w:t>'mt_settings_page'</w:t>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Add a new submenu under Tools:</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add_management_page( __(</w:t>
      </w:r>
      <w:r w:rsidRPr="00CE6A85">
        <w:rPr>
          <w:rFonts w:cstheme="minorHAnsi"/>
          <w:color w:val="A31515"/>
          <w:sz w:val="18"/>
          <w:szCs w:val="18"/>
        </w:rPr>
        <w:t>'Test Tools'</w:t>
      </w:r>
      <w:r w:rsidRPr="00CE6A85">
        <w:rPr>
          <w:rFonts w:cstheme="minorHAnsi"/>
          <w:color w:val="000000"/>
          <w:sz w:val="18"/>
          <w:szCs w:val="18"/>
        </w:rPr>
        <w:t>,</w:t>
      </w:r>
      <w:r w:rsidRPr="00CE6A85">
        <w:rPr>
          <w:rFonts w:cstheme="minorHAnsi"/>
          <w:color w:val="A31515"/>
          <w:sz w:val="18"/>
          <w:szCs w:val="18"/>
        </w:rPr>
        <w:t>'menu-test'</w:t>
      </w:r>
      <w:r w:rsidRPr="00CE6A85">
        <w:rPr>
          <w:rFonts w:cstheme="minorHAnsi"/>
          <w:color w:val="000000"/>
          <w:sz w:val="18"/>
          <w:szCs w:val="18"/>
        </w:rPr>
        <w:t>), __(</w:t>
      </w:r>
      <w:r w:rsidRPr="00CE6A85">
        <w:rPr>
          <w:rFonts w:cstheme="minorHAnsi"/>
          <w:color w:val="A31515"/>
          <w:sz w:val="18"/>
          <w:szCs w:val="18"/>
        </w:rPr>
        <w:t>'Test Tools'</w:t>
      </w:r>
      <w:r w:rsidRPr="00CE6A85">
        <w:rPr>
          <w:rFonts w:cstheme="minorHAnsi"/>
          <w:color w:val="000000"/>
          <w:sz w:val="18"/>
          <w:szCs w:val="18"/>
        </w:rPr>
        <w:t>,</w:t>
      </w:r>
      <w:r w:rsidRPr="00CE6A85">
        <w:rPr>
          <w:rFonts w:cstheme="minorHAnsi"/>
          <w:color w:val="A31515"/>
          <w:sz w:val="18"/>
          <w:szCs w:val="18"/>
        </w:rPr>
        <w:t>'menu-test'</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 xml:space="preserve">, </w:t>
      </w:r>
      <w:r w:rsidRPr="00CE6A85">
        <w:rPr>
          <w:rFonts w:cstheme="minorHAnsi"/>
          <w:color w:val="A31515"/>
          <w:sz w:val="18"/>
          <w:szCs w:val="18"/>
        </w:rPr>
        <w:t>'testtools'</w:t>
      </w:r>
      <w:r w:rsidRPr="00CE6A85">
        <w:rPr>
          <w:rFonts w:cstheme="minorHAnsi"/>
          <w:color w:val="000000"/>
          <w:sz w:val="18"/>
          <w:szCs w:val="18"/>
        </w:rPr>
        <w:t xml:space="preserve">, </w:t>
      </w:r>
      <w:r w:rsidRPr="00CE6A85">
        <w:rPr>
          <w:rFonts w:cstheme="minorHAnsi"/>
          <w:color w:val="A31515"/>
          <w:sz w:val="18"/>
          <w:szCs w:val="18"/>
        </w:rPr>
        <w:t>'mt_tools_page'</w:t>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Add a new top-level menu (ill-advised):</w:t>
      </w:r>
    </w:p>
    <w:p w:rsidR="007B29E1" w:rsidRPr="00F926FA" w:rsidRDefault="007B29E1" w:rsidP="007B29E1">
      <w:pPr>
        <w:autoSpaceDE w:val="0"/>
        <w:autoSpaceDN w:val="0"/>
        <w:adjustRightInd w:val="0"/>
        <w:spacing w:after="0" w:line="240" w:lineRule="auto"/>
        <w:rPr>
          <w:rFonts w:cstheme="minorHAnsi"/>
          <w:color w:val="000000"/>
          <w:sz w:val="16"/>
          <w:szCs w:val="18"/>
        </w:rPr>
      </w:pPr>
      <w:r w:rsidRPr="00F926FA">
        <w:rPr>
          <w:rFonts w:cstheme="minorHAnsi"/>
          <w:color w:val="000000"/>
          <w:sz w:val="16"/>
          <w:szCs w:val="18"/>
        </w:rPr>
        <w:t>add_menu_page(__(</w:t>
      </w:r>
      <w:r w:rsidRPr="00F926FA">
        <w:rPr>
          <w:rFonts w:cstheme="minorHAnsi"/>
          <w:color w:val="A31515"/>
          <w:sz w:val="16"/>
          <w:szCs w:val="18"/>
        </w:rPr>
        <w:t>'Test Toplevel'</w:t>
      </w:r>
      <w:r w:rsidRPr="00F926FA">
        <w:rPr>
          <w:rFonts w:cstheme="minorHAnsi"/>
          <w:color w:val="000000"/>
          <w:sz w:val="16"/>
          <w:szCs w:val="18"/>
        </w:rPr>
        <w:t>,</w:t>
      </w:r>
      <w:r w:rsidRPr="00F926FA">
        <w:rPr>
          <w:rFonts w:cstheme="minorHAnsi"/>
          <w:color w:val="A31515"/>
          <w:sz w:val="16"/>
          <w:szCs w:val="18"/>
        </w:rPr>
        <w:t>'menu-test'</w:t>
      </w:r>
      <w:r w:rsidRPr="00F926FA">
        <w:rPr>
          <w:rFonts w:cstheme="minorHAnsi"/>
          <w:color w:val="000000"/>
          <w:sz w:val="16"/>
          <w:szCs w:val="18"/>
        </w:rPr>
        <w:t>), __(</w:t>
      </w:r>
      <w:r w:rsidRPr="00F926FA">
        <w:rPr>
          <w:rFonts w:cstheme="minorHAnsi"/>
          <w:color w:val="A31515"/>
          <w:sz w:val="16"/>
          <w:szCs w:val="18"/>
        </w:rPr>
        <w:t>'Test Top-level'</w:t>
      </w:r>
      <w:r w:rsidRPr="00F926FA">
        <w:rPr>
          <w:rFonts w:cstheme="minorHAnsi"/>
          <w:color w:val="000000"/>
          <w:sz w:val="16"/>
          <w:szCs w:val="18"/>
        </w:rPr>
        <w:t>,</w:t>
      </w:r>
      <w:r w:rsidRPr="00F926FA">
        <w:rPr>
          <w:rFonts w:cstheme="minorHAnsi"/>
          <w:color w:val="A31515"/>
          <w:sz w:val="16"/>
          <w:szCs w:val="18"/>
        </w:rPr>
        <w:t>'menu-test'</w:t>
      </w:r>
      <w:r w:rsidRPr="00F926FA">
        <w:rPr>
          <w:rFonts w:cstheme="minorHAnsi"/>
          <w:color w:val="000000"/>
          <w:sz w:val="16"/>
          <w:szCs w:val="18"/>
        </w:rPr>
        <w:t xml:space="preserve">), </w:t>
      </w:r>
      <w:r w:rsidRPr="00F926FA">
        <w:rPr>
          <w:rFonts w:cstheme="minorHAnsi"/>
          <w:color w:val="A31515"/>
          <w:sz w:val="16"/>
          <w:szCs w:val="18"/>
        </w:rPr>
        <w:t>'manage_options'</w:t>
      </w:r>
      <w:r w:rsidRPr="00F926FA">
        <w:rPr>
          <w:rFonts w:cstheme="minorHAnsi"/>
          <w:color w:val="000000"/>
          <w:sz w:val="16"/>
          <w:szCs w:val="18"/>
        </w:rPr>
        <w:t xml:space="preserve">, </w:t>
      </w:r>
      <w:r w:rsidRPr="00F926FA">
        <w:rPr>
          <w:rFonts w:cstheme="minorHAnsi"/>
          <w:color w:val="A31515"/>
          <w:sz w:val="16"/>
          <w:szCs w:val="18"/>
        </w:rPr>
        <w:t>'mt-top-level-handle'</w:t>
      </w:r>
      <w:r w:rsidRPr="00F926FA">
        <w:rPr>
          <w:rFonts w:cstheme="minorHAnsi"/>
          <w:color w:val="000000"/>
          <w:sz w:val="16"/>
          <w:szCs w:val="18"/>
        </w:rPr>
        <w:t xml:space="preserve">, </w:t>
      </w:r>
      <w:r w:rsidRPr="00F926FA">
        <w:rPr>
          <w:rFonts w:cstheme="minorHAnsi"/>
          <w:color w:val="A31515"/>
          <w:sz w:val="16"/>
          <w:szCs w:val="18"/>
        </w:rPr>
        <w:t>'mt_toplevel_page'</w:t>
      </w:r>
      <w:r w:rsidRPr="00F926FA">
        <w:rPr>
          <w:rFonts w:cstheme="minorHAnsi"/>
          <w:color w:val="000000"/>
          <w:sz w:val="16"/>
          <w:szCs w:val="18"/>
        </w:rPr>
        <w:t xml:space="preserve"> );</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Add a submenu to the custom top-level menu:</w:t>
      </w:r>
    </w:p>
    <w:p w:rsidR="007B29E1" w:rsidRPr="00F926FA" w:rsidRDefault="007B29E1" w:rsidP="007B29E1">
      <w:pPr>
        <w:autoSpaceDE w:val="0"/>
        <w:autoSpaceDN w:val="0"/>
        <w:adjustRightInd w:val="0"/>
        <w:spacing w:after="0" w:line="240" w:lineRule="auto"/>
        <w:rPr>
          <w:rFonts w:cstheme="minorHAnsi"/>
          <w:color w:val="000000"/>
          <w:sz w:val="14"/>
          <w:szCs w:val="18"/>
        </w:rPr>
      </w:pPr>
      <w:r w:rsidRPr="00F926FA">
        <w:rPr>
          <w:rFonts w:cstheme="minorHAnsi"/>
          <w:color w:val="000000"/>
          <w:sz w:val="14"/>
          <w:szCs w:val="18"/>
        </w:rPr>
        <w:t>add_submenu_page(</w:t>
      </w:r>
      <w:r w:rsidRPr="00F926FA">
        <w:rPr>
          <w:rFonts w:cstheme="minorHAnsi"/>
          <w:color w:val="A31515"/>
          <w:sz w:val="14"/>
          <w:szCs w:val="18"/>
        </w:rPr>
        <w:t>'mt-top-level-handle'</w:t>
      </w:r>
      <w:r w:rsidRPr="00F926FA">
        <w:rPr>
          <w:rFonts w:cstheme="minorHAnsi"/>
          <w:color w:val="000000"/>
          <w:sz w:val="14"/>
          <w:szCs w:val="18"/>
        </w:rPr>
        <w:t>, __(</w:t>
      </w:r>
      <w:r w:rsidRPr="00F926FA">
        <w:rPr>
          <w:rFonts w:cstheme="minorHAnsi"/>
          <w:color w:val="A31515"/>
          <w:sz w:val="14"/>
          <w:szCs w:val="18"/>
        </w:rPr>
        <w:t>'Test Sub-Level'</w:t>
      </w:r>
      <w:r w:rsidRPr="00F926FA">
        <w:rPr>
          <w:rFonts w:cstheme="minorHAnsi"/>
          <w:color w:val="000000"/>
          <w:sz w:val="14"/>
          <w:szCs w:val="18"/>
        </w:rPr>
        <w:t>,</w:t>
      </w:r>
      <w:r w:rsidRPr="00F926FA">
        <w:rPr>
          <w:rFonts w:cstheme="minorHAnsi"/>
          <w:color w:val="A31515"/>
          <w:sz w:val="14"/>
          <w:szCs w:val="18"/>
        </w:rPr>
        <w:t>'menu-test'</w:t>
      </w:r>
      <w:r w:rsidRPr="00F926FA">
        <w:rPr>
          <w:rFonts w:cstheme="minorHAnsi"/>
          <w:color w:val="000000"/>
          <w:sz w:val="14"/>
          <w:szCs w:val="18"/>
        </w:rPr>
        <w:t>), __(</w:t>
      </w:r>
      <w:r w:rsidRPr="00F926FA">
        <w:rPr>
          <w:rFonts w:cstheme="minorHAnsi"/>
          <w:color w:val="A31515"/>
          <w:sz w:val="14"/>
          <w:szCs w:val="18"/>
        </w:rPr>
        <w:t>'Test Sub-Level'</w:t>
      </w:r>
      <w:r w:rsidRPr="00F926FA">
        <w:rPr>
          <w:rFonts w:cstheme="minorHAnsi"/>
          <w:color w:val="000000"/>
          <w:sz w:val="14"/>
          <w:szCs w:val="18"/>
        </w:rPr>
        <w:t>,</w:t>
      </w:r>
      <w:r w:rsidRPr="00F926FA">
        <w:rPr>
          <w:rFonts w:cstheme="minorHAnsi"/>
          <w:color w:val="A31515"/>
          <w:sz w:val="14"/>
          <w:szCs w:val="18"/>
        </w:rPr>
        <w:t>'menu-test'</w:t>
      </w:r>
      <w:r w:rsidRPr="00F926FA">
        <w:rPr>
          <w:rFonts w:cstheme="minorHAnsi"/>
          <w:color w:val="000000"/>
          <w:sz w:val="14"/>
          <w:szCs w:val="18"/>
        </w:rPr>
        <w:t xml:space="preserve">), </w:t>
      </w:r>
      <w:r w:rsidRPr="00F926FA">
        <w:rPr>
          <w:rFonts w:cstheme="minorHAnsi"/>
          <w:color w:val="A31515"/>
          <w:sz w:val="14"/>
          <w:szCs w:val="18"/>
        </w:rPr>
        <w:t>'manage_options'</w:t>
      </w:r>
      <w:r w:rsidRPr="00F926FA">
        <w:rPr>
          <w:rFonts w:cstheme="minorHAnsi"/>
          <w:color w:val="000000"/>
          <w:sz w:val="14"/>
          <w:szCs w:val="18"/>
        </w:rPr>
        <w:t xml:space="preserve">, </w:t>
      </w:r>
      <w:r w:rsidRPr="00F926FA">
        <w:rPr>
          <w:rFonts w:cstheme="minorHAnsi"/>
          <w:color w:val="A31515"/>
          <w:sz w:val="14"/>
          <w:szCs w:val="18"/>
        </w:rPr>
        <w:t>'sub-page'</w:t>
      </w:r>
      <w:r w:rsidRPr="00F926FA">
        <w:rPr>
          <w:rFonts w:cstheme="minorHAnsi"/>
          <w:color w:val="000000"/>
          <w:sz w:val="14"/>
          <w:szCs w:val="18"/>
        </w:rPr>
        <w:t xml:space="preserve">, </w:t>
      </w:r>
      <w:r w:rsidRPr="00F926FA">
        <w:rPr>
          <w:rFonts w:cstheme="minorHAnsi"/>
          <w:color w:val="A31515"/>
          <w:sz w:val="14"/>
          <w:szCs w:val="18"/>
        </w:rPr>
        <w:t>'mt_sublevel_page'</w:t>
      </w:r>
      <w:r w:rsidRPr="00F926FA">
        <w:rPr>
          <w:rFonts w:cstheme="minorHAnsi"/>
          <w:color w:val="000000"/>
          <w:sz w:val="14"/>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Add a second submenu to the custom top-level menu:</w:t>
      </w:r>
    </w:p>
    <w:p w:rsidR="007B29E1" w:rsidRPr="00F926FA" w:rsidRDefault="007B29E1" w:rsidP="007B29E1">
      <w:pPr>
        <w:autoSpaceDE w:val="0"/>
        <w:autoSpaceDN w:val="0"/>
        <w:adjustRightInd w:val="0"/>
        <w:spacing w:after="0" w:line="240" w:lineRule="auto"/>
        <w:rPr>
          <w:rFonts w:cstheme="minorHAnsi"/>
          <w:color w:val="000000"/>
          <w:sz w:val="14"/>
          <w:szCs w:val="18"/>
        </w:rPr>
      </w:pPr>
      <w:r w:rsidRPr="00F926FA">
        <w:rPr>
          <w:rFonts w:cstheme="minorHAnsi"/>
          <w:color w:val="000000"/>
          <w:sz w:val="14"/>
          <w:szCs w:val="18"/>
        </w:rPr>
        <w:t>add_submenu_page(</w:t>
      </w:r>
      <w:r w:rsidRPr="00F926FA">
        <w:rPr>
          <w:rFonts w:cstheme="minorHAnsi"/>
          <w:color w:val="A31515"/>
          <w:sz w:val="14"/>
          <w:szCs w:val="18"/>
        </w:rPr>
        <w:t>'mt-top-level-handle'</w:t>
      </w:r>
      <w:r w:rsidRPr="00F926FA">
        <w:rPr>
          <w:rFonts w:cstheme="minorHAnsi"/>
          <w:color w:val="000000"/>
          <w:sz w:val="14"/>
          <w:szCs w:val="18"/>
        </w:rPr>
        <w:t>, __(</w:t>
      </w:r>
      <w:r w:rsidRPr="00F926FA">
        <w:rPr>
          <w:rFonts w:cstheme="minorHAnsi"/>
          <w:color w:val="A31515"/>
          <w:sz w:val="14"/>
          <w:szCs w:val="18"/>
        </w:rPr>
        <w:t>'Test Sub-Level 2'</w:t>
      </w:r>
      <w:r w:rsidRPr="00F926FA">
        <w:rPr>
          <w:rFonts w:cstheme="minorHAnsi"/>
          <w:color w:val="000000"/>
          <w:sz w:val="14"/>
          <w:szCs w:val="18"/>
        </w:rPr>
        <w:t>,</w:t>
      </w:r>
      <w:r w:rsidRPr="00F926FA">
        <w:rPr>
          <w:rFonts w:cstheme="minorHAnsi"/>
          <w:color w:val="A31515"/>
          <w:sz w:val="14"/>
          <w:szCs w:val="18"/>
        </w:rPr>
        <w:t>'menu-test'</w:t>
      </w:r>
      <w:r w:rsidRPr="00F926FA">
        <w:rPr>
          <w:rFonts w:cstheme="minorHAnsi"/>
          <w:color w:val="000000"/>
          <w:sz w:val="14"/>
          <w:szCs w:val="18"/>
        </w:rPr>
        <w:t>), __(</w:t>
      </w:r>
      <w:r w:rsidRPr="00F926FA">
        <w:rPr>
          <w:rFonts w:cstheme="minorHAnsi"/>
          <w:color w:val="A31515"/>
          <w:sz w:val="14"/>
          <w:szCs w:val="18"/>
        </w:rPr>
        <w:t>'Test Sub-Level 2'</w:t>
      </w:r>
      <w:r w:rsidRPr="00F926FA">
        <w:rPr>
          <w:rFonts w:cstheme="minorHAnsi"/>
          <w:color w:val="000000"/>
          <w:sz w:val="14"/>
          <w:szCs w:val="18"/>
        </w:rPr>
        <w:t>,</w:t>
      </w:r>
      <w:r w:rsidRPr="00F926FA">
        <w:rPr>
          <w:rFonts w:cstheme="minorHAnsi"/>
          <w:color w:val="A31515"/>
          <w:sz w:val="14"/>
          <w:szCs w:val="18"/>
        </w:rPr>
        <w:t>'menu-test'</w:t>
      </w:r>
      <w:r w:rsidRPr="00F926FA">
        <w:rPr>
          <w:rFonts w:cstheme="minorHAnsi"/>
          <w:color w:val="000000"/>
          <w:sz w:val="14"/>
          <w:szCs w:val="18"/>
        </w:rPr>
        <w:t xml:space="preserve">), </w:t>
      </w:r>
      <w:r w:rsidRPr="00F926FA">
        <w:rPr>
          <w:rFonts w:cstheme="minorHAnsi"/>
          <w:color w:val="A31515"/>
          <w:sz w:val="14"/>
          <w:szCs w:val="18"/>
        </w:rPr>
        <w:t>'manage_options'</w:t>
      </w:r>
      <w:r w:rsidRPr="00F926FA">
        <w:rPr>
          <w:rFonts w:cstheme="minorHAnsi"/>
          <w:color w:val="000000"/>
          <w:sz w:val="14"/>
          <w:szCs w:val="18"/>
        </w:rPr>
        <w:t xml:space="preserve">, </w:t>
      </w:r>
      <w:r w:rsidRPr="00F926FA">
        <w:rPr>
          <w:rFonts w:cstheme="minorHAnsi"/>
          <w:color w:val="A31515"/>
          <w:sz w:val="14"/>
          <w:szCs w:val="18"/>
        </w:rPr>
        <w:t>'sub-page2'</w:t>
      </w:r>
      <w:r w:rsidRPr="00F926FA">
        <w:rPr>
          <w:rFonts w:cstheme="minorHAnsi"/>
          <w:color w:val="000000"/>
          <w:sz w:val="14"/>
          <w:szCs w:val="18"/>
        </w:rPr>
        <w:t xml:space="preserve">, </w:t>
      </w:r>
      <w:r w:rsidRPr="00F926FA">
        <w:rPr>
          <w:rFonts w:cstheme="minorHAnsi"/>
          <w:color w:val="A31515"/>
          <w:sz w:val="14"/>
          <w:szCs w:val="18"/>
        </w:rPr>
        <w:t>'mt_sublevel_page2'</w:t>
      </w:r>
      <w:r w:rsidRPr="00F926FA">
        <w:rPr>
          <w:rFonts w:cstheme="minorHAnsi"/>
          <w:color w:val="000000"/>
          <w:sz w:val="14"/>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mt_settings_page() displays the page content for the Test settings sub-menu</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mt_settings_page() {</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&lt;h2&gt;"</w:t>
      </w:r>
      <w:r w:rsidRPr="00CE6A85">
        <w:rPr>
          <w:rFonts w:cstheme="minorHAnsi"/>
          <w:color w:val="000000"/>
          <w:sz w:val="18"/>
          <w:szCs w:val="18"/>
        </w:rPr>
        <w:t xml:space="preserve"> . __( </w:t>
      </w:r>
      <w:r w:rsidRPr="00CE6A85">
        <w:rPr>
          <w:rFonts w:cstheme="minorHAnsi"/>
          <w:color w:val="A31515"/>
          <w:sz w:val="18"/>
          <w:szCs w:val="18"/>
        </w:rPr>
        <w:t>'Test Settings'</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7B29E1"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w:t>
      </w:r>
      <w:r w:rsidRPr="00CE6A85">
        <w:rPr>
          <w:rFonts w:cstheme="minorHAnsi"/>
          <w:color w:val="000000"/>
          <w:sz w:val="18"/>
          <w:szCs w:val="18"/>
        </w:rPr>
        <w:t>;</w:t>
      </w:r>
      <w:r w:rsidR="00F926FA">
        <w:rPr>
          <w:rFonts w:cstheme="minorHAnsi"/>
          <w:color w:val="000000"/>
          <w:sz w:val="18"/>
          <w:szCs w:val="18"/>
        </w:rPr>
        <w:tab/>
      </w:r>
      <w:r w:rsidRPr="00CE6A85">
        <w:rPr>
          <w:rFonts w:cstheme="minorHAnsi"/>
          <w:color w:val="000000"/>
          <w:sz w:val="18"/>
          <w:szCs w:val="18"/>
        </w:rPr>
        <w:t>}</w:t>
      </w:r>
    </w:p>
    <w:p w:rsidR="00F926FA" w:rsidRPr="00CE6A85" w:rsidRDefault="00F926FA" w:rsidP="007B29E1">
      <w:pPr>
        <w:autoSpaceDE w:val="0"/>
        <w:autoSpaceDN w:val="0"/>
        <w:adjustRightInd w:val="0"/>
        <w:spacing w:after="0" w:line="240" w:lineRule="auto"/>
        <w:rPr>
          <w:rFonts w:cstheme="minorHAnsi"/>
          <w:color w:val="000000"/>
          <w:sz w:val="18"/>
          <w:szCs w:val="18"/>
        </w:rPr>
      </w:pP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mt_tools_page() displays the page content for the Test Tools sub-menu</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mt_tools_page() {</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&lt;h2&gt;"</w:t>
      </w:r>
      <w:r w:rsidRPr="00CE6A85">
        <w:rPr>
          <w:rFonts w:cstheme="minorHAnsi"/>
          <w:color w:val="000000"/>
          <w:sz w:val="18"/>
          <w:szCs w:val="18"/>
        </w:rPr>
        <w:t xml:space="preserve"> . __( </w:t>
      </w:r>
      <w:r w:rsidRPr="00CE6A85">
        <w:rPr>
          <w:rFonts w:cstheme="minorHAnsi"/>
          <w:color w:val="A31515"/>
          <w:sz w:val="18"/>
          <w:szCs w:val="18"/>
        </w:rPr>
        <w:t>'Test Tools'</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w:t>
      </w:r>
      <w:r w:rsidRPr="00CE6A85">
        <w:rPr>
          <w:rFonts w:cstheme="minorHAnsi"/>
          <w:color w:val="000000"/>
          <w:sz w:val="18"/>
          <w:szCs w:val="18"/>
        </w:rPr>
        <w:t>;</w:t>
      </w:r>
      <w:r w:rsidR="00F926FA">
        <w:rPr>
          <w:rFonts w:cstheme="minorHAnsi"/>
          <w:color w:val="000000"/>
          <w:sz w:val="18"/>
          <w:szCs w:val="18"/>
        </w:rPr>
        <w:t xml:space="preserve"> </w:t>
      </w:r>
      <w:r w:rsidR="00F926FA">
        <w:rPr>
          <w:rFonts w:cstheme="minorHAnsi"/>
          <w:color w:val="000000"/>
          <w:sz w:val="18"/>
          <w:szCs w:val="18"/>
        </w:rPr>
        <w:tab/>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mt_toplevel_page() displays the page content for the custom Test Top-Level menu</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mt_toplevel_page() {</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&lt;h2&gt;"</w:t>
      </w:r>
      <w:r w:rsidRPr="00CE6A85">
        <w:rPr>
          <w:rFonts w:cstheme="minorHAnsi"/>
          <w:color w:val="000000"/>
          <w:sz w:val="18"/>
          <w:szCs w:val="18"/>
        </w:rPr>
        <w:t xml:space="preserve"> . __( </w:t>
      </w:r>
      <w:r w:rsidRPr="00CE6A85">
        <w:rPr>
          <w:rFonts w:cstheme="minorHAnsi"/>
          <w:color w:val="A31515"/>
          <w:sz w:val="18"/>
          <w:szCs w:val="18"/>
        </w:rPr>
        <w:t>'Test Top-Level'</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w:t>
      </w:r>
      <w:r w:rsidRPr="00CE6A85">
        <w:rPr>
          <w:rFonts w:cstheme="minorHAnsi"/>
          <w:color w:val="000000"/>
          <w:sz w:val="18"/>
          <w:szCs w:val="18"/>
        </w:rPr>
        <w:t>;</w:t>
      </w:r>
      <w:r w:rsidR="00F926FA">
        <w:rPr>
          <w:rFonts w:cstheme="minorHAnsi"/>
          <w:color w:val="000000"/>
          <w:sz w:val="18"/>
          <w:szCs w:val="18"/>
        </w:rPr>
        <w:tab/>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F926FA" w:rsidRDefault="00F926FA" w:rsidP="007B29E1">
      <w:pPr>
        <w:autoSpaceDE w:val="0"/>
        <w:autoSpaceDN w:val="0"/>
        <w:adjustRightInd w:val="0"/>
        <w:spacing w:after="0" w:line="240" w:lineRule="auto"/>
        <w:rPr>
          <w:rFonts w:cstheme="minorHAnsi"/>
          <w:color w:val="008000"/>
          <w:sz w:val="18"/>
          <w:szCs w:val="18"/>
        </w:rPr>
      </w:pP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mt_sublevel_page() displays the page content for the first sub-menu</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of the custom Test Toplevel menu</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mt_sublevel_page() {</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&lt;h2&gt;"</w:t>
      </w:r>
      <w:r w:rsidRPr="00CE6A85">
        <w:rPr>
          <w:rFonts w:cstheme="minorHAnsi"/>
          <w:color w:val="000000"/>
          <w:sz w:val="18"/>
          <w:szCs w:val="18"/>
        </w:rPr>
        <w:t xml:space="preserve"> . __( </w:t>
      </w:r>
      <w:r w:rsidRPr="00CE6A85">
        <w:rPr>
          <w:rFonts w:cstheme="minorHAnsi"/>
          <w:color w:val="A31515"/>
          <w:sz w:val="18"/>
          <w:szCs w:val="18"/>
        </w:rPr>
        <w:t>'Test Sub-Level'</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w:t>
      </w:r>
      <w:r w:rsidRPr="00CE6A85">
        <w:rPr>
          <w:rFonts w:cstheme="minorHAnsi"/>
          <w:color w:val="000000"/>
          <w:sz w:val="18"/>
          <w:szCs w:val="18"/>
        </w:rPr>
        <w:t>;</w:t>
      </w:r>
      <w:r w:rsidR="00F926FA">
        <w:rPr>
          <w:rFonts w:cstheme="minorHAnsi"/>
          <w:color w:val="000000"/>
          <w:sz w:val="18"/>
          <w:szCs w:val="18"/>
        </w:rPr>
        <w:tab/>
      </w:r>
      <w:r w:rsidRPr="00CE6A85">
        <w:rPr>
          <w:rFonts w:cstheme="minorHAnsi"/>
          <w:color w:val="000000"/>
          <w:sz w:val="18"/>
          <w:szCs w:val="18"/>
        </w:rPr>
        <w: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mt_sublevel_page2() displays the page content for the second sub-menu</w:t>
      </w:r>
    </w:p>
    <w:p w:rsidR="007B29E1" w:rsidRPr="00CE6A85" w:rsidRDefault="007B29E1" w:rsidP="007B29E1">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of the custom Test Top-Level menu</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mt_sublevel_page2() {</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&lt;h2&gt;"</w:t>
      </w:r>
      <w:r w:rsidRPr="00CE6A85">
        <w:rPr>
          <w:rFonts w:cstheme="minorHAnsi"/>
          <w:color w:val="000000"/>
          <w:sz w:val="18"/>
          <w:szCs w:val="18"/>
        </w:rPr>
        <w:t xml:space="preserve"> . __( </w:t>
      </w:r>
      <w:r w:rsidRPr="00CE6A85">
        <w:rPr>
          <w:rFonts w:cstheme="minorHAnsi"/>
          <w:color w:val="A31515"/>
          <w:sz w:val="18"/>
          <w:szCs w:val="18"/>
        </w:rPr>
        <w:t>'Test Sub-Level 2'</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p>
    <w:p w:rsidR="007B29E1" w:rsidRPr="00CE6A85" w:rsidRDefault="007B29E1" w:rsidP="007B29E1">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7B29E1" w:rsidRPr="00CE6A85" w:rsidRDefault="007B29E1" w:rsidP="007B29E1">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w:t>
      </w:r>
      <w:r w:rsidRPr="00CE6A85">
        <w:rPr>
          <w:rFonts w:cstheme="minorHAnsi"/>
          <w:color w:val="000000"/>
          <w:sz w:val="18"/>
          <w:szCs w:val="18"/>
        </w:rPr>
        <w:t>;</w:t>
      </w:r>
      <w:r w:rsidR="00F926FA">
        <w:rPr>
          <w:rFonts w:cstheme="minorHAnsi"/>
          <w:color w:val="000000"/>
          <w:sz w:val="18"/>
          <w:szCs w:val="18"/>
        </w:rPr>
        <w:tab/>
      </w:r>
      <w:r w:rsidRPr="00CE6A85">
        <w:rPr>
          <w:rFonts w:cstheme="minorHAnsi"/>
          <w:color w:val="000000"/>
          <w:sz w:val="18"/>
          <w:szCs w:val="18"/>
        </w:rPr>
        <w:t>}</w:t>
      </w:r>
    </w:p>
    <w:p w:rsidR="007B29E1" w:rsidRPr="00CE6A85" w:rsidRDefault="007B29E1" w:rsidP="007B29E1">
      <w:pPr>
        <w:rPr>
          <w:rFonts w:cstheme="minorHAnsi"/>
          <w:color w:val="000000"/>
          <w:sz w:val="18"/>
          <w:szCs w:val="18"/>
        </w:rPr>
      </w:pPr>
    </w:p>
    <w:p w:rsidR="007B29E1" w:rsidRPr="00CE6A85" w:rsidRDefault="007B29E1" w:rsidP="00F926FA">
      <w:pPr>
        <w:pStyle w:val="Heading1"/>
        <w:spacing w:before="0" w:beforeAutospacing="0" w:after="0" w:afterAutospacing="0"/>
        <w:rPr>
          <w:rFonts w:asciiTheme="minorHAnsi" w:hAnsiTheme="minorHAnsi" w:cstheme="minorHAnsi"/>
          <w:sz w:val="18"/>
          <w:szCs w:val="18"/>
        </w:rPr>
      </w:pPr>
      <w:r w:rsidRPr="00CE6A85">
        <w:rPr>
          <w:rFonts w:asciiTheme="minorHAnsi" w:hAnsiTheme="minorHAnsi" w:cstheme="minorHAnsi"/>
          <w:sz w:val="18"/>
          <w:szCs w:val="18"/>
        </w:rPr>
        <w:t>Sample Menu Page </w:t>
      </w:r>
      <w:hyperlink r:id="rId156" w:anchor="sample-menu-page" w:history="1">
        <w:r w:rsidRPr="00CE6A85">
          <w:rPr>
            <w:rFonts w:asciiTheme="minorHAnsi" w:hAnsiTheme="minorHAnsi" w:cstheme="minorHAnsi"/>
            <w:b w:val="0"/>
            <w:bCs w:val="0"/>
            <w:color w:val="21759B"/>
            <w:sz w:val="18"/>
            <w:szCs w:val="18"/>
            <w:bdr w:val="none" w:sz="0" w:space="0" w:color="auto" w:frame="1"/>
          </w:rPr>
          <w:t>#</w:t>
        </w:r>
        <w:r w:rsidRPr="00CE6A85">
          <w:rPr>
            <w:rStyle w:val="screen-reader-text"/>
            <w:rFonts w:asciiTheme="minorHAnsi" w:hAnsiTheme="minorHAnsi" w:cstheme="minorHAnsi"/>
            <w:b w:val="0"/>
            <w:bCs w:val="0"/>
            <w:color w:val="21759B"/>
            <w:sz w:val="18"/>
            <w:szCs w:val="18"/>
            <w:bdr w:val="none" w:sz="0" w:space="0" w:color="auto" w:frame="1"/>
          </w:rPr>
          <w:t>Sample Menu Page</w:t>
        </w:r>
      </w:hyperlink>
    </w:p>
    <w:p w:rsidR="007B29E1" w:rsidRPr="00CE6A85" w:rsidRDefault="007B29E1" w:rsidP="007B29E1">
      <w:pPr>
        <w:spacing w:after="0"/>
        <w:textAlignment w:val="baseline"/>
        <w:rPr>
          <w:rFonts w:cstheme="minorHAnsi"/>
          <w:color w:val="555555"/>
          <w:sz w:val="18"/>
          <w:szCs w:val="18"/>
        </w:rPr>
      </w:pPr>
      <w:r w:rsidRPr="00CE6A85">
        <w:rPr>
          <w:rStyle w:val="token"/>
          <w:rFonts w:cstheme="minorHAnsi"/>
          <w:color w:val="555555"/>
          <w:sz w:val="18"/>
          <w:szCs w:val="18"/>
          <w:bdr w:val="none" w:sz="0" w:space="0" w:color="auto" w:frame="1"/>
        </w:rPr>
        <w:t>Note:</w:t>
      </w:r>
      <w:r w:rsidRPr="00CE6A85">
        <w:rPr>
          <w:rFonts w:cstheme="minorHAnsi"/>
          <w:color w:val="555555"/>
          <w:sz w:val="18"/>
          <w:szCs w:val="18"/>
        </w:rPr>
        <w:t> See the </w:t>
      </w:r>
      <w:hyperlink r:id="rId157" w:history="1">
        <w:r w:rsidRPr="00CE6A85">
          <w:rPr>
            <w:rFonts w:cstheme="minorHAnsi"/>
            <w:color w:val="21759B"/>
            <w:sz w:val="18"/>
            <w:szCs w:val="18"/>
            <w:bdr w:val="none" w:sz="0" w:space="0" w:color="auto" w:frame="1"/>
          </w:rPr>
          <w:t>Settings API</w:t>
        </w:r>
      </w:hyperlink>
      <w:r w:rsidRPr="00CE6A85">
        <w:rPr>
          <w:rFonts w:cstheme="minorHAnsi"/>
          <w:color w:val="555555"/>
          <w:sz w:val="18"/>
          <w:szCs w:val="18"/>
        </w:rPr>
        <w:t> for information on creating settings pages.</w:t>
      </w:r>
    </w:p>
    <w:p w:rsidR="007B29E1" w:rsidRPr="00CE6A85" w:rsidRDefault="007B29E1" w:rsidP="007B29E1">
      <w:pPr>
        <w:spacing w:after="0"/>
        <w:textAlignment w:val="baseline"/>
        <w:rPr>
          <w:rFonts w:cstheme="minorHAnsi"/>
          <w:color w:val="555555"/>
          <w:sz w:val="18"/>
          <w:szCs w:val="18"/>
        </w:rPr>
      </w:pPr>
      <w:r w:rsidRPr="00CE6A85">
        <w:rPr>
          <w:rFonts w:cstheme="minorHAnsi"/>
          <w:color w:val="555555"/>
          <w:sz w:val="18"/>
          <w:szCs w:val="18"/>
        </w:rPr>
        <w:t>The previous example contains several dummy functions, such as </w:t>
      </w:r>
      <w:r w:rsidRPr="00CE6A85">
        <w:rPr>
          <w:rStyle w:val="p"/>
          <w:rFonts w:cstheme="minorHAnsi"/>
          <w:color w:val="000000"/>
          <w:sz w:val="18"/>
          <w:szCs w:val="18"/>
          <w:bdr w:val="none" w:sz="0" w:space="0" w:color="auto" w:frame="1"/>
        </w:rPr>
        <w:t>mt_settings_page()</w:t>
      </w:r>
      <w:r w:rsidRPr="00CE6A85">
        <w:rPr>
          <w:rFonts w:cstheme="minorHAnsi"/>
          <w:color w:val="555555"/>
          <w:sz w:val="18"/>
          <w:szCs w:val="18"/>
        </w:rPr>
        <w:t>, as placeholders for actual page content. Let’s expand on them. What if you wanted to create an option called </w:t>
      </w:r>
      <w:r w:rsidRPr="00CE6A85">
        <w:rPr>
          <w:rStyle w:val="p"/>
          <w:rFonts w:cstheme="minorHAnsi"/>
          <w:color w:val="000000"/>
          <w:sz w:val="18"/>
          <w:szCs w:val="18"/>
          <w:bdr w:val="none" w:sz="0" w:space="0" w:color="auto" w:frame="1"/>
        </w:rPr>
        <w:t>mt_favorite_color</w:t>
      </w:r>
      <w:r w:rsidRPr="00CE6A85">
        <w:rPr>
          <w:rFonts w:cstheme="minorHAnsi"/>
          <w:color w:val="555555"/>
          <w:sz w:val="18"/>
          <w:szCs w:val="18"/>
        </w:rPr>
        <w:t> that allows the site owner to type in their favorite color via a Settings page? The </w:t>
      </w:r>
      <w:r w:rsidRPr="00CE6A85">
        <w:rPr>
          <w:rStyle w:val="p"/>
          <w:rFonts w:cstheme="minorHAnsi"/>
          <w:color w:val="000000"/>
          <w:sz w:val="18"/>
          <w:szCs w:val="18"/>
          <w:bdr w:val="none" w:sz="0" w:space="0" w:color="auto" w:frame="1"/>
        </w:rPr>
        <w:t>mt_options_page()</w:t>
      </w:r>
      <w:r w:rsidRPr="00CE6A85">
        <w:rPr>
          <w:rFonts w:cstheme="minorHAnsi"/>
          <w:color w:val="555555"/>
          <w:sz w:val="18"/>
          <w:szCs w:val="18"/>
        </w:rPr>
        <w:t> function will need to output a data entry form on the screen, as well as to process the entered data.</w:t>
      </w:r>
    </w:p>
    <w:p w:rsidR="007B29E1" w:rsidRDefault="007B29E1" w:rsidP="00F926FA">
      <w:pPr>
        <w:spacing w:after="0"/>
        <w:textAlignment w:val="baseline"/>
        <w:rPr>
          <w:rFonts w:cstheme="minorHAnsi"/>
          <w:color w:val="555555"/>
          <w:sz w:val="18"/>
          <w:szCs w:val="18"/>
        </w:rPr>
      </w:pPr>
      <w:r w:rsidRPr="00CE6A85">
        <w:rPr>
          <w:rFonts w:cstheme="minorHAnsi"/>
          <w:color w:val="555555"/>
          <w:sz w:val="18"/>
          <w:szCs w:val="18"/>
        </w:rPr>
        <w:t>Here is a function that does this:</w:t>
      </w:r>
    </w:p>
    <w:p w:rsidR="00F926FA" w:rsidRPr="00CE6A85" w:rsidRDefault="00F926FA" w:rsidP="00F926FA">
      <w:pPr>
        <w:spacing w:after="0"/>
        <w:textAlignment w:val="baseline"/>
        <w:rPr>
          <w:rFonts w:cstheme="minorHAnsi"/>
          <w:color w:val="555555"/>
          <w:sz w:val="18"/>
          <w:szCs w:val="18"/>
        </w:rPr>
      </w:pP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mt_settings_page() displays the page content for the Test settings sub-menu</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mt_settings_page()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//must check that the user has the required capability</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if</w:t>
      </w:r>
      <w:r w:rsidRPr="00CE6A85">
        <w:rPr>
          <w:rFonts w:cstheme="minorHAnsi"/>
          <w:color w:val="000000"/>
          <w:sz w:val="18"/>
          <w:szCs w:val="18"/>
        </w:rPr>
        <w:t xml:space="preserve"> (!current_user_can(</w:t>
      </w:r>
      <w:r w:rsidRPr="00CE6A85">
        <w:rPr>
          <w:rFonts w:cstheme="minorHAnsi"/>
          <w:color w:val="A31515"/>
          <w:sz w:val="18"/>
          <w:szCs w:val="18"/>
        </w:rPr>
        <w:t>'manage_options'</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wp_die( __(</w:t>
      </w:r>
      <w:r w:rsidRPr="00CE6A85">
        <w:rPr>
          <w:rFonts w:cstheme="minorHAnsi"/>
          <w:color w:val="A31515"/>
          <w:sz w:val="18"/>
          <w:szCs w:val="18"/>
        </w:rPr>
        <w:t>'You do not have sufficient permissions to access this page.'</w:t>
      </w:r>
      <w:r w:rsidRPr="00CE6A85">
        <w:rPr>
          <w:rFonts w:cstheme="minorHAnsi"/>
          <w:color w:val="000000"/>
          <w:sz w:val="18"/>
          <w:szCs w:val="18"/>
        </w:rPr>
        <w:t>)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Variables for the field and option names</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$opt_name</w:t>
      </w:r>
      <w:r w:rsidRPr="00CE6A85">
        <w:rPr>
          <w:rFonts w:cstheme="minorHAnsi"/>
          <w:color w:val="000000"/>
          <w:sz w:val="18"/>
          <w:szCs w:val="18"/>
        </w:rPr>
        <w:t xml:space="preserve"> = </w:t>
      </w:r>
      <w:r w:rsidRPr="00CE6A85">
        <w:rPr>
          <w:rFonts w:cstheme="minorHAnsi"/>
          <w:color w:val="A31515"/>
          <w:sz w:val="18"/>
          <w:szCs w:val="18"/>
        </w:rPr>
        <w:t>'mt_favorite_color'</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$hidden_field_name</w:t>
      </w:r>
      <w:r w:rsidRPr="00CE6A85">
        <w:rPr>
          <w:rFonts w:cstheme="minorHAnsi"/>
          <w:color w:val="000000"/>
          <w:sz w:val="18"/>
          <w:szCs w:val="18"/>
        </w:rPr>
        <w:t xml:space="preserve"> = </w:t>
      </w:r>
      <w:r w:rsidRPr="00CE6A85">
        <w:rPr>
          <w:rFonts w:cstheme="minorHAnsi"/>
          <w:color w:val="A31515"/>
          <w:sz w:val="18"/>
          <w:szCs w:val="18"/>
        </w:rPr>
        <w:t>'mt_submit_hidden'</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$data_field_name</w:t>
      </w:r>
      <w:r w:rsidRPr="00CE6A85">
        <w:rPr>
          <w:rFonts w:cstheme="minorHAnsi"/>
          <w:color w:val="000000"/>
          <w:sz w:val="18"/>
          <w:szCs w:val="18"/>
        </w:rPr>
        <w:t xml:space="preserve"> = </w:t>
      </w:r>
      <w:r w:rsidRPr="00CE6A85">
        <w:rPr>
          <w:rFonts w:cstheme="minorHAnsi"/>
          <w:color w:val="A31515"/>
          <w:sz w:val="18"/>
          <w:szCs w:val="18"/>
        </w:rPr>
        <w:t>'mt_favorite_color'</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Read in existing option value from database</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$opt_val</w:t>
      </w:r>
      <w:r w:rsidRPr="00CE6A85">
        <w:rPr>
          <w:rFonts w:cstheme="minorHAnsi"/>
          <w:color w:val="000000"/>
          <w:sz w:val="18"/>
          <w:szCs w:val="18"/>
        </w:rPr>
        <w:t xml:space="preserve"> = get_option( </w:t>
      </w:r>
      <w:r w:rsidRPr="00CE6A85">
        <w:rPr>
          <w:rFonts w:cstheme="minorHAnsi"/>
          <w:color w:val="008B8B"/>
          <w:sz w:val="18"/>
          <w:szCs w:val="18"/>
        </w:rPr>
        <w:t>$opt_name</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See if the user has posted us some information</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If they did, this hidden field will be set to 'Y'</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if</w:t>
      </w:r>
      <w:r w:rsidRPr="00CE6A85">
        <w:rPr>
          <w:rFonts w:cstheme="minorHAnsi"/>
          <w:color w:val="000000"/>
          <w:sz w:val="18"/>
          <w:szCs w:val="18"/>
        </w:rPr>
        <w:t xml:space="preserve">( </w:t>
      </w:r>
      <w:r w:rsidRPr="00CE6A85">
        <w:rPr>
          <w:rFonts w:cstheme="minorHAnsi"/>
          <w:color w:val="0000FF"/>
          <w:sz w:val="18"/>
          <w:szCs w:val="18"/>
        </w:rPr>
        <w:t>isset</w:t>
      </w:r>
      <w:r w:rsidRPr="00CE6A85">
        <w:rPr>
          <w:rFonts w:cstheme="minorHAnsi"/>
          <w:color w:val="000000"/>
          <w:sz w:val="18"/>
          <w:szCs w:val="18"/>
        </w:rPr>
        <w:t>(</w:t>
      </w:r>
      <w:r w:rsidRPr="00CE6A85">
        <w:rPr>
          <w:rFonts w:cstheme="minorHAnsi"/>
          <w:color w:val="008B8B"/>
          <w:sz w:val="18"/>
          <w:szCs w:val="18"/>
        </w:rPr>
        <w:t>$_POST</w:t>
      </w:r>
      <w:r w:rsidRPr="00CE6A85">
        <w:rPr>
          <w:rFonts w:cstheme="minorHAnsi"/>
          <w:color w:val="000000"/>
          <w:sz w:val="18"/>
          <w:szCs w:val="18"/>
        </w:rPr>
        <w:t xml:space="preserve">[ </w:t>
      </w:r>
      <w:r w:rsidRPr="00CE6A85">
        <w:rPr>
          <w:rFonts w:cstheme="minorHAnsi"/>
          <w:color w:val="008B8B"/>
          <w:sz w:val="18"/>
          <w:szCs w:val="18"/>
        </w:rPr>
        <w:t>$hidden_field_name</w:t>
      </w:r>
      <w:r w:rsidRPr="00CE6A85">
        <w:rPr>
          <w:rFonts w:cstheme="minorHAnsi"/>
          <w:color w:val="000000"/>
          <w:sz w:val="18"/>
          <w:szCs w:val="18"/>
        </w:rPr>
        <w:t xml:space="preserve"> ]) &amp;&amp; </w:t>
      </w:r>
      <w:r w:rsidRPr="00CE6A85">
        <w:rPr>
          <w:rFonts w:cstheme="minorHAnsi"/>
          <w:color w:val="008B8B"/>
          <w:sz w:val="18"/>
          <w:szCs w:val="18"/>
        </w:rPr>
        <w:t>$_POST</w:t>
      </w:r>
      <w:r w:rsidRPr="00CE6A85">
        <w:rPr>
          <w:rFonts w:cstheme="minorHAnsi"/>
          <w:color w:val="000000"/>
          <w:sz w:val="18"/>
          <w:szCs w:val="18"/>
        </w:rPr>
        <w:t xml:space="preserve">[ </w:t>
      </w:r>
      <w:r w:rsidRPr="00CE6A85">
        <w:rPr>
          <w:rFonts w:cstheme="minorHAnsi"/>
          <w:color w:val="008B8B"/>
          <w:sz w:val="18"/>
          <w:szCs w:val="18"/>
        </w:rPr>
        <w:t>$hidden_field_name</w:t>
      </w:r>
      <w:r w:rsidRPr="00CE6A85">
        <w:rPr>
          <w:rFonts w:cstheme="minorHAnsi"/>
          <w:color w:val="000000"/>
          <w:sz w:val="18"/>
          <w:szCs w:val="18"/>
        </w:rPr>
        <w:t xml:space="preserve"> ] == </w:t>
      </w:r>
      <w:r w:rsidRPr="00CE6A85">
        <w:rPr>
          <w:rFonts w:cstheme="minorHAnsi"/>
          <w:color w:val="A31515"/>
          <w:sz w:val="18"/>
          <w:szCs w:val="18"/>
        </w:rPr>
        <w:t>'Y'</w:t>
      </w:r>
      <w:r w:rsidRPr="00CE6A85">
        <w:rPr>
          <w:rFonts w:cstheme="minorHAnsi"/>
          <w:color w:val="000000"/>
          <w:sz w:val="18"/>
          <w:szCs w:val="18"/>
        </w:rPr>
        <w:t xml:space="preserve"> )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Read their posted value</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$opt_val</w:t>
      </w:r>
      <w:r w:rsidRPr="00CE6A85">
        <w:rPr>
          <w:rFonts w:cstheme="minorHAnsi"/>
          <w:color w:val="000000"/>
          <w:sz w:val="18"/>
          <w:szCs w:val="18"/>
        </w:rPr>
        <w:t xml:space="preserve"> = </w:t>
      </w:r>
      <w:r w:rsidRPr="00CE6A85">
        <w:rPr>
          <w:rFonts w:cstheme="minorHAnsi"/>
          <w:color w:val="008B8B"/>
          <w:sz w:val="18"/>
          <w:szCs w:val="18"/>
        </w:rPr>
        <w:t>$_POST</w:t>
      </w:r>
      <w:r w:rsidRPr="00CE6A85">
        <w:rPr>
          <w:rFonts w:cstheme="minorHAnsi"/>
          <w:color w:val="000000"/>
          <w:sz w:val="18"/>
          <w:szCs w:val="18"/>
        </w:rPr>
        <w:t xml:space="preserve">[ </w:t>
      </w:r>
      <w:r w:rsidRPr="00CE6A85">
        <w:rPr>
          <w:rFonts w:cstheme="minorHAnsi"/>
          <w:color w:val="008B8B"/>
          <w:sz w:val="18"/>
          <w:szCs w:val="18"/>
        </w:rPr>
        <w:t>$data_field_name</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Save the posted value in the database</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update_option( </w:t>
      </w:r>
      <w:r w:rsidRPr="00CE6A85">
        <w:rPr>
          <w:rFonts w:cstheme="minorHAnsi"/>
          <w:color w:val="008B8B"/>
          <w:sz w:val="18"/>
          <w:szCs w:val="18"/>
        </w:rPr>
        <w:t>$opt_name</w:t>
      </w:r>
      <w:r w:rsidRPr="00CE6A85">
        <w:rPr>
          <w:rFonts w:cstheme="minorHAnsi"/>
          <w:color w:val="000000"/>
          <w:sz w:val="18"/>
          <w:szCs w:val="18"/>
        </w:rPr>
        <w:t xml:space="preserve">, </w:t>
      </w:r>
      <w:r w:rsidRPr="00CE6A85">
        <w:rPr>
          <w:rFonts w:cstheme="minorHAnsi"/>
          <w:color w:val="008B8B"/>
          <w:sz w:val="18"/>
          <w:szCs w:val="18"/>
        </w:rPr>
        <w:t>$opt_val</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highlight w:val="yellow"/>
        </w:rPr>
      </w:pPr>
      <w:r w:rsidRPr="00CE6A85">
        <w:rPr>
          <w:rFonts w:cstheme="minorHAnsi"/>
          <w:color w:val="000000"/>
          <w:sz w:val="18"/>
          <w:szCs w:val="18"/>
        </w:rPr>
        <w:t xml:space="preserve">   </w:t>
      </w:r>
      <w:r w:rsidRPr="00CE6A85">
        <w:rPr>
          <w:rFonts w:cstheme="minorHAnsi"/>
          <w:color w:val="008000"/>
          <w:sz w:val="18"/>
          <w:szCs w:val="18"/>
        </w:rPr>
        <w:t>// Put a "Settings updated" message on the screen</w:t>
      </w:r>
      <w:r w:rsidR="00F926FA">
        <w:rPr>
          <w:rFonts w:cstheme="minorHAnsi"/>
          <w:color w:val="008000"/>
          <w:sz w:val="18"/>
          <w:szCs w:val="18"/>
        </w:rPr>
        <w:tab/>
      </w:r>
      <w:r w:rsidRPr="00CE6A85">
        <w:rPr>
          <w:rFonts w:cstheme="minorHAnsi"/>
          <w:color w:val="000000"/>
          <w:sz w:val="18"/>
          <w:szCs w:val="18"/>
          <w:highlight w:val="yellow"/>
        </w:rPr>
        <w:t>?&gt;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&lt;</w:t>
      </w:r>
      <w:r w:rsidRPr="00CE6A85">
        <w:rPr>
          <w:rFonts w:cstheme="minorHAnsi"/>
          <w:color w:val="800000"/>
          <w:sz w:val="18"/>
          <w:szCs w:val="18"/>
        </w:rPr>
        <w:t>div</w:t>
      </w:r>
      <w:r w:rsidRPr="00CE6A85">
        <w:rPr>
          <w:rFonts w:cstheme="minorHAnsi"/>
          <w:color w:val="000000"/>
          <w:sz w:val="18"/>
          <w:szCs w:val="18"/>
        </w:rPr>
        <w:t xml:space="preserve"> </w:t>
      </w:r>
      <w:r w:rsidRPr="00CE6A85">
        <w:rPr>
          <w:rFonts w:cstheme="minorHAnsi"/>
          <w:color w:val="FF0000"/>
          <w:sz w:val="18"/>
          <w:szCs w:val="18"/>
        </w:rPr>
        <w:t>class</w:t>
      </w:r>
      <w:r w:rsidRPr="00CE6A85">
        <w:rPr>
          <w:rFonts w:cstheme="minorHAnsi"/>
          <w:color w:val="0000FF"/>
          <w:sz w:val="18"/>
          <w:szCs w:val="18"/>
        </w:rPr>
        <w:t>="updated"&gt;&lt;/</w:t>
      </w:r>
      <w:r w:rsidRPr="00CE6A85">
        <w:rPr>
          <w:rFonts w:cstheme="minorHAnsi"/>
          <w:color w:val="800000"/>
          <w:sz w:val="18"/>
          <w:szCs w:val="18"/>
        </w:rPr>
        <w:t>div</w:t>
      </w:r>
      <w:r w:rsidRPr="00CE6A85">
        <w:rPr>
          <w:rFonts w:cstheme="minorHAnsi"/>
          <w:color w:val="0000FF"/>
          <w:sz w:val="18"/>
          <w:szCs w:val="18"/>
        </w:rPr>
        <w:t>&gt;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&lt;</w:t>
      </w:r>
      <w:r w:rsidRPr="00CE6A85">
        <w:rPr>
          <w:rFonts w:cstheme="minorHAnsi"/>
          <w:color w:val="800000"/>
          <w:sz w:val="18"/>
          <w:szCs w:val="18"/>
        </w:rPr>
        <w:t>div</w:t>
      </w:r>
      <w:r w:rsidRPr="00CE6A85">
        <w:rPr>
          <w:rFonts w:cstheme="minorHAnsi"/>
          <w:color w:val="000000"/>
          <w:sz w:val="18"/>
          <w:szCs w:val="18"/>
        </w:rPr>
        <w:t xml:space="preserve"> </w:t>
      </w:r>
      <w:r w:rsidRPr="00CE6A85">
        <w:rPr>
          <w:rFonts w:cstheme="minorHAnsi"/>
          <w:color w:val="FF0000"/>
          <w:sz w:val="18"/>
          <w:szCs w:val="18"/>
        </w:rPr>
        <w:t>class</w:t>
      </w:r>
      <w:r w:rsidRPr="00CE6A85">
        <w:rPr>
          <w:rFonts w:cstheme="minorHAnsi"/>
          <w:color w:val="0000FF"/>
          <w:sz w:val="18"/>
          <w:szCs w:val="18"/>
        </w:rPr>
        <w:t>="wrap"&gt;</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highlight w:val="yellow"/>
        </w:rPr>
        <w:t>&lt;?php</w:t>
      </w:r>
      <w:r w:rsidR="00F926FA">
        <w:rPr>
          <w:rFonts w:cstheme="minorHAnsi"/>
          <w:color w:val="000000"/>
          <w:sz w:val="18"/>
          <w:szCs w:val="18"/>
          <w:highlight w:val="yellow"/>
        </w:rPr>
        <w:t xml:space="preserve"> </w:t>
      </w:r>
      <w:r w:rsidR="00F926FA">
        <w:rPr>
          <w:rFonts w:cstheme="minorHAnsi"/>
          <w:color w:val="000000"/>
          <w:sz w:val="18"/>
          <w:szCs w:val="18"/>
          <w:highlight w:val="yellow"/>
        </w:rPr>
        <w:tab/>
      </w:r>
      <w:r w:rsidRPr="00CE6A85">
        <w:rPr>
          <w:rFonts w:cstheme="minorHAnsi"/>
          <w:color w:val="008000"/>
          <w:sz w:val="18"/>
          <w:szCs w:val="18"/>
        </w:rPr>
        <w:t>// Header</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"&lt;h2&gt;"</w:t>
      </w:r>
      <w:r w:rsidRPr="00CE6A85">
        <w:rPr>
          <w:rFonts w:cstheme="minorHAnsi"/>
          <w:color w:val="000000"/>
          <w:sz w:val="18"/>
          <w:szCs w:val="18"/>
        </w:rPr>
        <w:t xml:space="preserve"> . __( </w:t>
      </w:r>
      <w:r w:rsidRPr="00CE6A85">
        <w:rPr>
          <w:rFonts w:cstheme="minorHAnsi"/>
          <w:color w:val="A31515"/>
          <w:sz w:val="18"/>
          <w:szCs w:val="18"/>
        </w:rPr>
        <w:t>'Menu Test Settings'</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 </w:t>
      </w:r>
      <w:r w:rsidRPr="00CE6A85">
        <w:rPr>
          <w:rFonts w:cstheme="minorHAnsi"/>
          <w:color w:val="A31515"/>
          <w:sz w:val="18"/>
          <w:szCs w:val="18"/>
        </w:rPr>
        <w:t>"&lt;/h2&gt;"</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highlight w:val="yellow"/>
        </w:rPr>
      </w:pPr>
      <w:r w:rsidRPr="00CE6A85">
        <w:rPr>
          <w:rFonts w:cstheme="minorHAnsi"/>
          <w:color w:val="008000"/>
          <w:sz w:val="18"/>
          <w:szCs w:val="18"/>
        </w:rPr>
        <w:t>// Settings form</w:t>
      </w:r>
      <w:r w:rsidR="00F926FA">
        <w:rPr>
          <w:rFonts w:cstheme="minorHAnsi"/>
          <w:color w:val="008000"/>
          <w:sz w:val="18"/>
          <w:szCs w:val="18"/>
        </w:rPr>
        <w:tab/>
      </w:r>
      <w:r w:rsidRPr="00CE6A85">
        <w:rPr>
          <w:rFonts w:cstheme="minorHAnsi"/>
          <w:color w:val="000000"/>
          <w:sz w:val="18"/>
          <w:szCs w:val="18"/>
          <w:highlight w:val="yellow"/>
        </w:rPr>
        <w:t>?&gt;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&lt;</w:t>
      </w:r>
      <w:r w:rsidRPr="00CE6A85">
        <w:rPr>
          <w:rFonts w:cstheme="minorHAnsi"/>
          <w:color w:val="800000"/>
          <w:sz w:val="18"/>
          <w:szCs w:val="18"/>
        </w:rPr>
        <w:t>form</w:t>
      </w:r>
      <w:r w:rsidRPr="00CE6A85">
        <w:rPr>
          <w:rFonts w:cstheme="minorHAnsi"/>
          <w:color w:val="000000"/>
          <w:sz w:val="18"/>
          <w:szCs w:val="18"/>
        </w:rPr>
        <w:t xml:space="preserve"> </w:t>
      </w:r>
      <w:r w:rsidRPr="00CE6A85">
        <w:rPr>
          <w:rFonts w:cstheme="minorHAnsi"/>
          <w:color w:val="FF0000"/>
          <w:sz w:val="18"/>
          <w:szCs w:val="18"/>
        </w:rPr>
        <w:t>action</w:t>
      </w:r>
      <w:r w:rsidRPr="00CE6A85">
        <w:rPr>
          <w:rFonts w:cstheme="minorHAnsi"/>
          <w:color w:val="0000FF"/>
          <w:sz w:val="18"/>
          <w:szCs w:val="18"/>
        </w:rPr>
        <w:t>=""</w:t>
      </w:r>
      <w:r w:rsidRPr="00CE6A85">
        <w:rPr>
          <w:rFonts w:cstheme="minorHAnsi"/>
          <w:color w:val="000000"/>
          <w:sz w:val="18"/>
          <w:szCs w:val="18"/>
        </w:rPr>
        <w:t xml:space="preserve"> </w:t>
      </w:r>
      <w:r w:rsidRPr="00CE6A85">
        <w:rPr>
          <w:rFonts w:cstheme="minorHAnsi"/>
          <w:color w:val="FF0000"/>
          <w:sz w:val="18"/>
          <w:szCs w:val="18"/>
        </w:rPr>
        <w:t>method</w:t>
      </w:r>
      <w:r w:rsidRPr="00CE6A85">
        <w:rPr>
          <w:rFonts w:cstheme="minorHAnsi"/>
          <w:color w:val="0000FF"/>
          <w:sz w:val="18"/>
          <w:szCs w:val="18"/>
        </w:rPr>
        <w:t>="post"</w:t>
      </w:r>
      <w:r w:rsidRPr="00CE6A85">
        <w:rPr>
          <w:rFonts w:cstheme="minorHAnsi"/>
          <w:color w:val="000000"/>
          <w:sz w:val="18"/>
          <w:szCs w:val="18"/>
        </w:rPr>
        <w:t xml:space="preserve"> </w:t>
      </w:r>
      <w:r w:rsidRPr="00CE6A85">
        <w:rPr>
          <w:rFonts w:cstheme="minorHAnsi"/>
          <w:color w:val="FF0000"/>
          <w:sz w:val="18"/>
          <w:szCs w:val="18"/>
        </w:rPr>
        <w:t>name</w:t>
      </w:r>
      <w:r w:rsidRPr="00CE6A85">
        <w:rPr>
          <w:rFonts w:cstheme="minorHAnsi"/>
          <w:color w:val="0000FF"/>
          <w:sz w:val="18"/>
          <w:szCs w:val="18"/>
        </w:rPr>
        <w:t>="form1"&gt;&lt;/</w:t>
      </w:r>
      <w:r w:rsidRPr="00CE6A85">
        <w:rPr>
          <w:rFonts w:cstheme="minorHAnsi"/>
          <w:color w:val="800000"/>
          <w:sz w:val="18"/>
          <w:szCs w:val="18"/>
        </w:rPr>
        <w:t>form</w:t>
      </w:r>
      <w:r w:rsidRPr="00CE6A85">
        <w:rPr>
          <w:rFonts w:cstheme="minorHAnsi"/>
          <w:color w:val="0000FF"/>
          <w:sz w:val="18"/>
          <w:szCs w:val="18"/>
        </w:rPr>
        <w:t>&gt;</w:t>
      </w:r>
    </w:p>
    <w:p w:rsidR="00CE6A85" w:rsidRPr="00CE6A85" w:rsidRDefault="00CE6A85" w:rsidP="00CE6A85">
      <w:pPr>
        <w:autoSpaceDE w:val="0"/>
        <w:autoSpaceDN w:val="0"/>
        <w:adjustRightInd w:val="0"/>
        <w:spacing w:after="0" w:line="240" w:lineRule="auto"/>
        <w:rPr>
          <w:rFonts w:cstheme="minorHAnsi"/>
          <w:color w:val="000000"/>
          <w:sz w:val="18"/>
          <w:szCs w:val="18"/>
          <w:highlight w:val="yellow"/>
        </w:rPr>
      </w:pPr>
      <w:r w:rsidRPr="00CE6A85">
        <w:rPr>
          <w:rFonts w:cstheme="minorHAnsi"/>
          <w:color w:val="000000"/>
          <w:sz w:val="18"/>
          <w:szCs w:val="18"/>
          <w:highlight w:val="yellow"/>
        </w:rPr>
        <w:t>&lt;?php</w:t>
      </w:r>
      <w:r w:rsidRPr="00CE6A85">
        <w:rPr>
          <w:rFonts w:cstheme="minorHAnsi"/>
          <w:color w:val="000000"/>
          <w:sz w:val="18"/>
          <w:szCs w:val="18"/>
        </w:rPr>
        <w:t xml:space="preserve"> _e(</w:t>
      </w:r>
      <w:r w:rsidRPr="00CE6A85">
        <w:rPr>
          <w:rFonts w:cstheme="minorHAnsi"/>
          <w:color w:val="A31515"/>
          <w:sz w:val="18"/>
          <w:szCs w:val="18"/>
        </w:rPr>
        <w:t>"Favorite Color:"</w:t>
      </w:r>
      <w:r w:rsidRPr="00CE6A85">
        <w:rPr>
          <w:rFonts w:cstheme="minorHAnsi"/>
          <w:color w:val="000000"/>
          <w:sz w:val="18"/>
          <w:szCs w:val="18"/>
        </w:rPr>
        <w:t xml:space="preserve">, </w:t>
      </w:r>
      <w:r w:rsidRPr="00CE6A85">
        <w:rPr>
          <w:rFonts w:cstheme="minorHAnsi"/>
          <w:color w:val="A31515"/>
          <w:sz w:val="18"/>
          <w:szCs w:val="18"/>
        </w:rPr>
        <w:t>'menu-test'</w:t>
      </w:r>
      <w:r w:rsidRPr="00CE6A85">
        <w:rPr>
          <w:rFonts w:cstheme="minorHAnsi"/>
          <w:color w:val="000000"/>
          <w:sz w:val="18"/>
          <w:szCs w:val="18"/>
        </w:rPr>
        <w:t xml:space="preserve"> ); </w:t>
      </w:r>
      <w:r w:rsidRPr="00CE6A85">
        <w:rPr>
          <w:rFonts w:cstheme="minorHAnsi"/>
          <w:color w:val="000000"/>
          <w:sz w:val="18"/>
          <w:szCs w:val="18"/>
          <w:highlight w:val="yellow"/>
        </w:rPr>
        <w:t>?&gt;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&lt;</w:t>
      </w:r>
      <w:r w:rsidRPr="00CE6A85">
        <w:rPr>
          <w:rFonts w:cstheme="minorHAnsi"/>
          <w:color w:val="800000"/>
          <w:sz w:val="18"/>
          <w:szCs w:val="18"/>
        </w:rPr>
        <w:t>hr</w:t>
      </w:r>
      <w:r w:rsidRPr="00CE6A85">
        <w:rPr>
          <w:rFonts w:cstheme="minorHAnsi"/>
          <w:color w:val="000000"/>
          <w:sz w:val="18"/>
          <w:szCs w:val="18"/>
        </w:rPr>
        <w:t xml:space="preserve"> </w:t>
      </w:r>
      <w:r w:rsidRPr="00CE6A85">
        <w:rPr>
          <w:rFonts w:cstheme="minorHAnsi"/>
          <w:color w:val="0000FF"/>
          <w:sz w:val="18"/>
          <w:szCs w:val="18"/>
        </w:rPr>
        <w:t>/&gt;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&lt;/</w:t>
      </w:r>
      <w:r w:rsidRPr="00CE6A85">
        <w:rPr>
          <w:rFonts w:cstheme="minorHAnsi"/>
          <w:color w:val="800000"/>
          <w:sz w:val="18"/>
          <w:szCs w:val="18"/>
        </w:rPr>
        <w:t>div</w:t>
      </w:r>
      <w:r w:rsidRPr="00CE6A85">
        <w:rPr>
          <w:rFonts w:cstheme="minorHAnsi"/>
          <w:color w:val="0000FF"/>
          <w:sz w:val="18"/>
          <w:szCs w:val="18"/>
        </w:rPr>
        <w:t>&gt;</w:t>
      </w:r>
    </w:p>
    <w:p w:rsidR="007B29E1" w:rsidRPr="00CE6A85" w:rsidRDefault="00CE6A85" w:rsidP="00CE6A85">
      <w:pPr>
        <w:rPr>
          <w:rFonts w:cstheme="minorHAnsi"/>
          <w:color w:val="000000"/>
          <w:sz w:val="18"/>
          <w:szCs w:val="18"/>
        </w:rPr>
      </w:pPr>
      <w:r w:rsidRPr="00CE6A85">
        <w:rPr>
          <w:rFonts w:cstheme="minorHAnsi"/>
          <w:color w:val="000000"/>
          <w:sz w:val="18"/>
          <w:szCs w:val="18"/>
          <w:highlight w:val="yellow"/>
        </w:rPr>
        <w:t>&lt;?php</w:t>
      </w:r>
      <w:r w:rsidRPr="00CE6A85">
        <w:rPr>
          <w:rFonts w:cstheme="minorHAnsi"/>
          <w:color w:val="000000"/>
          <w:sz w:val="18"/>
          <w:szCs w:val="18"/>
        </w:rPr>
        <w:t xml:space="preserve"> } </w:t>
      </w:r>
      <w:r w:rsidRPr="00CE6A85">
        <w:rPr>
          <w:rFonts w:cstheme="minorHAnsi"/>
          <w:color w:val="000000"/>
          <w:sz w:val="18"/>
          <w:szCs w:val="18"/>
          <w:highlight w:val="yellow"/>
        </w:rPr>
        <w:t>?&gt;</w:t>
      </w:r>
    </w:p>
    <w:p w:rsidR="00CE6A85" w:rsidRDefault="00CE6A85" w:rsidP="001A4F7C">
      <w:pPr>
        <w:spacing w:after="0"/>
        <w:rPr>
          <w:rFonts w:cstheme="minorHAnsi"/>
          <w:color w:val="000000"/>
          <w:sz w:val="18"/>
          <w:szCs w:val="18"/>
        </w:rPr>
      </w:pPr>
    </w:p>
    <w:p w:rsidR="00F926FA" w:rsidRDefault="00F926FA" w:rsidP="001A4F7C">
      <w:pPr>
        <w:spacing w:after="0"/>
        <w:rPr>
          <w:rFonts w:cstheme="minorHAnsi"/>
          <w:color w:val="000000"/>
          <w:sz w:val="18"/>
          <w:szCs w:val="18"/>
        </w:rPr>
      </w:pPr>
    </w:p>
    <w:p w:rsidR="00F926FA" w:rsidRDefault="00F926FA" w:rsidP="001A4F7C">
      <w:pPr>
        <w:spacing w:after="0"/>
        <w:rPr>
          <w:rFonts w:cstheme="minorHAnsi"/>
          <w:color w:val="000000"/>
          <w:sz w:val="18"/>
          <w:szCs w:val="18"/>
        </w:rPr>
      </w:pPr>
    </w:p>
    <w:p w:rsidR="00F926FA" w:rsidRPr="00CE6A85" w:rsidRDefault="00F926FA" w:rsidP="001A4F7C">
      <w:pPr>
        <w:spacing w:after="0"/>
        <w:rPr>
          <w:rFonts w:cstheme="minorHAnsi"/>
          <w:color w:val="000000"/>
          <w:sz w:val="18"/>
          <w:szCs w:val="18"/>
        </w:rPr>
      </w:pPr>
    </w:p>
    <w:p w:rsidR="00CE6A85" w:rsidRPr="00CE6A85" w:rsidRDefault="00CE6A85" w:rsidP="00CE6A85">
      <w:pPr>
        <w:spacing w:after="0"/>
        <w:textAlignment w:val="baseline"/>
        <w:rPr>
          <w:rFonts w:cstheme="minorHAnsi"/>
          <w:color w:val="555555"/>
          <w:sz w:val="18"/>
          <w:szCs w:val="18"/>
        </w:rPr>
      </w:pPr>
      <w:r w:rsidRPr="00CE6A85">
        <w:rPr>
          <w:rStyle w:val="HTMLCode"/>
          <w:rFonts w:asciiTheme="minorHAnsi" w:eastAsiaTheme="minorEastAsia" w:hAnsiTheme="minorHAnsi" w:cstheme="minorHAnsi"/>
          <w:color w:val="555555"/>
          <w:sz w:val="18"/>
          <w:szCs w:val="18"/>
          <w:bdr w:val="none" w:sz="0" w:space="0" w:color="auto" w:frame="1"/>
        </w:rPr>
        <w:t>A few notes:</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 WordPress functions such as </w:t>
      </w:r>
      <w:r w:rsidRPr="00CE6A85">
        <w:rPr>
          <w:rStyle w:val="p"/>
          <w:rFonts w:cstheme="minorHAnsi"/>
          <w:color w:val="000000"/>
          <w:sz w:val="18"/>
          <w:szCs w:val="18"/>
          <w:bdr w:val="none" w:sz="0" w:space="0" w:color="auto" w:frame="1"/>
        </w:rPr>
        <w:t>add_menu_page()</w:t>
      </w:r>
      <w:r w:rsidRPr="00CE6A85">
        <w:rPr>
          <w:rFonts w:cstheme="minorHAnsi"/>
          <w:color w:val="555555"/>
          <w:sz w:val="18"/>
          <w:szCs w:val="18"/>
        </w:rPr>
        <w:t> and </w:t>
      </w:r>
      <w:r w:rsidRPr="00CE6A85">
        <w:rPr>
          <w:rStyle w:val="p"/>
          <w:rFonts w:cstheme="minorHAnsi"/>
          <w:color w:val="000000"/>
          <w:sz w:val="18"/>
          <w:szCs w:val="18"/>
          <w:bdr w:val="none" w:sz="0" w:space="0" w:color="auto" w:frame="1"/>
        </w:rPr>
        <w:t>add_submenu_page()</w:t>
      </w:r>
      <w:r w:rsidRPr="00CE6A85">
        <w:rPr>
          <w:rFonts w:cstheme="minorHAnsi"/>
          <w:color w:val="555555"/>
          <w:sz w:val="18"/>
          <w:szCs w:val="18"/>
        </w:rPr>
        <w:t> take a capability which will be used to determine whether the top-level or sub-level menu is displayed.</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 function which is hooked in to handle the output of the page must check that the user has the required capability as well.</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 WordPress administration functions take care of validating the user login, so you don’t have to worry about it in your function.</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 function example above has been internationalized — see the </w:t>
      </w:r>
      <w:hyperlink r:id="rId158" w:history="1">
        <w:r w:rsidRPr="00CE6A85">
          <w:rPr>
            <w:rFonts w:cstheme="minorHAnsi"/>
            <w:color w:val="21759B"/>
            <w:sz w:val="18"/>
            <w:szCs w:val="18"/>
            <w:bdr w:val="none" w:sz="0" w:space="0" w:color="auto" w:frame="1"/>
          </w:rPr>
          <w:t>I18n for WordPress Developers</w:t>
        </w:r>
      </w:hyperlink>
      <w:r w:rsidRPr="00CE6A85">
        <w:rPr>
          <w:rFonts w:cstheme="minorHAnsi"/>
          <w:color w:val="555555"/>
          <w:sz w:val="18"/>
          <w:szCs w:val="18"/>
        </w:rPr>
        <w:t> for more details.</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 function processes any entered data before putting the data entry form on the screen, so that the new values will be shown in the form (rather than the values from the database).</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You don’t have to worry about this working the first time, because the WordPress </w:t>
      </w:r>
      <w:r w:rsidRPr="00CE6A85">
        <w:rPr>
          <w:rStyle w:val="p"/>
          <w:rFonts w:cstheme="minorHAnsi"/>
          <w:color w:val="000000"/>
          <w:sz w:val="18"/>
          <w:szCs w:val="18"/>
          <w:bdr w:val="none" w:sz="0" w:space="0" w:color="auto" w:frame="1"/>
        </w:rPr>
        <w:t>update_option</w:t>
      </w:r>
      <w:r w:rsidRPr="00CE6A85">
        <w:rPr>
          <w:rFonts w:cstheme="minorHAnsi"/>
          <w:color w:val="555555"/>
          <w:sz w:val="18"/>
          <w:szCs w:val="18"/>
        </w:rPr>
        <w:t> function will automatically add an option to the database if it doesn’t already exist.</w:t>
      </w:r>
    </w:p>
    <w:p w:rsidR="00CE6A85" w:rsidRPr="00CE6A85" w:rsidRDefault="00CE6A85" w:rsidP="00CF1D63">
      <w:pPr>
        <w:numPr>
          <w:ilvl w:val="1"/>
          <w:numId w:val="30"/>
        </w:numPr>
        <w:tabs>
          <w:tab w:val="clear" w:pos="1440"/>
          <w:tab w:val="num" w:pos="810"/>
        </w:tabs>
        <w:spacing w:after="0" w:line="240" w:lineRule="auto"/>
        <w:ind w:left="360"/>
        <w:textAlignment w:val="baseline"/>
        <w:rPr>
          <w:rFonts w:cstheme="minorHAnsi"/>
          <w:color w:val="555555"/>
          <w:sz w:val="18"/>
          <w:szCs w:val="18"/>
        </w:rPr>
      </w:pPr>
      <w:r w:rsidRPr="00CE6A85">
        <w:rPr>
          <w:rFonts w:cstheme="minorHAnsi"/>
          <w:color w:val="555555"/>
          <w:sz w:val="18"/>
          <w:szCs w:val="18"/>
        </w:rPr>
        <w:t>These admin-menu-adding procedures are parsed every single time you navigate to a page in Admin. So if you are writing a theme which has no options page, but add one later, you can just add it using the instructions above and re-upload, and tweak until you’re happy with it. In other words, menus are not “permanently added” or put into a database upon activating a theme. They’re parsed on the fly, so you can add or subtract menu items at will, re-upload, and the change will be reflected right away.</w:t>
      </w:r>
    </w:p>
    <w:p w:rsidR="00CE6A85" w:rsidRPr="00CE6A85" w:rsidRDefault="00CE6A85" w:rsidP="001A4F7C">
      <w:pPr>
        <w:spacing w:after="0"/>
        <w:rPr>
          <w:rFonts w:cstheme="minorHAnsi"/>
          <w:sz w:val="18"/>
          <w:szCs w:val="18"/>
        </w:rPr>
      </w:pPr>
    </w:p>
    <w:p w:rsidR="00CE6A85" w:rsidRPr="00CE6A85" w:rsidRDefault="00CE6A85" w:rsidP="00F926FA">
      <w:pPr>
        <w:pStyle w:val="Heading1"/>
        <w:spacing w:before="0" w:beforeAutospacing="0" w:after="0" w:afterAutospacing="0"/>
        <w:rPr>
          <w:rFonts w:asciiTheme="minorHAnsi" w:hAnsiTheme="minorHAnsi" w:cstheme="minorHAnsi"/>
          <w:sz w:val="18"/>
          <w:szCs w:val="18"/>
        </w:rPr>
      </w:pPr>
      <w:r w:rsidRPr="00CE6A85">
        <w:rPr>
          <w:rFonts w:asciiTheme="minorHAnsi" w:hAnsiTheme="minorHAnsi" w:cstheme="minorHAnsi"/>
          <w:sz w:val="18"/>
          <w:szCs w:val="18"/>
        </w:rPr>
        <w:t>Page Hook Suffix </w:t>
      </w:r>
      <w:hyperlink r:id="rId159" w:anchor="page-hook-suffix" w:history="1">
        <w:r w:rsidRPr="00CE6A85">
          <w:rPr>
            <w:rFonts w:asciiTheme="minorHAnsi" w:hAnsiTheme="minorHAnsi" w:cstheme="minorHAnsi"/>
            <w:b w:val="0"/>
            <w:bCs w:val="0"/>
            <w:color w:val="21759B"/>
            <w:sz w:val="18"/>
            <w:szCs w:val="18"/>
            <w:bdr w:val="none" w:sz="0" w:space="0" w:color="auto" w:frame="1"/>
          </w:rPr>
          <w:t>#</w:t>
        </w:r>
        <w:r w:rsidRPr="00CE6A85">
          <w:rPr>
            <w:rStyle w:val="screen-reader-text"/>
            <w:rFonts w:asciiTheme="minorHAnsi" w:hAnsiTheme="minorHAnsi" w:cstheme="minorHAnsi"/>
            <w:b w:val="0"/>
            <w:bCs w:val="0"/>
            <w:color w:val="21759B"/>
            <w:sz w:val="18"/>
            <w:szCs w:val="18"/>
            <w:bdr w:val="none" w:sz="0" w:space="0" w:color="auto" w:frame="1"/>
          </w:rPr>
          <w:t>Page Hook Suffix</w:t>
        </w:r>
      </w:hyperlink>
    </w:p>
    <w:p w:rsidR="00CE6A85" w:rsidRPr="00CE6A85" w:rsidRDefault="00CE6A85" w:rsidP="00CE6A85">
      <w:pPr>
        <w:spacing w:after="0"/>
        <w:textAlignment w:val="baseline"/>
        <w:rPr>
          <w:rFonts w:cstheme="minorHAnsi"/>
          <w:color w:val="555555"/>
          <w:sz w:val="18"/>
          <w:szCs w:val="18"/>
        </w:rPr>
      </w:pPr>
      <w:r w:rsidRPr="00CE6A85">
        <w:rPr>
          <w:rFonts w:cstheme="minorHAnsi"/>
          <w:color w:val="555555"/>
          <w:sz w:val="18"/>
          <w:szCs w:val="18"/>
        </w:rPr>
        <w:t>Every function that adds a new administration menu – </w:t>
      </w:r>
      <w:r w:rsidRPr="00CE6A85">
        <w:rPr>
          <w:rStyle w:val="p"/>
          <w:rFonts w:cstheme="minorHAnsi"/>
          <w:color w:val="000000"/>
          <w:sz w:val="18"/>
          <w:szCs w:val="18"/>
          <w:bdr w:val="none" w:sz="0" w:space="0" w:color="auto" w:frame="1"/>
        </w:rPr>
        <w:t>add_menu_page()</w:t>
      </w:r>
      <w:r w:rsidRPr="00CE6A85">
        <w:rPr>
          <w:rFonts w:cstheme="minorHAnsi"/>
          <w:color w:val="555555"/>
          <w:sz w:val="18"/>
          <w:szCs w:val="18"/>
        </w:rPr>
        <w:t>, </w:t>
      </w:r>
      <w:r w:rsidRPr="00CE6A85">
        <w:rPr>
          <w:rStyle w:val="p"/>
          <w:rFonts w:cstheme="minorHAnsi"/>
          <w:color w:val="000000"/>
          <w:sz w:val="18"/>
          <w:szCs w:val="18"/>
          <w:bdr w:val="none" w:sz="0" w:space="0" w:color="auto" w:frame="1"/>
        </w:rPr>
        <w:t>add_submenu_page()</w:t>
      </w:r>
      <w:r w:rsidRPr="00CE6A85">
        <w:rPr>
          <w:rFonts w:cstheme="minorHAnsi"/>
          <w:color w:val="555555"/>
          <w:sz w:val="18"/>
          <w:szCs w:val="18"/>
        </w:rPr>
        <w:t> and its specialized versions such as </w:t>
      </w:r>
      <w:r w:rsidRPr="00CE6A85">
        <w:rPr>
          <w:rStyle w:val="p"/>
          <w:rFonts w:cstheme="minorHAnsi"/>
          <w:color w:val="000000"/>
          <w:sz w:val="18"/>
          <w:szCs w:val="18"/>
          <w:bdr w:val="none" w:sz="0" w:space="0" w:color="auto" w:frame="1"/>
        </w:rPr>
        <w:t>add_options_page()</w:t>
      </w:r>
      <w:r w:rsidRPr="00CE6A85">
        <w:rPr>
          <w:rFonts w:cstheme="minorHAnsi"/>
          <w:color w:val="555555"/>
          <w:sz w:val="18"/>
          <w:szCs w:val="18"/>
        </w:rPr>
        <w:t> – returns a special value called </w:t>
      </w:r>
      <w:r w:rsidRPr="00CE6A85">
        <w:rPr>
          <w:rStyle w:val="HTMLCode"/>
          <w:rFonts w:asciiTheme="minorHAnsi" w:eastAsiaTheme="minorEastAsia" w:hAnsiTheme="minorHAnsi" w:cstheme="minorHAnsi"/>
          <w:color w:val="555555"/>
          <w:sz w:val="18"/>
          <w:szCs w:val="18"/>
          <w:bdr w:val="none" w:sz="0" w:space="0" w:color="auto" w:frame="1"/>
        </w:rPr>
        <w:t>Page Hook Suffix</w:t>
      </w:r>
      <w:r w:rsidRPr="00CE6A85">
        <w:rPr>
          <w:rFonts w:cstheme="minorHAnsi"/>
          <w:color w:val="555555"/>
          <w:sz w:val="18"/>
          <w:szCs w:val="18"/>
        </w:rPr>
        <w:t>. It can be used later as a hook to which an action called only on that particular page can be registered.</w:t>
      </w:r>
    </w:p>
    <w:p w:rsidR="00CE6A85" w:rsidRPr="00CE6A85" w:rsidRDefault="00CE6A85" w:rsidP="00CE6A85">
      <w:pPr>
        <w:spacing w:after="0"/>
        <w:textAlignment w:val="baseline"/>
        <w:rPr>
          <w:rFonts w:cstheme="minorHAnsi"/>
          <w:color w:val="555555"/>
          <w:sz w:val="18"/>
          <w:szCs w:val="18"/>
        </w:rPr>
      </w:pPr>
      <w:r w:rsidRPr="00CE6A85">
        <w:rPr>
          <w:rFonts w:cstheme="minorHAnsi"/>
          <w:color w:val="555555"/>
          <w:sz w:val="18"/>
          <w:szCs w:val="18"/>
        </w:rPr>
        <w:t>One such action hook is </w:t>
      </w:r>
      <w:r w:rsidRPr="00CE6A85">
        <w:rPr>
          <w:rStyle w:val="p"/>
          <w:rFonts w:cstheme="minorHAnsi"/>
          <w:color w:val="000000"/>
          <w:sz w:val="18"/>
          <w:szCs w:val="18"/>
          <w:bdr w:val="none" w:sz="0" w:space="0" w:color="auto" w:frame="1"/>
        </w:rPr>
        <w:t>load-{page_hook}</w:t>
      </w:r>
      <w:r w:rsidRPr="00CE6A85">
        <w:rPr>
          <w:rFonts w:cstheme="minorHAnsi"/>
          <w:color w:val="555555"/>
          <w:sz w:val="18"/>
          <w:szCs w:val="18"/>
        </w:rPr>
        <w:t>, where </w:t>
      </w:r>
      <w:r w:rsidRPr="00CE6A85">
        <w:rPr>
          <w:rStyle w:val="p"/>
          <w:rFonts w:cstheme="minorHAnsi"/>
          <w:color w:val="000000"/>
          <w:sz w:val="18"/>
          <w:szCs w:val="18"/>
          <w:bdr w:val="none" w:sz="0" w:space="0" w:color="auto" w:frame="1"/>
        </w:rPr>
        <w:t>{page_hook}</w:t>
      </w:r>
      <w:r w:rsidRPr="00CE6A85">
        <w:rPr>
          <w:rFonts w:cstheme="minorHAnsi"/>
          <w:color w:val="555555"/>
          <w:sz w:val="18"/>
          <w:szCs w:val="18"/>
        </w:rPr>
        <w:t> is the value returned by one of these </w:t>
      </w:r>
      <w:r w:rsidRPr="00CE6A85">
        <w:rPr>
          <w:rStyle w:val="p"/>
          <w:rFonts w:cstheme="minorHAnsi"/>
          <w:color w:val="000000"/>
          <w:sz w:val="18"/>
          <w:szCs w:val="18"/>
          <w:bdr w:val="none" w:sz="0" w:space="0" w:color="auto" w:frame="1"/>
        </w:rPr>
        <w:t>add_*_page()</w:t>
      </w:r>
      <w:r w:rsidRPr="00CE6A85">
        <w:rPr>
          <w:rFonts w:cstheme="minorHAnsi"/>
          <w:color w:val="555555"/>
          <w:sz w:val="18"/>
          <w:szCs w:val="18"/>
        </w:rPr>
        <w:t> functions. This hook is called when the particular page is loaded. In the example below, it is used to display the “Theme is not configured” notice on all admin pages except for plugin’s options page:</w:t>
      </w:r>
    </w:p>
    <w:p w:rsidR="00CE6A85" w:rsidRPr="00CE6A85" w:rsidRDefault="00CE6A85" w:rsidP="00CE6A85">
      <w:pPr>
        <w:rPr>
          <w:rFonts w:cstheme="minorHAnsi"/>
          <w:sz w:val="18"/>
          <w:szCs w:val="18"/>
        </w:rPr>
      </w:pP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add_action(</w:t>
      </w:r>
      <w:r w:rsidRPr="00CE6A85">
        <w:rPr>
          <w:rFonts w:cstheme="minorHAnsi"/>
          <w:color w:val="A31515"/>
          <w:sz w:val="18"/>
          <w:szCs w:val="18"/>
        </w:rPr>
        <w:t>'admin_menu'</w:t>
      </w:r>
      <w:r w:rsidRPr="00CE6A85">
        <w:rPr>
          <w:rFonts w:cstheme="minorHAnsi"/>
          <w:color w:val="000000"/>
          <w:sz w:val="18"/>
          <w:szCs w:val="18"/>
        </w:rPr>
        <w:t xml:space="preserve">, </w:t>
      </w:r>
      <w:r w:rsidRPr="00CE6A85">
        <w:rPr>
          <w:rFonts w:cstheme="minorHAnsi"/>
          <w:color w:val="A31515"/>
          <w:sz w:val="18"/>
          <w:szCs w:val="18"/>
        </w:rPr>
        <w:t>'my_menu'</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Here you can check if plugin is configured (e.g. check if some option is set). If not, add new hook.</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8000"/>
          <w:sz w:val="18"/>
          <w:szCs w:val="18"/>
        </w:rPr>
        <w:t>// In this example hook is always added.</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add_action( </w:t>
      </w:r>
      <w:r w:rsidRPr="00CE6A85">
        <w:rPr>
          <w:rFonts w:cstheme="minorHAnsi"/>
          <w:color w:val="A31515"/>
          <w:sz w:val="18"/>
          <w:szCs w:val="18"/>
        </w:rPr>
        <w:t>'admin_notices'</w:t>
      </w:r>
      <w:r w:rsidRPr="00CE6A85">
        <w:rPr>
          <w:rFonts w:cstheme="minorHAnsi"/>
          <w:color w:val="000000"/>
          <w:sz w:val="18"/>
          <w:szCs w:val="18"/>
        </w:rPr>
        <w:t xml:space="preserve">, </w:t>
      </w:r>
      <w:r w:rsidRPr="00CE6A85">
        <w:rPr>
          <w:rFonts w:cstheme="minorHAnsi"/>
          <w:color w:val="A31515"/>
          <w:sz w:val="18"/>
          <w:szCs w:val="18"/>
        </w:rPr>
        <w:t>'my_admin_notices'</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my_menu()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Add the new admin menu and page and save the returned hook suffix</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8B8B"/>
          <w:sz w:val="18"/>
          <w:szCs w:val="18"/>
        </w:rPr>
        <w:t>$hook_suffix</w:t>
      </w:r>
      <w:r w:rsidRPr="00CE6A85">
        <w:rPr>
          <w:rFonts w:cstheme="minorHAnsi"/>
          <w:color w:val="000000"/>
          <w:sz w:val="18"/>
          <w:szCs w:val="18"/>
        </w:rPr>
        <w:t xml:space="preserve"> = add_options_page(</w:t>
      </w:r>
      <w:r w:rsidRPr="00CE6A85">
        <w:rPr>
          <w:rFonts w:cstheme="minorHAnsi"/>
          <w:color w:val="A31515"/>
          <w:sz w:val="18"/>
          <w:szCs w:val="18"/>
        </w:rPr>
        <w:t>'My Options'</w:t>
      </w:r>
      <w:r w:rsidRPr="00CE6A85">
        <w:rPr>
          <w:rFonts w:cstheme="minorHAnsi"/>
          <w:color w:val="000000"/>
          <w:sz w:val="18"/>
          <w:szCs w:val="18"/>
        </w:rPr>
        <w:t xml:space="preserve">, </w:t>
      </w:r>
      <w:r w:rsidRPr="00CE6A85">
        <w:rPr>
          <w:rFonts w:cstheme="minorHAnsi"/>
          <w:color w:val="A31515"/>
          <w:sz w:val="18"/>
          <w:szCs w:val="18"/>
        </w:rPr>
        <w:t>'My Theme'</w:t>
      </w:r>
      <w:r w:rsidRPr="00CE6A85">
        <w:rPr>
          <w:rFonts w:cstheme="minorHAnsi"/>
          <w:color w:val="000000"/>
          <w:sz w:val="18"/>
          <w:szCs w:val="18"/>
        </w:rPr>
        <w:t xml:space="preserve">, </w:t>
      </w:r>
      <w:r w:rsidRPr="00CE6A85">
        <w:rPr>
          <w:rFonts w:cstheme="minorHAnsi"/>
          <w:color w:val="A31515"/>
          <w:sz w:val="18"/>
          <w:szCs w:val="18"/>
        </w:rPr>
        <w:t>'manage_options'</w:t>
      </w:r>
      <w:r w:rsidRPr="00CE6A85">
        <w:rPr>
          <w:rFonts w:cstheme="minorHAnsi"/>
          <w:color w:val="000000"/>
          <w:sz w:val="18"/>
          <w:szCs w:val="18"/>
        </w:rPr>
        <w:t xml:space="preserve">, </w:t>
      </w:r>
      <w:r w:rsidRPr="00CE6A85">
        <w:rPr>
          <w:rFonts w:cstheme="minorHAnsi"/>
          <w:color w:val="A31515"/>
          <w:sz w:val="18"/>
          <w:szCs w:val="18"/>
        </w:rPr>
        <w:t>'my-unique-identifier'</w:t>
      </w:r>
      <w:r w:rsidRPr="00CE6A85">
        <w:rPr>
          <w:rFonts w:cstheme="minorHAnsi"/>
          <w:color w:val="000000"/>
          <w:sz w:val="18"/>
          <w:szCs w:val="18"/>
        </w:rPr>
        <w:t xml:space="preserve">, </w:t>
      </w:r>
      <w:r w:rsidRPr="00CE6A85">
        <w:rPr>
          <w:rFonts w:cstheme="minorHAnsi"/>
          <w:color w:val="A31515"/>
          <w:sz w:val="18"/>
          <w:szCs w:val="18"/>
        </w:rPr>
        <w:t>'my_options'</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Use the hook suffix to compose the hook and register an action executed when plugin's options page is loaded</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add_action( </w:t>
      </w:r>
      <w:r w:rsidRPr="00CE6A85">
        <w:rPr>
          <w:rFonts w:cstheme="minorHAnsi"/>
          <w:color w:val="A31515"/>
          <w:sz w:val="18"/>
          <w:szCs w:val="18"/>
        </w:rPr>
        <w:t>'load-'</w:t>
      </w:r>
      <w:r w:rsidRPr="00CE6A85">
        <w:rPr>
          <w:rFonts w:cstheme="minorHAnsi"/>
          <w:color w:val="000000"/>
          <w:sz w:val="18"/>
          <w:szCs w:val="18"/>
        </w:rPr>
        <w:t xml:space="preserve"> . </w:t>
      </w:r>
      <w:r w:rsidRPr="00CE6A85">
        <w:rPr>
          <w:rFonts w:cstheme="minorHAnsi"/>
          <w:color w:val="008B8B"/>
          <w:sz w:val="18"/>
          <w:szCs w:val="18"/>
        </w:rPr>
        <w:t>$hook_suffix</w:t>
      </w:r>
      <w:r w:rsidRPr="00CE6A85">
        <w:rPr>
          <w:rFonts w:cstheme="minorHAnsi"/>
          <w:color w:val="000000"/>
          <w:sz w:val="18"/>
          <w:szCs w:val="18"/>
        </w:rPr>
        <w:t xml:space="preserve"> , </w:t>
      </w:r>
      <w:r w:rsidRPr="00CE6A85">
        <w:rPr>
          <w:rFonts w:cstheme="minorHAnsi"/>
          <w:color w:val="A31515"/>
          <w:sz w:val="18"/>
          <w:szCs w:val="18"/>
        </w:rPr>
        <w:t>'my_load_function'</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my_load_function() {</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Current admin page is the options page for our plugin, so do not display the notice</w:t>
      </w:r>
    </w:p>
    <w:p w:rsidR="00CE6A85" w:rsidRPr="00CE6A85" w:rsidRDefault="00CE6A85" w:rsidP="00CE6A85">
      <w:pPr>
        <w:autoSpaceDE w:val="0"/>
        <w:autoSpaceDN w:val="0"/>
        <w:adjustRightInd w:val="0"/>
        <w:spacing w:after="0" w:line="240" w:lineRule="auto"/>
        <w:rPr>
          <w:rFonts w:cstheme="minorHAnsi"/>
          <w:color w:val="008000"/>
          <w:sz w:val="18"/>
          <w:szCs w:val="18"/>
        </w:rPr>
      </w:pPr>
      <w:r w:rsidRPr="00CE6A85">
        <w:rPr>
          <w:rFonts w:cstheme="minorHAnsi"/>
          <w:color w:val="000000"/>
          <w:sz w:val="18"/>
          <w:szCs w:val="18"/>
        </w:rPr>
        <w:t xml:space="preserve">    </w:t>
      </w:r>
      <w:r w:rsidRPr="00CE6A85">
        <w:rPr>
          <w:rFonts w:cstheme="minorHAnsi"/>
          <w:color w:val="008000"/>
          <w:sz w:val="18"/>
          <w:szCs w:val="18"/>
        </w:rPr>
        <w:t>// (remove the action responsible for this)</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remove_action( </w:t>
      </w:r>
      <w:r w:rsidRPr="00CE6A85">
        <w:rPr>
          <w:rFonts w:cstheme="minorHAnsi"/>
          <w:color w:val="A31515"/>
          <w:sz w:val="18"/>
          <w:szCs w:val="18"/>
        </w:rPr>
        <w:t>'admin_notices'</w:t>
      </w:r>
      <w:r w:rsidRPr="00CE6A85">
        <w:rPr>
          <w:rFonts w:cstheme="minorHAnsi"/>
          <w:color w:val="000000"/>
          <w:sz w:val="18"/>
          <w:szCs w:val="18"/>
        </w:rPr>
        <w:t xml:space="preserve">, </w:t>
      </w:r>
      <w:r w:rsidRPr="00CE6A85">
        <w:rPr>
          <w:rFonts w:cstheme="minorHAnsi"/>
          <w:color w:val="A31515"/>
          <w:sz w:val="18"/>
          <w:szCs w:val="18"/>
        </w:rPr>
        <w:t>'my_admin_notices'</w:t>
      </w: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my_admin_notices() {</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&lt;div class="updated fade" id="notice"&gt;</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My Plugin is not configured yet. Please do it now.&lt;/div&gt;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&lt;/pre&gt;'</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FF"/>
          <w:sz w:val="18"/>
          <w:szCs w:val="18"/>
        </w:rPr>
        <w:t>function</w:t>
      </w:r>
      <w:r w:rsidRPr="00CE6A85">
        <w:rPr>
          <w:rFonts w:cstheme="minorHAnsi"/>
          <w:color w:val="000000"/>
          <w:sz w:val="18"/>
          <w:szCs w:val="18"/>
        </w:rPr>
        <w:t xml:space="preserve"> my_options()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if</w:t>
      </w:r>
      <w:r w:rsidRPr="00CE6A85">
        <w:rPr>
          <w:rFonts w:cstheme="minorHAnsi"/>
          <w:color w:val="000000"/>
          <w:sz w:val="18"/>
          <w:szCs w:val="18"/>
        </w:rPr>
        <w:t xml:space="preserve"> (!current_user_can(</w:t>
      </w:r>
      <w:r w:rsidRPr="00CE6A85">
        <w:rPr>
          <w:rFonts w:cstheme="minorHAnsi"/>
          <w:color w:val="A31515"/>
          <w:sz w:val="18"/>
          <w:szCs w:val="18"/>
        </w:rPr>
        <w:t>'manage_options'</w:t>
      </w:r>
      <w:r w:rsidRPr="00CE6A85">
        <w:rPr>
          <w:rFonts w:cstheme="minorHAnsi"/>
          <w:color w:val="000000"/>
          <w:sz w:val="18"/>
          <w:szCs w:val="18"/>
        </w:rPr>
        <w:t>))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wp_die( __(</w:t>
      </w:r>
      <w:r w:rsidRPr="00CE6A85">
        <w:rPr>
          <w:rFonts w:cstheme="minorHAnsi"/>
          <w:color w:val="A31515"/>
          <w:sz w:val="18"/>
          <w:szCs w:val="18"/>
        </w:rPr>
        <w:t>'You do not have sufficient permissions to access this page.'</w:t>
      </w:r>
      <w:r w:rsidRPr="00CE6A85">
        <w:rPr>
          <w:rFonts w:cstheme="minorHAnsi"/>
          <w:color w:val="000000"/>
          <w:sz w:val="18"/>
          <w:szCs w:val="18"/>
        </w:rPr>
        <w:t>)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'&lt;/pre&gt;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&lt;div class="wrap"&gt;'</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'Here is where the form would go if I actually had options.'</w:t>
      </w:r>
      <w:r w:rsidRPr="00CE6A85">
        <w:rPr>
          <w:rFonts w:cstheme="minorHAnsi"/>
          <w:color w:val="000000"/>
          <w:sz w:val="18"/>
          <w:szCs w:val="18"/>
        </w:rPr>
        <w:t>;</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000000"/>
          <w:sz w:val="18"/>
          <w:szCs w:val="18"/>
        </w:rPr>
        <w:t xml:space="preserve">    </w:t>
      </w:r>
      <w:r w:rsidRPr="00CE6A85">
        <w:rPr>
          <w:rFonts w:cstheme="minorHAnsi"/>
          <w:color w:val="0000FF"/>
          <w:sz w:val="18"/>
          <w:szCs w:val="18"/>
        </w:rPr>
        <w:t>echo</w:t>
      </w:r>
      <w:r w:rsidRPr="00CE6A85">
        <w:rPr>
          <w:rFonts w:cstheme="minorHAnsi"/>
          <w:color w:val="000000"/>
          <w:sz w:val="18"/>
          <w:szCs w:val="18"/>
        </w:rPr>
        <w:t xml:space="preserve"> </w:t>
      </w:r>
      <w:r w:rsidRPr="00CE6A85">
        <w:rPr>
          <w:rFonts w:cstheme="minorHAnsi"/>
          <w:color w:val="A31515"/>
          <w:sz w:val="18"/>
          <w:szCs w:val="18"/>
        </w:rPr>
        <w:t>'&lt;/div&gt;</w:t>
      </w:r>
    </w:p>
    <w:p w:rsidR="00CE6A85" w:rsidRPr="00CE6A85" w:rsidRDefault="00CE6A85" w:rsidP="00CE6A85">
      <w:pPr>
        <w:autoSpaceDE w:val="0"/>
        <w:autoSpaceDN w:val="0"/>
        <w:adjustRightInd w:val="0"/>
        <w:spacing w:after="0" w:line="240" w:lineRule="auto"/>
        <w:rPr>
          <w:rFonts w:cstheme="minorHAnsi"/>
          <w:color w:val="A31515"/>
          <w:sz w:val="18"/>
          <w:szCs w:val="18"/>
        </w:rPr>
      </w:pPr>
      <w:r w:rsidRPr="00CE6A85">
        <w:rPr>
          <w:rFonts w:cstheme="minorHAnsi"/>
          <w:color w:val="A31515"/>
          <w:sz w:val="18"/>
          <w:szCs w:val="18"/>
        </w:rPr>
        <w:t xml:space="preserve">    &lt;pre&gt;</w:t>
      </w:r>
    </w:p>
    <w:p w:rsidR="00CE6A85" w:rsidRPr="00CE6A85" w:rsidRDefault="00CE6A85" w:rsidP="00CE6A85">
      <w:pPr>
        <w:autoSpaceDE w:val="0"/>
        <w:autoSpaceDN w:val="0"/>
        <w:adjustRightInd w:val="0"/>
        <w:spacing w:after="0" w:line="240" w:lineRule="auto"/>
        <w:rPr>
          <w:rFonts w:cstheme="minorHAnsi"/>
          <w:color w:val="000000"/>
          <w:sz w:val="18"/>
          <w:szCs w:val="18"/>
        </w:rPr>
      </w:pPr>
      <w:r w:rsidRPr="00CE6A85">
        <w:rPr>
          <w:rFonts w:cstheme="minorHAnsi"/>
          <w:color w:val="A31515"/>
          <w:sz w:val="18"/>
          <w:szCs w:val="18"/>
        </w:rPr>
        <w:t xml:space="preserve">    '</w:t>
      </w:r>
      <w:r w:rsidRPr="00CE6A85">
        <w:rPr>
          <w:rFonts w:cstheme="minorHAnsi"/>
          <w:color w:val="000000"/>
          <w:sz w:val="18"/>
          <w:szCs w:val="18"/>
        </w:rPr>
        <w:t>;</w:t>
      </w:r>
    </w:p>
    <w:p w:rsidR="00FE3A64" w:rsidRDefault="00CE6A85" w:rsidP="00CE6A85">
      <w:pPr>
        <w:rPr>
          <w:rFonts w:cstheme="minorHAnsi"/>
          <w:color w:val="000000"/>
          <w:sz w:val="18"/>
          <w:szCs w:val="18"/>
        </w:rPr>
      </w:pPr>
      <w:r w:rsidRPr="00CE6A85">
        <w:rPr>
          <w:rFonts w:cstheme="minorHAnsi"/>
          <w:color w:val="000000"/>
          <w:sz w:val="18"/>
          <w:szCs w:val="18"/>
        </w:rPr>
        <w:t>}</w:t>
      </w:r>
    </w:p>
    <w:p w:rsidR="006F23A2" w:rsidRDefault="006F23A2">
      <w:pPr>
        <w:rPr>
          <w:rFonts w:cstheme="minorHAnsi"/>
          <w:color w:val="000000"/>
          <w:sz w:val="18"/>
          <w:szCs w:val="18"/>
        </w:rPr>
      </w:pPr>
    </w:p>
    <w:p w:rsidR="006F23A2" w:rsidRDefault="006F23A2">
      <w:pPr>
        <w:rPr>
          <w:rFonts w:cstheme="minorHAnsi"/>
          <w:color w:val="000000"/>
          <w:sz w:val="18"/>
          <w:szCs w:val="18"/>
        </w:rPr>
      </w:pPr>
    </w:p>
    <w:p w:rsidR="00D46C87" w:rsidRDefault="00D46C87">
      <w:hyperlink r:id="rId160" w:history="1">
        <w:r>
          <w:rPr>
            <w:rStyle w:val="Hyperlink"/>
          </w:rPr>
          <w:t>https://wpengineer.com/2139/adding-settings-to-an-existing-page-using-the-settings-api/</w:t>
        </w:r>
      </w:hyperlink>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Register and define the settings</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https://wpengineer.com/2139/adding-settings-to-an-existing-page-using-the-settings-api/</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add_action(</w:t>
      </w:r>
      <w:r>
        <w:rPr>
          <w:rFonts w:ascii="Consolas" w:hAnsi="Consolas" w:cs="Consolas"/>
          <w:color w:val="A31515"/>
          <w:sz w:val="19"/>
          <w:szCs w:val="19"/>
        </w:rPr>
        <w:t>'admin_init'</w:t>
      </w:r>
      <w:r>
        <w:rPr>
          <w:rFonts w:ascii="Consolas" w:hAnsi="Consolas" w:cs="Consolas"/>
          <w:color w:val="000000"/>
          <w:sz w:val="19"/>
          <w:szCs w:val="19"/>
        </w:rPr>
        <w:t xml:space="preserve">, </w:t>
      </w:r>
      <w:r>
        <w:rPr>
          <w:rFonts w:ascii="Consolas" w:hAnsi="Consolas" w:cs="Consolas"/>
          <w:color w:val="A31515"/>
          <w:sz w:val="19"/>
          <w:szCs w:val="19"/>
        </w:rPr>
        <w:t>'ozhwpe_admin_init'</w:t>
      </w:r>
      <w:r>
        <w:rPr>
          <w:rFonts w:ascii="Consolas" w:hAnsi="Consolas" w:cs="Consolas"/>
          <w:color w:val="000000"/>
          <w:sz w:val="19"/>
          <w:szCs w:val="19"/>
        </w:rPr>
        <w:t>);</w:t>
      </w:r>
    </w:p>
    <w:p w:rsidR="00D46C87" w:rsidRDefault="00D46C87" w:rsidP="00D46C87">
      <w:pPr>
        <w:autoSpaceDE w:val="0"/>
        <w:autoSpaceDN w:val="0"/>
        <w:adjustRightInd w:val="0"/>
        <w:spacing w:after="0" w:line="240" w:lineRule="auto"/>
        <w:rPr>
          <w:rFonts w:ascii="Consolas" w:hAnsi="Consolas" w:cs="Consolas"/>
          <w:color w:val="000000"/>
          <w:sz w:val="19"/>
          <w:szCs w:val="19"/>
        </w:rPr>
      </w:pP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ozhwpe_admin_init(){</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register_setting(</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'writing'</w:t>
      </w:r>
      <w:r>
        <w:rPr>
          <w:rFonts w:ascii="Consolas" w:hAnsi="Consolas" w:cs="Consolas"/>
          <w:color w:val="000000"/>
          <w:sz w:val="19"/>
          <w:szCs w:val="19"/>
        </w:rPr>
        <w:t xml:space="preserve">,                 </w:t>
      </w:r>
      <w:r>
        <w:rPr>
          <w:rFonts w:ascii="Consolas" w:hAnsi="Consolas" w:cs="Consolas"/>
          <w:color w:val="008000"/>
          <w:sz w:val="19"/>
          <w:szCs w:val="19"/>
        </w:rPr>
        <w:t>// settings page</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'ozhwpe_options'</w:t>
      </w:r>
      <w:r>
        <w:rPr>
          <w:rFonts w:ascii="Consolas" w:hAnsi="Consolas" w:cs="Consolas"/>
          <w:color w:val="000000"/>
          <w:sz w:val="19"/>
          <w:szCs w:val="19"/>
        </w:rPr>
        <w:t xml:space="preserve">,          </w:t>
      </w:r>
      <w:r>
        <w:rPr>
          <w:rFonts w:ascii="Consolas" w:hAnsi="Consolas" w:cs="Consolas"/>
          <w:color w:val="008000"/>
          <w:sz w:val="19"/>
          <w:szCs w:val="19"/>
        </w:rPr>
        <w:t>// option name</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'ozhwpe_validate_options'</w:t>
      </w:r>
      <w:r>
        <w:rPr>
          <w:rFonts w:ascii="Consolas" w:hAnsi="Consolas" w:cs="Consolas"/>
          <w:color w:val="000000"/>
          <w:sz w:val="19"/>
          <w:szCs w:val="19"/>
        </w:rPr>
        <w:t xml:space="preserve">  </w:t>
      </w:r>
      <w:r>
        <w:rPr>
          <w:rFonts w:ascii="Consolas" w:hAnsi="Consolas" w:cs="Consolas"/>
          <w:color w:val="008000"/>
          <w:sz w:val="19"/>
          <w:szCs w:val="19"/>
        </w:rPr>
        <w:t>// validation callback</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add_settings_field(</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'ozhwpe_notify_boss'</w:t>
      </w:r>
      <w:r>
        <w:rPr>
          <w:rFonts w:ascii="Consolas" w:hAnsi="Consolas" w:cs="Consolas"/>
          <w:color w:val="000000"/>
          <w:sz w:val="19"/>
          <w:szCs w:val="19"/>
        </w:rPr>
        <w:t xml:space="preserve">,      </w:t>
      </w:r>
      <w:r>
        <w:rPr>
          <w:rFonts w:ascii="Consolas" w:hAnsi="Consolas" w:cs="Consolas"/>
          <w:color w:val="008000"/>
          <w:sz w:val="19"/>
          <w:szCs w:val="19"/>
        </w:rPr>
        <w:t>// id</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'Boss Email'</w:t>
      </w:r>
      <w:r>
        <w:rPr>
          <w:rFonts w:ascii="Consolas" w:hAnsi="Consolas" w:cs="Consolas"/>
          <w:color w:val="000000"/>
          <w:sz w:val="19"/>
          <w:szCs w:val="19"/>
        </w:rPr>
        <w:t xml:space="preserve">,              </w:t>
      </w:r>
      <w:r>
        <w:rPr>
          <w:rFonts w:ascii="Consolas" w:hAnsi="Consolas" w:cs="Consolas"/>
          <w:color w:val="008000"/>
          <w:sz w:val="19"/>
          <w:szCs w:val="19"/>
        </w:rPr>
        <w:t>// setting title</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'ozhwpe_setting_input'</w:t>
      </w:r>
      <w:r>
        <w:rPr>
          <w:rFonts w:ascii="Consolas" w:hAnsi="Consolas" w:cs="Consolas"/>
          <w:color w:val="000000"/>
          <w:sz w:val="19"/>
          <w:szCs w:val="19"/>
        </w:rPr>
        <w:t xml:space="preserve">,    </w:t>
      </w:r>
      <w:r>
        <w:rPr>
          <w:rFonts w:ascii="Consolas" w:hAnsi="Consolas" w:cs="Consolas"/>
          <w:color w:val="008000"/>
          <w:sz w:val="19"/>
          <w:szCs w:val="19"/>
        </w:rPr>
        <w:t>// display callback</w:t>
      </w:r>
    </w:p>
    <w:p w:rsidR="00D46C87" w:rsidRPr="005C1F21" w:rsidRDefault="00D46C87" w:rsidP="00D46C87">
      <w:pPr>
        <w:autoSpaceDE w:val="0"/>
        <w:autoSpaceDN w:val="0"/>
        <w:adjustRightInd w:val="0"/>
        <w:spacing w:after="0" w:line="240" w:lineRule="auto"/>
        <w:rPr>
          <w:rFonts w:ascii="Consolas" w:hAnsi="Consolas" w:cs="Consolas"/>
          <w:b/>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sidRPr="005C1F21">
        <w:rPr>
          <w:rFonts w:ascii="Consolas" w:hAnsi="Consolas" w:cs="Consolas"/>
          <w:b/>
          <w:color w:val="A31515"/>
          <w:sz w:val="19"/>
          <w:szCs w:val="19"/>
        </w:rPr>
        <w:t>'writing'</w:t>
      </w:r>
      <w:r w:rsidRPr="005C1F21">
        <w:rPr>
          <w:rFonts w:ascii="Consolas" w:hAnsi="Consolas" w:cs="Consolas"/>
          <w:b/>
          <w:color w:val="000000"/>
          <w:sz w:val="19"/>
          <w:szCs w:val="19"/>
        </w:rPr>
        <w:t xml:space="preserve">,                 </w:t>
      </w:r>
      <w:r w:rsidRPr="005C1F21">
        <w:rPr>
          <w:rFonts w:ascii="Consolas" w:hAnsi="Consolas" w:cs="Consolas"/>
          <w:b/>
          <w:color w:val="008000"/>
          <w:sz w:val="19"/>
          <w:szCs w:val="19"/>
        </w:rPr>
        <w:t>// settings page</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'default'</w:t>
      </w:r>
      <w:r>
        <w:rPr>
          <w:rFonts w:ascii="Consolas" w:hAnsi="Consolas" w:cs="Consolas"/>
          <w:color w:val="000000"/>
          <w:sz w:val="19"/>
          <w:szCs w:val="19"/>
        </w:rPr>
        <w:t xml:space="preserve">                  </w:t>
      </w:r>
      <w:r>
        <w:rPr>
          <w:rFonts w:ascii="Consolas" w:hAnsi="Consolas" w:cs="Consolas"/>
          <w:color w:val="008000"/>
          <w:sz w:val="19"/>
          <w:szCs w:val="19"/>
        </w:rPr>
        <w:t>// settings section</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46C87" w:rsidRDefault="00D46C87" w:rsidP="00D46C87">
      <w:pPr>
        <w:autoSpaceDE w:val="0"/>
        <w:autoSpaceDN w:val="0"/>
        <w:adjustRightInd w:val="0"/>
        <w:spacing w:after="0" w:line="240" w:lineRule="auto"/>
        <w:rPr>
          <w:rFonts w:ascii="Consolas" w:hAnsi="Consolas" w:cs="Consolas"/>
          <w:color w:val="000000"/>
          <w:sz w:val="19"/>
          <w:szCs w:val="19"/>
        </w:rPr>
      </w:pP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Display and fill the form field</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ozhwpe_setting_input() {</w:t>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get option 'boss_email' value from the database</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$options</w:t>
      </w:r>
      <w:r>
        <w:rPr>
          <w:rFonts w:ascii="Consolas" w:hAnsi="Consolas" w:cs="Consolas"/>
          <w:color w:val="000000"/>
          <w:sz w:val="19"/>
          <w:szCs w:val="19"/>
        </w:rPr>
        <w:t xml:space="preserve"> = get_option( </w:t>
      </w:r>
      <w:r>
        <w:rPr>
          <w:rFonts w:ascii="Consolas" w:hAnsi="Consolas" w:cs="Consolas"/>
          <w:color w:val="A31515"/>
          <w:sz w:val="19"/>
          <w:szCs w:val="19"/>
        </w:rPr>
        <w:t>'ozhwpe_options'</w:t>
      </w:r>
      <w:r>
        <w:rPr>
          <w:rFonts w:ascii="Consolas" w:hAnsi="Consolas" w:cs="Consolas"/>
          <w:color w:val="000000"/>
          <w:sz w:val="19"/>
          <w:szCs w:val="19"/>
        </w:rPr>
        <w:t xml:space="preserve"> );</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B8B"/>
          <w:sz w:val="19"/>
          <w:szCs w:val="19"/>
        </w:rPr>
        <w:t>$value</w:t>
      </w:r>
      <w:r>
        <w:rPr>
          <w:rFonts w:ascii="Consolas" w:hAnsi="Consolas" w:cs="Consolas"/>
          <w:color w:val="000000"/>
          <w:sz w:val="19"/>
          <w:szCs w:val="19"/>
        </w:rPr>
        <w:t xml:space="preserve"> = </w:t>
      </w:r>
      <w:r>
        <w:rPr>
          <w:rFonts w:ascii="Consolas" w:hAnsi="Consolas" w:cs="Consolas"/>
          <w:color w:val="008B8B"/>
          <w:sz w:val="19"/>
          <w:szCs w:val="19"/>
        </w:rPr>
        <w:t>$options</w:t>
      </w:r>
      <w:r>
        <w:rPr>
          <w:rFonts w:ascii="Consolas" w:hAnsi="Consolas" w:cs="Consolas"/>
          <w:color w:val="000000"/>
          <w:sz w:val="19"/>
          <w:szCs w:val="19"/>
        </w:rPr>
        <w:t>[</w:t>
      </w:r>
      <w:r>
        <w:rPr>
          <w:rFonts w:ascii="Consolas" w:hAnsi="Consolas" w:cs="Consolas"/>
          <w:color w:val="A31515"/>
          <w:sz w:val="19"/>
          <w:szCs w:val="19"/>
        </w:rPr>
        <w:t>'boss_email'</w:t>
      </w:r>
      <w:r>
        <w:rPr>
          <w:rFonts w:ascii="Consolas" w:hAnsi="Consolas" w:cs="Consolas"/>
          <w:color w:val="000000"/>
          <w:sz w:val="19"/>
          <w:szCs w:val="19"/>
        </w:rPr>
        <w:t>];</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D46C87" w:rsidRDefault="00D46C87" w:rsidP="00D46C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echo the field</w:t>
      </w:r>
    </w:p>
    <w:p w:rsidR="00D46C87" w:rsidRDefault="00D46C87" w:rsidP="00D46C87">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ab/>
      </w:r>
      <w:r>
        <w:rPr>
          <w:rFonts w:ascii="Consolas" w:hAnsi="Consolas" w:cs="Consolas"/>
          <w:color w:val="000000"/>
          <w:sz w:val="19"/>
          <w:szCs w:val="19"/>
          <w:highlight w:val="yellow"/>
        </w:rPr>
        <w:t>?&gt;</w:t>
      </w:r>
    </w:p>
    <w:p w:rsidR="00D46C87" w:rsidRDefault="00D46C87" w:rsidP="00D46C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='boss_email'</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='ozhwpe_options[boss_email]'</w:t>
      </w:r>
    </w:p>
    <w:p w:rsidR="00D46C87" w:rsidRDefault="00D46C87" w:rsidP="00D46C87">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&lt;?php</w:t>
      </w:r>
      <w:r>
        <w:rPr>
          <w:rFonts w:ascii="Consolas" w:hAnsi="Consolas" w:cs="Consolas"/>
          <w:color w:val="000000"/>
          <w:sz w:val="19"/>
          <w:szCs w:val="19"/>
        </w:rPr>
        <w:t xml:space="preserve"> </w:t>
      </w:r>
      <w:r>
        <w:rPr>
          <w:rFonts w:ascii="Consolas" w:hAnsi="Consolas" w:cs="Consolas"/>
          <w:color w:val="0000FF"/>
          <w:sz w:val="19"/>
          <w:szCs w:val="19"/>
        </w:rPr>
        <w:t>echo</w:t>
      </w:r>
      <w:r>
        <w:rPr>
          <w:rFonts w:ascii="Consolas" w:hAnsi="Consolas" w:cs="Consolas"/>
          <w:color w:val="000000"/>
          <w:sz w:val="19"/>
          <w:szCs w:val="19"/>
        </w:rPr>
        <w:t xml:space="preserve"> esc_attr( </w:t>
      </w:r>
      <w:r>
        <w:rPr>
          <w:rFonts w:ascii="Consolas" w:hAnsi="Consolas" w:cs="Consolas"/>
          <w:color w:val="008B8B"/>
          <w:sz w:val="19"/>
          <w:szCs w:val="19"/>
        </w:rPr>
        <w:t>$value</w:t>
      </w:r>
      <w:r>
        <w:rPr>
          <w:rFonts w:ascii="Consolas" w:hAnsi="Consolas" w:cs="Consolas"/>
          <w:color w:val="000000"/>
          <w:sz w:val="19"/>
          <w:szCs w:val="19"/>
        </w:rPr>
        <w:t xml:space="preserve"> ); </w:t>
      </w:r>
      <w:r>
        <w:rPr>
          <w:rFonts w:ascii="Consolas" w:hAnsi="Consolas" w:cs="Consolas"/>
          <w:color w:val="000000"/>
          <w:sz w:val="19"/>
          <w:szCs w:val="19"/>
          <w:highlight w:val="yellow"/>
        </w:rPr>
        <w:t>?&gt;</w:t>
      </w:r>
      <w:r>
        <w:rPr>
          <w:rFonts w:ascii="Consolas" w:hAnsi="Consolas" w:cs="Consolas"/>
          <w:color w:val="000000"/>
          <w:sz w:val="19"/>
          <w:szCs w:val="19"/>
        </w:rPr>
        <w:t xml:space="preserve">' /&gt; Boss wants to get a </w:t>
      </w:r>
      <w:r w:rsidR="005336D5">
        <w:rPr>
          <w:rFonts w:ascii="Consolas" w:hAnsi="Consolas" w:cs="Consolas"/>
          <w:color w:val="000000"/>
          <w:sz w:val="19"/>
          <w:szCs w:val="19"/>
        </w:rPr>
        <w:t>mail</w:t>
      </w:r>
      <w:r>
        <w:rPr>
          <w:rFonts w:ascii="Consolas" w:hAnsi="Consolas" w:cs="Consolas"/>
          <w:color w:val="000000"/>
          <w:sz w:val="19"/>
          <w:szCs w:val="19"/>
        </w:rPr>
        <w:tab/>
      </w:r>
      <w:r>
        <w:rPr>
          <w:rFonts w:ascii="Consolas" w:hAnsi="Consolas" w:cs="Consolas"/>
          <w:color w:val="000000"/>
          <w:sz w:val="19"/>
          <w:szCs w:val="19"/>
          <w:highlight w:val="yellow"/>
        </w:rPr>
        <w:t>&lt;?php</w:t>
      </w:r>
    </w:p>
    <w:p w:rsidR="00D46C87" w:rsidRDefault="00D46C87" w:rsidP="00D46C87">
      <w:pPr>
        <w:rPr>
          <w:rFonts w:ascii="Consolas" w:hAnsi="Consolas" w:cs="Consolas"/>
          <w:color w:val="000000"/>
          <w:sz w:val="19"/>
          <w:szCs w:val="19"/>
        </w:rPr>
      </w:pPr>
      <w:r>
        <w:rPr>
          <w:rFonts w:ascii="Consolas" w:hAnsi="Consolas" w:cs="Consolas"/>
          <w:color w:val="000000"/>
          <w:sz w:val="19"/>
          <w:szCs w:val="19"/>
        </w:rPr>
        <w:t>}</w:t>
      </w:r>
    </w:p>
    <w:p w:rsidR="005C1F21" w:rsidRPr="005C1F21" w:rsidRDefault="005C1F21" w:rsidP="005C1F21">
      <w:pPr>
        <w:pStyle w:val="Heading3"/>
        <w:rPr>
          <w:rFonts w:ascii="Helvetica" w:hAnsi="Helvetica" w:cs="Helvetica"/>
          <w:bCs w:val="0"/>
          <w:color w:val="49525D"/>
          <w:sz w:val="20"/>
          <w:u w:val="single"/>
        </w:rPr>
      </w:pPr>
      <w:r w:rsidRPr="005C1F21">
        <w:rPr>
          <w:rFonts w:ascii="Helvetica" w:hAnsi="Helvetica" w:cs="Helvetica"/>
          <w:bCs w:val="0"/>
          <w:color w:val="49525D"/>
          <w:sz w:val="20"/>
          <w:u w:val="single"/>
        </w:rPr>
        <w:t>Core Settings Pages and Sections Names</w:t>
      </w:r>
    </w:p>
    <w:p w:rsidR="005C1F21" w:rsidRPr="005C1F21" w:rsidRDefault="005C1F21" w:rsidP="005C1F21">
      <w:pPr>
        <w:pStyle w:val="NormalWeb"/>
        <w:shd w:val="clear" w:color="auto" w:fill="FFFFFF"/>
        <w:rPr>
          <w:rFonts w:ascii="Open Sans" w:hAnsi="Open Sans" w:cs="Open Sans"/>
          <w:color w:val="49525D"/>
          <w:sz w:val="18"/>
          <w:szCs w:val="18"/>
        </w:rPr>
      </w:pPr>
      <w:r w:rsidRPr="005C1F21">
        <w:rPr>
          <w:rFonts w:ascii="Open Sans" w:hAnsi="Open Sans" w:cs="Open Sans"/>
          <w:color w:val="49525D"/>
          <w:sz w:val="18"/>
          <w:szCs w:val="18"/>
        </w:rPr>
        <w:t>We've decided to target the </w:t>
      </w:r>
      <w:r w:rsidRPr="005C1F21">
        <w:rPr>
          <w:rStyle w:val="str"/>
          <w:rFonts w:ascii="Consolas" w:hAnsi="Consolas" w:cs="Courier New"/>
          <w:color w:val="DB4B39"/>
          <w:sz w:val="18"/>
          <w:szCs w:val="18"/>
          <w:shd w:val="clear" w:color="auto" w:fill="F0F0F0"/>
        </w:rPr>
        <w:t>'default'</w:t>
      </w:r>
      <w:r w:rsidRPr="005C1F21">
        <w:rPr>
          <w:rFonts w:ascii="Open Sans" w:hAnsi="Open Sans" w:cs="Open Sans"/>
          <w:color w:val="49525D"/>
          <w:sz w:val="18"/>
          <w:szCs w:val="18"/>
        </w:rPr>
        <w:t> section of the </w:t>
      </w:r>
      <w:r w:rsidRPr="005C1F21">
        <w:rPr>
          <w:rStyle w:val="str"/>
          <w:rFonts w:ascii="Consolas" w:hAnsi="Consolas" w:cs="Courier New"/>
          <w:color w:val="DB4B39"/>
          <w:sz w:val="18"/>
          <w:szCs w:val="18"/>
          <w:shd w:val="clear" w:color="auto" w:fill="F0F0F0"/>
        </w:rPr>
        <w:t>'writing'</w:t>
      </w:r>
      <w:r w:rsidRPr="005C1F21">
        <w:rPr>
          <w:rFonts w:ascii="Open Sans" w:hAnsi="Open Sans" w:cs="Open Sans"/>
          <w:color w:val="49525D"/>
          <w:sz w:val="18"/>
          <w:szCs w:val="18"/>
        </w:rPr>
        <w:t> Settings page, but of course it's possible to add form fields to all other existing page. Here is a comprehensive list of all these places: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894"/>
        <w:gridCol w:w="1724"/>
        <w:gridCol w:w="3642"/>
      </w:tblGrid>
      <w:tr w:rsidR="005C1F21" w:rsidRPr="005C1F21" w:rsidTr="005C1F21">
        <w:trPr>
          <w:tblHeade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Helvetica" w:hAnsi="Helvetica" w:cs="Helvetica"/>
                <w:caps/>
                <w:color w:val="49525D"/>
                <w:sz w:val="20"/>
                <w:szCs w:val="20"/>
              </w:rPr>
            </w:pPr>
            <w:r w:rsidRPr="005C1F21">
              <w:rPr>
                <w:rFonts w:ascii="Helvetica" w:hAnsi="Helvetica" w:cs="Helvetica"/>
                <w:caps/>
                <w:color w:val="49525D"/>
                <w:sz w:val="20"/>
                <w:szCs w:val="20"/>
              </w:rPr>
              <w:t>SETTINGS PAGE</w:t>
            </w:r>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jc w:val="center"/>
              <w:rPr>
                <w:rFonts w:ascii="Helvetica" w:hAnsi="Helvetica" w:cs="Helvetica"/>
                <w:caps/>
                <w:color w:val="49525D"/>
                <w:sz w:val="20"/>
                <w:szCs w:val="20"/>
              </w:rPr>
            </w:pPr>
            <w:r w:rsidRPr="005C1F21">
              <w:rPr>
                <w:rFonts w:ascii="Helvetica" w:hAnsi="Helvetica" w:cs="Helvetica"/>
                <w:caps/>
                <w:color w:val="49525D"/>
                <w:sz w:val="20"/>
                <w:szCs w:val="20"/>
              </w:rPr>
              <w:t>SETTINGS NAME</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jc w:val="center"/>
              <w:rPr>
                <w:rFonts w:ascii="Helvetica" w:hAnsi="Helvetica" w:cs="Helvetica"/>
                <w:caps/>
                <w:color w:val="49525D"/>
                <w:sz w:val="20"/>
                <w:szCs w:val="20"/>
              </w:rPr>
            </w:pPr>
            <w:r w:rsidRPr="005C1F21">
              <w:rPr>
                <w:rFonts w:ascii="Helvetica" w:hAnsi="Helvetica" w:cs="Helvetica"/>
                <w:caps/>
                <w:color w:val="49525D"/>
                <w:sz w:val="20"/>
                <w:szCs w:val="20"/>
              </w:rPr>
              <w:t>SECTIONS</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1" w:history="1">
              <w:r w:rsidRPr="005C1F21">
                <w:rPr>
                  <w:rStyle w:val="Hyperlink"/>
                  <w:rFonts w:ascii="Open Sans" w:hAnsi="Open Sans" w:cs="Open Sans"/>
                  <w:color w:val="157D92"/>
                  <w:sz w:val="20"/>
                  <w:szCs w:val="20"/>
                </w:rPr>
                <w:t>General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'general'</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2" w:history="1">
              <w:r w:rsidRPr="005C1F21">
                <w:rPr>
                  <w:rStyle w:val="Hyperlink"/>
                  <w:rFonts w:ascii="Open Sans" w:hAnsi="Open Sans" w:cs="Open Sans"/>
                  <w:color w:val="157D92"/>
                  <w:sz w:val="20"/>
                  <w:szCs w:val="20"/>
                </w:rPr>
                <w:t>Writing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'writing'</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r>
              <w:rPr>
                <w:rFonts w:ascii="Open Sans" w:hAnsi="Open Sans" w:cs="Open Sans"/>
                <w:color w:val="49525D"/>
                <w:sz w:val="30"/>
                <w:szCs w:val="30"/>
              </w:rPr>
              <w:br/>
            </w:r>
            <w:r>
              <w:rPr>
                <w:rStyle w:val="str"/>
                <w:rFonts w:ascii="Consolas" w:hAnsi="Consolas" w:cs="Courier New"/>
                <w:color w:val="DB4B39"/>
                <w:shd w:val="clear" w:color="auto" w:fill="F0F0F0"/>
              </w:rPr>
              <w:t>'remote_plublishing'</w:t>
            </w:r>
            <w:r>
              <w:rPr>
                <w:rFonts w:ascii="Open Sans" w:hAnsi="Open Sans" w:cs="Open Sans"/>
                <w:color w:val="49525D"/>
                <w:sz w:val="30"/>
                <w:szCs w:val="30"/>
              </w:rPr>
              <w:br/>
            </w:r>
            <w:r>
              <w:rPr>
                <w:rStyle w:val="str"/>
                <w:rFonts w:ascii="Consolas" w:hAnsi="Consolas" w:cs="Courier New"/>
                <w:color w:val="DB4B39"/>
                <w:shd w:val="clear" w:color="auto" w:fill="F0F0F0"/>
              </w:rPr>
              <w:t>'post_via_email'</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3" w:history="1">
              <w:r w:rsidRPr="005C1F21">
                <w:rPr>
                  <w:rStyle w:val="Hyperlink"/>
                  <w:rFonts w:ascii="Open Sans" w:hAnsi="Open Sans" w:cs="Open Sans"/>
                  <w:color w:val="157D92"/>
                  <w:sz w:val="20"/>
                  <w:szCs w:val="20"/>
                </w:rPr>
                <w:t>Reading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'reading'</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4" w:history="1">
              <w:r w:rsidRPr="005C1F21">
                <w:rPr>
                  <w:rStyle w:val="Hyperlink"/>
                  <w:rFonts w:ascii="Open Sans" w:hAnsi="Open Sans" w:cs="Open Sans"/>
                  <w:color w:val="157D92"/>
                  <w:sz w:val="20"/>
                  <w:szCs w:val="20"/>
                </w:rPr>
                <w:t>Discussion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'discussion'</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r>
              <w:rPr>
                <w:rFonts w:ascii="Open Sans" w:hAnsi="Open Sans" w:cs="Open Sans"/>
                <w:color w:val="49525D"/>
                <w:sz w:val="30"/>
                <w:szCs w:val="30"/>
              </w:rPr>
              <w:br/>
            </w:r>
            <w:r>
              <w:rPr>
                <w:rStyle w:val="str"/>
                <w:rFonts w:ascii="Consolas" w:hAnsi="Consolas" w:cs="Courier New"/>
                <w:color w:val="DB4B39"/>
                <w:shd w:val="clear" w:color="auto" w:fill="F0F0F0"/>
              </w:rPr>
              <w:t>'avatars'</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5" w:history="1">
              <w:r w:rsidRPr="005C1F21">
                <w:rPr>
                  <w:rStyle w:val="Hyperlink"/>
                  <w:rFonts w:ascii="Open Sans" w:hAnsi="Open Sans" w:cs="Open Sans"/>
                  <w:color w:val="157D92"/>
                  <w:sz w:val="20"/>
                  <w:szCs w:val="20"/>
                </w:rPr>
                <w:t>Media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'discussion'</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r>
              <w:rPr>
                <w:rFonts w:ascii="Open Sans" w:hAnsi="Open Sans" w:cs="Open Sans"/>
                <w:color w:val="49525D"/>
                <w:sz w:val="30"/>
                <w:szCs w:val="30"/>
              </w:rPr>
              <w:br/>
            </w:r>
            <w:r>
              <w:rPr>
                <w:rStyle w:val="str"/>
                <w:rFonts w:ascii="Consolas" w:hAnsi="Consolas" w:cs="Courier New"/>
                <w:color w:val="DB4B39"/>
                <w:shd w:val="clear" w:color="auto" w:fill="F0F0F0"/>
              </w:rPr>
              <w:t>'embeds'</w:t>
            </w:r>
            <w:r>
              <w:rPr>
                <w:rFonts w:ascii="Open Sans" w:hAnsi="Open Sans" w:cs="Open Sans"/>
                <w:color w:val="49525D"/>
                <w:sz w:val="30"/>
                <w:szCs w:val="30"/>
              </w:rPr>
              <w:br/>
            </w:r>
            <w:r>
              <w:rPr>
                <w:rStyle w:val="str"/>
                <w:rFonts w:ascii="Consolas" w:hAnsi="Consolas" w:cs="Courier New"/>
                <w:color w:val="DB4B39"/>
                <w:shd w:val="clear" w:color="auto" w:fill="F0F0F0"/>
              </w:rPr>
              <w:t>'uploads'</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6" w:history="1">
              <w:r w:rsidRPr="005C1F21">
                <w:rPr>
                  <w:rStyle w:val="Hyperlink"/>
                  <w:rFonts w:ascii="Open Sans" w:hAnsi="Open Sans" w:cs="Open Sans"/>
                  <w:color w:val="157D92"/>
                  <w:sz w:val="20"/>
                  <w:szCs w:val="20"/>
                </w:rPr>
                <w:t>Privacy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'privacy'</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'default'</w:t>
            </w:r>
          </w:p>
        </w:tc>
      </w:tr>
      <w:tr w:rsidR="005C1F21" w:rsidTr="005C1F21">
        <w:trPr>
          <w:tblCellSpacing w:w="15" w:type="dxa"/>
        </w:trPr>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Pr="005C1F21" w:rsidRDefault="005C1F21" w:rsidP="005C1F21">
            <w:pPr>
              <w:spacing w:after="0"/>
              <w:rPr>
                <w:rFonts w:ascii="Open Sans" w:hAnsi="Open Sans" w:cs="Open Sans"/>
                <w:color w:val="49525D"/>
                <w:sz w:val="20"/>
                <w:szCs w:val="20"/>
              </w:rPr>
            </w:pPr>
            <w:hyperlink r:id="rId167" w:history="1">
              <w:r w:rsidRPr="005C1F21">
                <w:rPr>
                  <w:rStyle w:val="Hyperlink"/>
                  <w:rFonts w:ascii="Open Sans" w:hAnsi="Open Sans" w:cs="Open Sans"/>
                  <w:color w:val="157D92"/>
                  <w:sz w:val="20"/>
                  <w:szCs w:val="20"/>
                </w:rPr>
                <w:t>Permalink Settings</w:t>
              </w:r>
            </w:hyperlink>
          </w:p>
        </w:tc>
        <w:tc>
          <w:tcPr>
            <w:tcW w:w="0" w:type="auto"/>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'permalink'</w:t>
            </w:r>
          </w:p>
        </w:tc>
        <w:tc>
          <w:tcPr>
            <w:tcW w:w="3597" w:type="dxa"/>
            <w:tcBorders>
              <w:top w:val="outset" w:sz="6" w:space="0" w:color="auto"/>
              <w:left w:val="outset" w:sz="6" w:space="0" w:color="auto"/>
              <w:bottom w:val="dotted" w:sz="8" w:space="0" w:color="D1D1D1"/>
              <w:right w:val="outset" w:sz="6" w:space="0" w:color="auto"/>
            </w:tcBorders>
            <w:shd w:val="clear" w:color="auto" w:fill="FFFFFF"/>
            <w:vAlign w:val="center"/>
            <w:hideMark/>
          </w:tcPr>
          <w:p w:rsidR="005C1F21" w:rsidRDefault="005C1F21" w:rsidP="005C1F21">
            <w:pPr>
              <w:spacing w:after="0"/>
              <w:rPr>
                <w:rFonts w:ascii="Open Sans" w:hAnsi="Open Sans" w:cs="Open Sans"/>
                <w:color w:val="49525D"/>
                <w:sz w:val="30"/>
                <w:szCs w:val="30"/>
              </w:rPr>
            </w:pPr>
            <w:r>
              <w:rPr>
                <w:rStyle w:val="str"/>
                <w:rFonts w:ascii="Consolas" w:hAnsi="Consolas" w:cs="Courier New"/>
                <w:color w:val="DB4B39"/>
                <w:shd w:val="clear" w:color="auto" w:fill="F0F0F0"/>
              </w:rPr>
              <w:t>'optional'</w:t>
            </w:r>
          </w:p>
        </w:tc>
      </w:tr>
    </w:tbl>
    <w:p w:rsidR="005C1F21" w:rsidRDefault="005C1F21" w:rsidP="006F23A2">
      <w:pPr>
        <w:spacing w:line="360" w:lineRule="auto"/>
      </w:pPr>
    </w:p>
    <w:p w:rsidR="005C1F21" w:rsidRDefault="005C1F21">
      <w:r>
        <w:br w:type="page"/>
      </w:r>
    </w:p>
    <w:p w:rsidR="00FE3A64" w:rsidRPr="005C1F21" w:rsidRDefault="005C1F21" w:rsidP="005C1F21">
      <w:r>
        <w:lastRenderedPageBreak/>
        <w:br w:type="page"/>
      </w:r>
      <w:hyperlink r:id="rId168" w:history="1">
        <w:r w:rsidR="006F23A2" w:rsidRPr="006F23A2">
          <w:rPr>
            <w:rFonts w:cstheme="minorHAnsi"/>
            <w:sz w:val="18"/>
            <w:szCs w:val="18"/>
          </w:rPr>
          <w:t>https://developer.wordpress.org/themes/getting-started/</w:t>
        </w:r>
      </w:hyperlink>
    </w:p>
    <w:p w:rsidR="006F23A2" w:rsidRPr="006F23A2" w:rsidRDefault="006F23A2" w:rsidP="006F23A2">
      <w:pPr>
        <w:pStyle w:val="Heading2"/>
        <w:shd w:val="clear" w:color="auto" w:fill="FAFAFA"/>
        <w:spacing w:before="0" w:line="360" w:lineRule="auto"/>
        <w:textAlignment w:val="baseline"/>
        <w:rPr>
          <w:rFonts w:asciiTheme="minorHAnsi" w:hAnsiTheme="minorHAnsi" w:cstheme="minorHAnsi"/>
          <w:b w:val="0"/>
          <w:bCs w:val="0"/>
          <w:caps/>
          <w:color w:val="404040"/>
          <w:spacing w:val="17"/>
          <w:sz w:val="18"/>
          <w:szCs w:val="18"/>
        </w:rPr>
        <w:sectPr w:rsidR="006F23A2" w:rsidRPr="006F23A2" w:rsidSect="007301AD">
          <w:type w:val="continuous"/>
          <w:pgSz w:w="11907" w:h="16839" w:code="9"/>
          <w:pgMar w:top="720" w:right="657" w:bottom="720" w:left="1170" w:header="720" w:footer="720" w:gutter="0"/>
          <w:cols w:space="720"/>
          <w:docGrid w:linePitch="360"/>
        </w:sectPr>
      </w:pPr>
    </w:p>
    <w:p w:rsidR="006F23A2" w:rsidRPr="006F23A2" w:rsidRDefault="006F23A2" w:rsidP="006F23A2">
      <w:pPr>
        <w:pStyle w:val="Heading2"/>
        <w:shd w:val="clear" w:color="auto" w:fill="FAFAFA"/>
        <w:spacing w:before="0" w:line="360" w:lineRule="auto"/>
        <w:textAlignment w:val="baseline"/>
        <w:rPr>
          <w:rFonts w:asciiTheme="minorHAnsi" w:hAnsiTheme="minorHAnsi" w:cstheme="minorHAnsi"/>
          <w:b w:val="0"/>
          <w:bCs w:val="0"/>
          <w:caps/>
          <w:color w:val="404040"/>
          <w:spacing w:val="17"/>
          <w:sz w:val="18"/>
          <w:szCs w:val="18"/>
        </w:rPr>
      </w:pPr>
      <w:r w:rsidRPr="006F23A2">
        <w:rPr>
          <w:rFonts w:asciiTheme="minorHAnsi" w:hAnsiTheme="minorHAnsi" w:cstheme="minorHAnsi"/>
          <w:b w:val="0"/>
          <w:bCs w:val="0"/>
          <w:caps/>
          <w:color w:val="404040"/>
          <w:spacing w:val="17"/>
          <w:sz w:val="18"/>
          <w:szCs w:val="18"/>
        </w:rPr>
        <w:lastRenderedPageBreak/>
        <w:t>CHAPTERS</w:t>
      </w:r>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169" w:history="1">
        <w:r w:rsidR="006F23A2" w:rsidRPr="006F23A2">
          <w:rPr>
            <w:rFonts w:cstheme="minorHAnsi"/>
            <w:color w:val="0073AA"/>
            <w:sz w:val="18"/>
            <w:szCs w:val="18"/>
            <w:bdr w:val="none" w:sz="0" w:space="0" w:color="auto" w:frame="1"/>
          </w:rPr>
          <w:t>Getting Started</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0" w:history="1">
        <w:r w:rsidR="006F23A2" w:rsidRPr="006F23A2">
          <w:rPr>
            <w:rFonts w:cstheme="minorHAnsi"/>
            <w:color w:val="21759B"/>
            <w:sz w:val="18"/>
            <w:szCs w:val="18"/>
            <w:bdr w:val="none" w:sz="0" w:space="0" w:color="auto" w:frame="1"/>
          </w:rPr>
          <w:t>Who Should Read This Handbook?</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1" w:history="1">
        <w:r w:rsidR="006F23A2" w:rsidRPr="006F23A2">
          <w:rPr>
            <w:rFonts w:cstheme="minorHAnsi"/>
            <w:color w:val="21759B"/>
            <w:sz w:val="18"/>
            <w:szCs w:val="18"/>
            <w:bdr w:val="none" w:sz="0" w:space="0" w:color="auto" w:frame="1"/>
          </w:rPr>
          <w:t>What is a Theme?</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2" w:history="1">
        <w:r w:rsidR="006F23A2" w:rsidRPr="006F23A2">
          <w:rPr>
            <w:rFonts w:cstheme="minorHAnsi"/>
            <w:color w:val="21759B"/>
            <w:sz w:val="18"/>
            <w:szCs w:val="18"/>
            <w:bdr w:val="none" w:sz="0" w:space="0" w:color="auto" w:frame="1"/>
          </w:rPr>
          <w:t>WordPress Licensing &amp; the GPL</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3" w:history="1">
        <w:r w:rsidR="006F23A2" w:rsidRPr="006F23A2">
          <w:rPr>
            <w:rFonts w:cstheme="minorHAnsi"/>
            <w:color w:val="21759B"/>
            <w:sz w:val="18"/>
            <w:szCs w:val="18"/>
            <w:bdr w:val="none" w:sz="0" w:space="0" w:color="auto" w:frame="1"/>
          </w:rPr>
          <w:t>Setting up a Development Environment</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4" w:history="1">
        <w:r w:rsidR="006F23A2" w:rsidRPr="006F23A2">
          <w:rPr>
            <w:rFonts w:cstheme="minorHAnsi"/>
            <w:color w:val="21759B"/>
            <w:sz w:val="18"/>
            <w:szCs w:val="18"/>
            <w:bdr w:val="none" w:sz="0" w:space="0" w:color="auto" w:frame="1"/>
          </w:rPr>
          <w:t>Theme Development Examples</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175" w:history="1">
        <w:r w:rsidR="006F23A2" w:rsidRPr="006F23A2">
          <w:rPr>
            <w:rFonts w:cstheme="minorHAnsi"/>
            <w:color w:val="0073AA"/>
            <w:sz w:val="18"/>
            <w:szCs w:val="18"/>
            <w:bdr w:val="none" w:sz="0" w:space="0" w:color="auto" w:frame="1"/>
          </w:rPr>
          <w:t>Theme Basics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6" w:history="1">
        <w:r w:rsidR="006F23A2" w:rsidRPr="006F23A2">
          <w:rPr>
            <w:rFonts w:cstheme="minorHAnsi"/>
            <w:color w:val="21759B"/>
            <w:sz w:val="18"/>
            <w:szCs w:val="18"/>
            <w:bdr w:val="none" w:sz="0" w:space="0" w:color="auto" w:frame="1"/>
          </w:rPr>
          <w:t>Template Files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177" w:history="1">
        <w:r w:rsidR="006F23A2" w:rsidRPr="006F23A2">
          <w:rPr>
            <w:rFonts w:cstheme="minorHAnsi"/>
            <w:color w:val="21759B"/>
            <w:sz w:val="18"/>
            <w:szCs w:val="18"/>
            <w:bdr w:val="none" w:sz="0" w:space="0" w:color="auto" w:frame="1"/>
          </w:rPr>
          <w:t>Main Stylesheet (style.css)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8" w:history="1">
        <w:r w:rsidR="006F23A2" w:rsidRPr="006F23A2">
          <w:rPr>
            <w:rFonts w:cstheme="minorHAnsi"/>
            <w:color w:val="21759B"/>
            <w:sz w:val="18"/>
            <w:szCs w:val="18"/>
            <w:bdr w:val="none" w:sz="0" w:space="0" w:color="auto" w:frame="1"/>
          </w:rPr>
          <w:t>Post Types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79" w:history="1">
        <w:r w:rsidR="006F23A2" w:rsidRPr="006F23A2">
          <w:rPr>
            <w:rFonts w:cstheme="minorHAnsi"/>
            <w:color w:val="21759B"/>
            <w:sz w:val="18"/>
            <w:szCs w:val="18"/>
            <w:bdr w:val="none" w:sz="0" w:space="0" w:color="auto" w:frame="1"/>
          </w:rPr>
          <w:t>Organizing Theme Files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0" w:history="1">
        <w:r w:rsidR="006F23A2" w:rsidRPr="006F23A2">
          <w:rPr>
            <w:rFonts w:cstheme="minorHAnsi"/>
            <w:color w:val="21759B"/>
            <w:sz w:val="18"/>
            <w:szCs w:val="18"/>
            <w:bdr w:val="none" w:sz="0" w:space="0" w:color="auto" w:frame="1"/>
          </w:rPr>
          <w:t>Template Hierarchy</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1" w:history="1">
        <w:r w:rsidR="006F23A2" w:rsidRPr="006F23A2">
          <w:rPr>
            <w:rFonts w:cstheme="minorHAnsi"/>
            <w:color w:val="21759B"/>
            <w:sz w:val="18"/>
            <w:szCs w:val="18"/>
            <w:bdr w:val="none" w:sz="0" w:space="0" w:color="auto" w:frame="1"/>
          </w:rPr>
          <w:t>Template Tags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2" w:history="1">
        <w:r w:rsidR="006F23A2" w:rsidRPr="006F23A2">
          <w:rPr>
            <w:rFonts w:cstheme="minorHAnsi"/>
            <w:color w:val="21759B"/>
            <w:sz w:val="18"/>
            <w:szCs w:val="18"/>
            <w:bdr w:val="none" w:sz="0" w:space="0" w:color="auto" w:frame="1"/>
          </w:rPr>
          <w:t>The Loop</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3" w:history="1">
        <w:r w:rsidR="006F23A2" w:rsidRPr="006F23A2">
          <w:rPr>
            <w:rFonts w:cstheme="minorHAnsi"/>
            <w:color w:val="21759B"/>
            <w:sz w:val="18"/>
            <w:szCs w:val="18"/>
            <w:bdr w:val="none" w:sz="0" w:space="0" w:color="auto" w:frame="1"/>
          </w:rPr>
          <w:t>Theme Functions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4" w:history="1">
        <w:r w:rsidR="006F23A2" w:rsidRPr="006F23A2">
          <w:rPr>
            <w:rFonts w:cstheme="minorHAnsi"/>
            <w:color w:val="21759B"/>
            <w:sz w:val="18"/>
            <w:szCs w:val="18"/>
            <w:bdr w:val="none" w:sz="0" w:space="0" w:color="auto" w:frame="1"/>
          </w:rPr>
          <w:t>Linking Theme Files &amp; Directories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5" w:history="1">
        <w:r w:rsidR="006F23A2" w:rsidRPr="006F23A2">
          <w:rPr>
            <w:rFonts w:cstheme="minorHAnsi"/>
            <w:color w:val="21759B"/>
            <w:sz w:val="18"/>
            <w:szCs w:val="18"/>
            <w:bdr w:val="none" w:sz="0" w:space="0" w:color="auto" w:frame="1"/>
          </w:rPr>
          <w:t>Including CSS &amp; JavaScript</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6" w:history="1">
        <w:r w:rsidR="006F23A2" w:rsidRPr="006F23A2">
          <w:rPr>
            <w:rFonts w:cstheme="minorHAnsi"/>
            <w:color w:val="21759B"/>
            <w:sz w:val="18"/>
            <w:szCs w:val="18"/>
            <w:bdr w:val="none" w:sz="0" w:space="0" w:color="auto" w:frame="1"/>
          </w:rPr>
          <w:t>Conditional Tags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7" w:history="1">
        <w:r w:rsidR="006F23A2" w:rsidRPr="006F23A2">
          <w:rPr>
            <w:rFonts w:cstheme="minorHAnsi"/>
            <w:color w:val="21759B"/>
            <w:sz w:val="18"/>
            <w:szCs w:val="18"/>
            <w:bdr w:val="none" w:sz="0" w:space="0" w:color="auto" w:frame="1"/>
          </w:rPr>
          <w:t>Categories, Tags, &amp; Custom Taxonomies</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188" w:history="1">
        <w:r w:rsidR="006F23A2" w:rsidRPr="006F23A2">
          <w:rPr>
            <w:rFonts w:cstheme="minorHAnsi"/>
            <w:color w:val="0073AA"/>
            <w:sz w:val="18"/>
            <w:szCs w:val="18"/>
            <w:bdr w:val="none" w:sz="0" w:space="0" w:color="auto" w:frame="1"/>
          </w:rPr>
          <w:t>Template Files Section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89" w:history="1">
        <w:r w:rsidR="006F23A2" w:rsidRPr="006F23A2">
          <w:rPr>
            <w:rFonts w:cstheme="minorHAnsi"/>
            <w:color w:val="21759B"/>
            <w:sz w:val="18"/>
            <w:szCs w:val="18"/>
            <w:bdr w:val="none" w:sz="0" w:space="0" w:color="auto" w:frame="1"/>
          </w:rPr>
          <w:t>Post Templates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0" w:history="1">
        <w:r w:rsidR="006F23A2" w:rsidRPr="006F23A2">
          <w:rPr>
            <w:rFonts w:cstheme="minorHAnsi"/>
            <w:color w:val="21759B"/>
            <w:sz w:val="18"/>
            <w:szCs w:val="18"/>
            <w:bdr w:val="none" w:sz="0" w:space="0" w:color="auto" w:frame="1"/>
          </w:rPr>
          <w:t>Page Templates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1" w:history="1">
        <w:r w:rsidR="006F23A2" w:rsidRPr="006F23A2">
          <w:rPr>
            <w:rFonts w:cstheme="minorHAnsi"/>
            <w:color w:val="21759B"/>
            <w:sz w:val="18"/>
            <w:szCs w:val="18"/>
            <w:bdr w:val="none" w:sz="0" w:space="0" w:color="auto" w:frame="1"/>
          </w:rPr>
          <w:t>Attachment Template Files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2" w:history="1">
        <w:r w:rsidR="006F23A2" w:rsidRPr="006F23A2">
          <w:rPr>
            <w:rFonts w:cstheme="minorHAnsi"/>
            <w:color w:val="21759B"/>
            <w:sz w:val="18"/>
            <w:szCs w:val="18"/>
            <w:bdr w:val="none" w:sz="0" w:space="0" w:color="auto" w:frame="1"/>
          </w:rPr>
          <w:t>Custom Post Type Template Files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3" w:history="1">
        <w:r w:rsidR="006F23A2" w:rsidRPr="006F23A2">
          <w:rPr>
            <w:rFonts w:cstheme="minorHAnsi"/>
            <w:color w:val="21759B"/>
            <w:sz w:val="18"/>
            <w:szCs w:val="18"/>
            <w:bdr w:val="none" w:sz="0" w:space="0" w:color="auto" w:frame="1"/>
          </w:rPr>
          <w:t>Partial and Miscellaneous Template Files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194" w:history="1">
        <w:r w:rsidR="006F23A2" w:rsidRPr="006F23A2">
          <w:rPr>
            <w:rFonts w:cstheme="minorHAnsi"/>
            <w:color w:val="21759B"/>
            <w:sz w:val="18"/>
            <w:szCs w:val="18"/>
            <w:bdr w:val="none" w:sz="0" w:space="0" w:color="auto" w:frame="1"/>
          </w:rPr>
          <w:t>Comment Template</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5" w:history="1">
        <w:r w:rsidR="006F23A2" w:rsidRPr="006F23A2">
          <w:rPr>
            <w:rFonts w:cstheme="minorHAnsi"/>
            <w:color w:val="21759B"/>
            <w:sz w:val="18"/>
            <w:szCs w:val="18"/>
            <w:bdr w:val="none" w:sz="0" w:space="0" w:color="auto" w:frame="1"/>
          </w:rPr>
          <w:t>Taxonomy Templates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6" w:history="1">
        <w:r w:rsidR="006F23A2" w:rsidRPr="006F23A2">
          <w:rPr>
            <w:rFonts w:cstheme="minorHAnsi"/>
            <w:color w:val="21759B"/>
            <w:sz w:val="18"/>
            <w:szCs w:val="18"/>
            <w:bdr w:val="none" w:sz="0" w:space="0" w:color="auto" w:frame="1"/>
          </w:rPr>
          <w:t>404 Pages</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197" w:history="1">
        <w:r w:rsidR="006F23A2" w:rsidRPr="006F23A2">
          <w:rPr>
            <w:rFonts w:cstheme="minorHAnsi"/>
            <w:color w:val="0073AA"/>
            <w:sz w:val="18"/>
            <w:szCs w:val="18"/>
            <w:bdr w:val="none" w:sz="0" w:space="0" w:color="auto" w:frame="1"/>
          </w:rPr>
          <w:t>Theme Functionality</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198" w:history="1">
        <w:r w:rsidR="006F23A2" w:rsidRPr="006F23A2">
          <w:rPr>
            <w:rFonts w:cstheme="minorHAnsi"/>
            <w:color w:val="21759B"/>
            <w:sz w:val="18"/>
            <w:szCs w:val="18"/>
            <w:bdr w:val="none" w:sz="0" w:space="0" w:color="auto" w:frame="1"/>
          </w:rPr>
          <w:t>Core-Supported Features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199" w:history="1">
        <w:r w:rsidR="006F23A2" w:rsidRPr="006F23A2">
          <w:rPr>
            <w:rFonts w:cstheme="minorHAnsi"/>
            <w:color w:val="21759B"/>
            <w:sz w:val="18"/>
            <w:szCs w:val="18"/>
            <w:bdr w:val="none" w:sz="0" w:space="0" w:color="auto" w:frame="1"/>
          </w:rPr>
          <w:t>Administration Menus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00" w:history="1">
        <w:r w:rsidR="006F23A2" w:rsidRPr="006F23A2">
          <w:rPr>
            <w:rFonts w:cstheme="minorHAnsi"/>
            <w:color w:val="21759B"/>
            <w:sz w:val="18"/>
            <w:szCs w:val="18"/>
            <w:bdr w:val="none" w:sz="0" w:space="0" w:color="auto" w:frame="1"/>
          </w:rPr>
          <w:t>Custom Headers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01" w:history="1">
        <w:r w:rsidR="006F23A2" w:rsidRPr="006F23A2">
          <w:rPr>
            <w:rFonts w:cstheme="minorHAnsi"/>
            <w:color w:val="555555"/>
            <w:sz w:val="18"/>
            <w:szCs w:val="18"/>
            <w:bdr w:val="none" w:sz="0" w:space="0" w:color="auto" w:frame="1"/>
            <w:shd w:val="clear" w:color="auto" w:fill="FFFFFF"/>
          </w:rPr>
          <w:t>Custom Logo</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02" w:history="1">
        <w:r w:rsidR="006F23A2" w:rsidRPr="006F23A2">
          <w:rPr>
            <w:rFonts w:cstheme="minorHAnsi"/>
            <w:color w:val="21759B"/>
            <w:sz w:val="18"/>
            <w:szCs w:val="18"/>
            <w:bdr w:val="none" w:sz="0" w:space="0" w:color="auto" w:frame="1"/>
          </w:rPr>
          <w:t>Post Formats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03" w:history="1">
        <w:r w:rsidR="006F23A2" w:rsidRPr="006F23A2">
          <w:rPr>
            <w:rFonts w:cstheme="minorHAnsi"/>
            <w:color w:val="21759B"/>
            <w:sz w:val="18"/>
            <w:szCs w:val="18"/>
            <w:bdr w:val="none" w:sz="0" w:space="0" w:color="auto" w:frame="1"/>
          </w:rPr>
          <w:t>Sticky Posts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04" w:history="1">
        <w:r w:rsidR="006F23A2" w:rsidRPr="006F23A2">
          <w:rPr>
            <w:rFonts w:cstheme="minorHAnsi"/>
            <w:color w:val="21759B"/>
            <w:sz w:val="18"/>
            <w:szCs w:val="18"/>
            <w:bdr w:val="none" w:sz="0" w:space="0" w:color="auto" w:frame="1"/>
          </w:rPr>
          <w:t>Sidebars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05" w:history="1">
        <w:r w:rsidR="006F23A2" w:rsidRPr="006F23A2">
          <w:rPr>
            <w:rFonts w:cstheme="minorHAnsi"/>
            <w:color w:val="21759B"/>
            <w:sz w:val="18"/>
            <w:szCs w:val="18"/>
            <w:bdr w:val="none" w:sz="0" w:space="0" w:color="auto" w:frame="1"/>
          </w:rPr>
          <w:t>Widgets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06" w:history="1">
        <w:r w:rsidR="006F23A2" w:rsidRPr="006F23A2">
          <w:rPr>
            <w:rFonts w:cstheme="minorHAnsi"/>
            <w:color w:val="21759B"/>
            <w:sz w:val="18"/>
            <w:szCs w:val="18"/>
            <w:bdr w:val="none" w:sz="0" w:space="0" w:color="auto" w:frame="1"/>
          </w:rPr>
          <w:t>Navigation Menus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07" w:history="1">
        <w:r w:rsidR="006F23A2" w:rsidRPr="006F23A2">
          <w:rPr>
            <w:rFonts w:cstheme="minorHAnsi"/>
            <w:color w:val="21759B"/>
            <w:sz w:val="18"/>
            <w:szCs w:val="18"/>
            <w:bdr w:val="none" w:sz="0" w:space="0" w:color="auto" w:frame="1"/>
          </w:rPr>
          <w:t>Pagination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08" w:history="1">
        <w:r w:rsidR="006F23A2" w:rsidRPr="006F23A2">
          <w:rPr>
            <w:rFonts w:cstheme="minorHAnsi"/>
            <w:color w:val="21759B"/>
            <w:sz w:val="18"/>
            <w:szCs w:val="18"/>
            <w:bdr w:val="none" w:sz="0" w:space="0" w:color="auto" w:frame="1"/>
          </w:rPr>
          <w:t>Media</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09" w:history="1">
        <w:r w:rsidR="006F23A2" w:rsidRPr="006F23A2">
          <w:rPr>
            <w:rFonts w:cstheme="minorHAnsi"/>
            <w:color w:val="21759B"/>
            <w:sz w:val="18"/>
            <w:szCs w:val="18"/>
            <w:bdr w:val="none" w:sz="0" w:space="0" w:color="auto" w:frame="1"/>
          </w:rPr>
          <w:t>Audio</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10" w:history="1">
        <w:r w:rsidR="006F23A2" w:rsidRPr="006F23A2">
          <w:rPr>
            <w:rFonts w:cstheme="minorHAnsi"/>
            <w:color w:val="21759B"/>
            <w:sz w:val="18"/>
            <w:szCs w:val="18"/>
            <w:bdr w:val="none" w:sz="0" w:space="0" w:color="auto" w:frame="1"/>
          </w:rPr>
          <w:t>Images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11" w:history="1">
        <w:r w:rsidR="006F23A2" w:rsidRPr="006F23A2">
          <w:rPr>
            <w:rFonts w:cstheme="minorHAnsi"/>
            <w:color w:val="21759B"/>
            <w:sz w:val="18"/>
            <w:szCs w:val="18"/>
            <w:bdr w:val="none" w:sz="0" w:space="0" w:color="auto" w:frame="1"/>
          </w:rPr>
          <w:t>Galleries</w:t>
        </w:r>
      </w:hyperlink>
    </w:p>
    <w:p w:rsidR="006F23A2" w:rsidRPr="006F23A2" w:rsidRDefault="00012147" w:rsidP="00CF1D63">
      <w:pPr>
        <w:numPr>
          <w:ilvl w:val="2"/>
          <w:numId w:val="31"/>
        </w:numPr>
        <w:pBdr>
          <w:top w:val="single" w:sz="6" w:space="0" w:color="auto"/>
        </w:pBdr>
        <w:shd w:val="clear" w:color="auto" w:fill="FAFAFA"/>
        <w:spacing w:after="0" w:line="360" w:lineRule="auto"/>
        <w:ind w:left="402"/>
        <w:textAlignment w:val="baseline"/>
        <w:rPr>
          <w:rFonts w:cstheme="minorHAnsi"/>
          <w:color w:val="404040"/>
          <w:sz w:val="18"/>
          <w:szCs w:val="18"/>
        </w:rPr>
      </w:pPr>
      <w:hyperlink r:id="rId212" w:history="1">
        <w:r w:rsidR="006F23A2" w:rsidRPr="006F23A2">
          <w:rPr>
            <w:rFonts w:cstheme="minorHAnsi"/>
            <w:color w:val="21759B"/>
            <w:sz w:val="18"/>
            <w:szCs w:val="18"/>
            <w:bdr w:val="none" w:sz="0" w:space="0" w:color="auto" w:frame="1"/>
          </w:rPr>
          <w:t>Video</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3" w:history="1">
        <w:r w:rsidR="006F23A2" w:rsidRPr="006F23A2">
          <w:rPr>
            <w:rFonts w:cstheme="minorHAnsi"/>
            <w:color w:val="21759B"/>
            <w:sz w:val="18"/>
            <w:szCs w:val="18"/>
            <w:bdr w:val="none" w:sz="0" w:space="0" w:color="auto" w:frame="1"/>
          </w:rPr>
          <w:t>Featured Images &amp; Post Thumbnails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4" w:history="1">
        <w:r w:rsidR="006F23A2" w:rsidRPr="006F23A2">
          <w:rPr>
            <w:rFonts w:cstheme="minorHAnsi"/>
            <w:color w:val="21759B"/>
            <w:sz w:val="18"/>
            <w:szCs w:val="18"/>
            <w:bdr w:val="none" w:sz="0" w:space="0" w:color="auto" w:frame="1"/>
          </w:rPr>
          <w:t>Internationalization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5" w:history="1">
        <w:r w:rsidR="006F23A2" w:rsidRPr="006F23A2">
          <w:rPr>
            <w:rFonts w:cstheme="minorHAnsi"/>
            <w:color w:val="21759B"/>
            <w:sz w:val="18"/>
            <w:szCs w:val="18"/>
            <w:bdr w:val="none" w:sz="0" w:space="0" w:color="auto" w:frame="1"/>
          </w:rPr>
          <w:t>Localization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6" w:history="1">
        <w:r w:rsidR="006F23A2" w:rsidRPr="006F23A2">
          <w:rPr>
            <w:rFonts w:cstheme="minorHAnsi"/>
            <w:color w:val="21759B"/>
            <w:sz w:val="18"/>
            <w:szCs w:val="18"/>
            <w:bdr w:val="none" w:sz="0" w:space="0" w:color="auto" w:frame="1"/>
          </w:rPr>
          <w:t>Accessibility</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17" w:history="1">
        <w:r w:rsidR="006F23A2" w:rsidRPr="006F23A2">
          <w:rPr>
            <w:rFonts w:cstheme="minorHAnsi"/>
            <w:color w:val="0073AA"/>
            <w:sz w:val="18"/>
            <w:szCs w:val="18"/>
            <w:bdr w:val="none" w:sz="0" w:space="0" w:color="auto" w:frame="1"/>
          </w:rPr>
          <w:t>Theme Options – The Customizer API</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8" w:history="1">
        <w:r w:rsidR="006F23A2" w:rsidRPr="006F23A2">
          <w:rPr>
            <w:rFonts w:cstheme="minorHAnsi"/>
            <w:color w:val="21759B"/>
            <w:sz w:val="18"/>
            <w:szCs w:val="18"/>
            <w:bdr w:val="none" w:sz="0" w:space="0" w:color="auto" w:frame="1"/>
          </w:rPr>
          <w:t>Customizer Objects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19" w:history="1">
        <w:r w:rsidR="006F23A2" w:rsidRPr="006F23A2">
          <w:rPr>
            <w:rFonts w:cstheme="minorHAnsi"/>
            <w:color w:val="21759B"/>
            <w:sz w:val="18"/>
            <w:szCs w:val="18"/>
            <w:bdr w:val="none" w:sz="0" w:space="0" w:color="auto" w:frame="1"/>
          </w:rPr>
          <w:t>Tools for Improved User Experience</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0" w:history="1">
        <w:r w:rsidR="006F23A2" w:rsidRPr="006F23A2">
          <w:rPr>
            <w:rFonts w:cstheme="minorHAnsi"/>
            <w:color w:val="21759B"/>
            <w:sz w:val="18"/>
            <w:szCs w:val="18"/>
            <w:bdr w:val="none" w:sz="0" w:space="0" w:color="auto" w:frame="1"/>
          </w:rPr>
          <w:t>The Customizer JavaScript API</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1" w:history="1">
        <w:r w:rsidR="006F23A2" w:rsidRPr="006F23A2">
          <w:rPr>
            <w:rFonts w:cstheme="minorHAnsi"/>
            <w:color w:val="21759B"/>
            <w:sz w:val="18"/>
            <w:szCs w:val="18"/>
            <w:bdr w:val="none" w:sz="0" w:space="0" w:color="auto" w:frame="1"/>
          </w:rPr>
          <w:t>JavaScript/Underscore.js-Rendered Custom Controls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2" w:history="1">
        <w:r w:rsidR="006F23A2" w:rsidRPr="006F23A2">
          <w:rPr>
            <w:rFonts w:cstheme="minorHAnsi"/>
            <w:color w:val="21759B"/>
            <w:sz w:val="18"/>
            <w:szCs w:val="18"/>
            <w:bdr w:val="none" w:sz="0" w:space="0" w:color="auto" w:frame="1"/>
          </w:rPr>
          <w:t>Advanced Usage</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23" w:history="1">
        <w:r w:rsidR="006F23A2" w:rsidRPr="006F23A2">
          <w:rPr>
            <w:rFonts w:cstheme="minorHAnsi"/>
            <w:color w:val="0073AA"/>
            <w:sz w:val="18"/>
            <w:szCs w:val="18"/>
            <w:bdr w:val="none" w:sz="0" w:space="0" w:color="auto" w:frame="1"/>
          </w:rPr>
          <w:t>Theme Security</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4" w:history="1">
        <w:r w:rsidR="006F23A2" w:rsidRPr="006F23A2">
          <w:rPr>
            <w:rFonts w:cstheme="minorHAnsi"/>
            <w:color w:val="21759B"/>
            <w:sz w:val="18"/>
            <w:szCs w:val="18"/>
            <w:bdr w:val="none" w:sz="0" w:space="0" w:color="auto" w:frame="1"/>
          </w:rPr>
          <w:t>Data Sanitization/Escaping</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5" w:history="1">
        <w:r w:rsidR="006F23A2" w:rsidRPr="006F23A2">
          <w:rPr>
            <w:rFonts w:cstheme="minorHAnsi"/>
            <w:color w:val="21759B"/>
            <w:sz w:val="18"/>
            <w:szCs w:val="18"/>
            <w:bdr w:val="none" w:sz="0" w:space="0" w:color="auto" w:frame="1"/>
          </w:rPr>
          <w:t>Data Validation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6" w:history="1">
        <w:r w:rsidR="006F23A2" w:rsidRPr="006F23A2">
          <w:rPr>
            <w:rFonts w:cstheme="minorHAnsi"/>
            <w:color w:val="21759B"/>
            <w:sz w:val="18"/>
            <w:szCs w:val="18"/>
            <w:bdr w:val="none" w:sz="0" w:space="0" w:color="auto" w:frame="1"/>
          </w:rPr>
          <w:t>Using Nonces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27" w:history="1">
        <w:r w:rsidR="006F23A2" w:rsidRPr="006F23A2">
          <w:rPr>
            <w:rFonts w:cstheme="minorHAnsi"/>
            <w:color w:val="21759B"/>
            <w:sz w:val="18"/>
            <w:szCs w:val="18"/>
            <w:bdr w:val="none" w:sz="0" w:space="0" w:color="auto" w:frame="1"/>
          </w:rPr>
          <w:t>Common Vulnerabilities</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28" w:history="1">
        <w:r w:rsidR="006F23A2" w:rsidRPr="006F23A2">
          <w:rPr>
            <w:rFonts w:cstheme="minorHAnsi"/>
            <w:color w:val="21759B"/>
            <w:sz w:val="18"/>
            <w:szCs w:val="18"/>
            <w:bdr w:val="none" w:sz="0" w:space="0" w:color="auto" w:frame="1"/>
          </w:rPr>
          <w:t>Theme Privacy</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29" w:history="1">
        <w:r w:rsidR="006F23A2" w:rsidRPr="006F23A2">
          <w:rPr>
            <w:rFonts w:cstheme="minorHAnsi"/>
            <w:color w:val="0073AA"/>
            <w:sz w:val="18"/>
            <w:szCs w:val="18"/>
            <w:bdr w:val="none" w:sz="0" w:space="0" w:color="auto" w:frame="1"/>
          </w:rPr>
          <w:t>Advanced Theme Topics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0" w:history="1">
        <w:r w:rsidR="006F23A2" w:rsidRPr="006F23A2">
          <w:rPr>
            <w:rFonts w:cstheme="minorHAnsi"/>
            <w:color w:val="21759B"/>
            <w:sz w:val="18"/>
            <w:szCs w:val="18"/>
            <w:bdr w:val="none" w:sz="0" w:space="0" w:color="auto" w:frame="1"/>
          </w:rPr>
          <w:t>Child Themes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1" w:history="1">
        <w:r w:rsidR="006F23A2" w:rsidRPr="006F23A2">
          <w:rPr>
            <w:rFonts w:cstheme="minorHAnsi"/>
            <w:color w:val="21759B"/>
            <w:sz w:val="18"/>
            <w:szCs w:val="18"/>
            <w:bdr w:val="none" w:sz="0" w:space="0" w:color="auto" w:frame="1"/>
          </w:rPr>
          <w:t>UI Best Practices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2" w:history="1">
        <w:r w:rsidR="006F23A2" w:rsidRPr="006F23A2">
          <w:rPr>
            <w:rFonts w:cstheme="minorHAnsi"/>
            <w:color w:val="21759B"/>
            <w:sz w:val="18"/>
            <w:szCs w:val="18"/>
            <w:bdr w:val="none" w:sz="0" w:space="0" w:color="auto" w:frame="1"/>
          </w:rPr>
          <w:t>JavaScript Best Practices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3" w:history="1">
        <w:r w:rsidR="006F23A2" w:rsidRPr="006F23A2">
          <w:rPr>
            <w:rFonts w:cstheme="minorHAnsi"/>
            <w:color w:val="21759B"/>
            <w:sz w:val="18"/>
            <w:szCs w:val="18"/>
            <w:bdr w:val="none" w:sz="0" w:space="0" w:color="auto" w:frame="1"/>
          </w:rPr>
          <w:t>Theme Testing</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4" w:history="1">
        <w:r w:rsidR="006F23A2" w:rsidRPr="006F23A2">
          <w:rPr>
            <w:rFonts w:cstheme="minorHAnsi"/>
            <w:color w:val="21759B"/>
            <w:sz w:val="18"/>
            <w:szCs w:val="18"/>
            <w:bdr w:val="none" w:sz="0" w:space="0" w:color="auto" w:frame="1"/>
          </w:rPr>
          <w:t>Validating Your Theme</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5" w:history="1">
        <w:r w:rsidR="006F23A2" w:rsidRPr="006F23A2">
          <w:rPr>
            <w:rFonts w:cstheme="minorHAnsi"/>
            <w:color w:val="21759B"/>
            <w:sz w:val="18"/>
            <w:szCs w:val="18"/>
            <w:bdr w:val="none" w:sz="0" w:space="0" w:color="auto" w:frame="1"/>
          </w:rPr>
          <w:t>Plugin API Hooks</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36" w:history="1">
        <w:r w:rsidR="006F23A2" w:rsidRPr="006F23A2">
          <w:rPr>
            <w:rFonts w:cstheme="minorHAnsi"/>
            <w:color w:val="0073AA"/>
            <w:sz w:val="18"/>
            <w:szCs w:val="18"/>
            <w:bdr w:val="none" w:sz="0" w:space="0" w:color="auto" w:frame="1"/>
          </w:rPr>
          <w:t>Releasing Your Theme</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7" w:history="1">
        <w:r w:rsidR="006F23A2" w:rsidRPr="006F23A2">
          <w:rPr>
            <w:rFonts w:cstheme="minorHAnsi"/>
            <w:color w:val="21759B"/>
            <w:sz w:val="18"/>
            <w:szCs w:val="18"/>
            <w:bdr w:val="none" w:sz="0" w:space="0" w:color="auto" w:frame="1"/>
          </w:rPr>
          <w:t>Required Theme Files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8" w:history="1">
        <w:r w:rsidR="006F23A2" w:rsidRPr="006F23A2">
          <w:rPr>
            <w:rFonts w:cstheme="minorHAnsi"/>
            <w:color w:val="21759B"/>
            <w:sz w:val="18"/>
            <w:szCs w:val="18"/>
            <w:bdr w:val="none" w:sz="0" w:space="0" w:color="auto" w:frame="1"/>
          </w:rPr>
          <w:t>Testing</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39" w:history="1">
        <w:r w:rsidR="006F23A2" w:rsidRPr="006F23A2">
          <w:rPr>
            <w:rFonts w:cstheme="minorHAnsi"/>
            <w:color w:val="21759B"/>
            <w:sz w:val="18"/>
            <w:szCs w:val="18"/>
            <w:bdr w:val="none" w:sz="0" w:space="0" w:color="auto" w:frame="1"/>
          </w:rPr>
          <w:t>Theme Review Guidelines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40" w:history="1">
        <w:r w:rsidR="006F23A2" w:rsidRPr="006F23A2">
          <w:rPr>
            <w:rFonts w:cstheme="minorHAnsi"/>
            <w:color w:val="21759B"/>
            <w:sz w:val="18"/>
            <w:szCs w:val="18"/>
            <w:bdr w:val="none" w:sz="0" w:space="0" w:color="auto" w:frame="1"/>
          </w:rPr>
          <w:t>Writing Documentation</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41" w:history="1">
        <w:r w:rsidR="006F23A2" w:rsidRPr="006F23A2">
          <w:rPr>
            <w:rFonts w:cstheme="minorHAnsi"/>
            <w:color w:val="21759B"/>
            <w:sz w:val="18"/>
            <w:szCs w:val="18"/>
            <w:bdr w:val="none" w:sz="0" w:space="0" w:color="auto" w:frame="1"/>
          </w:rPr>
          <w:t>Submitting Your Theme to WordPress.org</w:t>
        </w:r>
      </w:hyperlink>
    </w:p>
    <w:p w:rsidR="006F23A2" w:rsidRPr="006F23A2" w:rsidRDefault="00012147" w:rsidP="00CF1D63">
      <w:pPr>
        <w:numPr>
          <w:ilvl w:val="0"/>
          <w:numId w:val="31"/>
        </w:numPr>
        <w:pBdr>
          <w:top w:val="single" w:sz="6" w:space="0" w:color="auto"/>
        </w:pBdr>
        <w:shd w:val="clear" w:color="auto" w:fill="FAFAFA"/>
        <w:spacing w:after="0" w:line="360" w:lineRule="auto"/>
        <w:ind w:left="0"/>
        <w:textAlignment w:val="baseline"/>
        <w:rPr>
          <w:rFonts w:cstheme="minorHAnsi"/>
          <w:color w:val="404040"/>
          <w:sz w:val="18"/>
          <w:szCs w:val="18"/>
        </w:rPr>
      </w:pPr>
      <w:hyperlink r:id="rId242" w:history="1">
        <w:r w:rsidR="006F23A2" w:rsidRPr="006F23A2">
          <w:rPr>
            <w:rFonts w:cstheme="minorHAnsi"/>
            <w:color w:val="0073AA"/>
            <w:sz w:val="18"/>
            <w:szCs w:val="18"/>
            <w:bdr w:val="none" w:sz="0" w:space="0" w:color="auto" w:frame="1"/>
          </w:rPr>
          <w:t>References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43" w:history="1">
        <w:r w:rsidR="006F23A2" w:rsidRPr="006F23A2">
          <w:rPr>
            <w:rFonts w:cstheme="minorHAnsi"/>
            <w:color w:val="21759B"/>
            <w:sz w:val="18"/>
            <w:szCs w:val="18"/>
            <w:bdr w:val="none" w:sz="0" w:space="0" w:color="auto" w:frame="1"/>
          </w:rPr>
          <w:t>List of Template Tags</w:t>
        </w:r>
      </w:hyperlink>
    </w:p>
    <w:p w:rsidR="006F23A2" w:rsidRPr="006F23A2" w:rsidRDefault="00012147" w:rsidP="00CF1D63">
      <w:pPr>
        <w:numPr>
          <w:ilvl w:val="1"/>
          <w:numId w:val="31"/>
        </w:numPr>
        <w:pBdr>
          <w:top w:val="single" w:sz="6" w:space="0" w:color="auto"/>
        </w:pBdr>
        <w:shd w:val="clear" w:color="auto" w:fill="FAFAFA"/>
        <w:spacing w:after="0" w:line="360" w:lineRule="auto"/>
        <w:ind w:left="201"/>
        <w:textAlignment w:val="baseline"/>
        <w:rPr>
          <w:rFonts w:cstheme="minorHAnsi"/>
          <w:color w:val="404040"/>
          <w:sz w:val="18"/>
          <w:szCs w:val="18"/>
        </w:rPr>
      </w:pPr>
      <w:hyperlink r:id="rId244" w:history="1">
        <w:r w:rsidR="006F23A2" w:rsidRPr="006F23A2">
          <w:rPr>
            <w:rFonts w:cstheme="minorHAnsi"/>
            <w:color w:val="21759B"/>
            <w:sz w:val="18"/>
            <w:szCs w:val="18"/>
            <w:bdr w:val="none" w:sz="0" w:space="0" w:color="auto" w:frame="1"/>
          </w:rPr>
          <w:t>List of Conditional Tags</w:t>
        </w:r>
      </w:hyperlink>
    </w:p>
    <w:p w:rsidR="006F23A2" w:rsidRPr="006F23A2" w:rsidRDefault="006F23A2" w:rsidP="006F23A2">
      <w:pPr>
        <w:spacing w:line="360" w:lineRule="auto"/>
        <w:rPr>
          <w:rFonts w:cstheme="minorHAnsi"/>
          <w:sz w:val="18"/>
          <w:szCs w:val="18"/>
        </w:rPr>
        <w:sectPr w:rsidR="006F23A2" w:rsidRPr="006F23A2" w:rsidSect="006F23A2">
          <w:type w:val="continuous"/>
          <w:pgSz w:w="11907" w:h="16839" w:code="9"/>
          <w:pgMar w:top="720" w:right="657" w:bottom="720" w:left="1170" w:header="720" w:footer="720" w:gutter="0"/>
          <w:cols w:num="2" w:space="720"/>
          <w:docGrid w:linePitch="360"/>
        </w:sectPr>
      </w:pPr>
    </w:p>
    <w:p w:rsidR="006F23A2" w:rsidRDefault="006F23A2" w:rsidP="006F23A2">
      <w:pPr>
        <w:spacing w:line="360" w:lineRule="auto"/>
        <w:rPr>
          <w:rFonts w:cstheme="minorHAnsi"/>
          <w:sz w:val="18"/>
          <w:szCs w:val="18"/>
        </w:rPr>
      </w:pPr>
    </w:p>
    <w:p w:rsidR="006F23A2" w:rsidRDefault="006F23A2">
      <w:pPr>
        <w:rPr>
          <w:rFonts w:cstheme="minorHAnsi"/>
          <w:sz w:val="18"/>
          <w:szCs w:val="18"/>
        </w:rPr>
      </w:pPr>
      <w:r>
        <w:rPr>
          <w:rFonts w:cstheme="minorHAnsi"/>
          <w:sz w:val="18"/>
          <w:szCs w:val="18"/>
        </w:rPr>
        <w:br w:type="page"/>
      </w:r>
    </w:p>
    <w:p w:rsidR="00D43C50" w:rsidRPr="00A46663" w:rsidRDefault="00D43C50" w:rsidP="00D43C50">
      <w:pPr>
        <w:pBdr>
          <w:bottom w:val="dashed" w:sz="12" w:space="4" w:color="8E8E8E"/>
        </w:pBdr>
        <w:shd w:val="clear" w:color="auto" w:fill="FFFFFF"/>
        <w:spacing w:after="0" w:line="240" w:lineRule="auto"/>
        <w:outlineLvl w:val="0"/>
        <w:rPr>
          <w:rFonts w:eastAsia="Times New Roman" w:cstheme="minorHAnsi"/>
          <w:color w:val="24292E"/>
          <w:kern w:val="36"/>
          <w:sz w:val="36"/>
          <w:szCs w:val="48"/>
        </w:rPr>
      </w:pPr>
      <w:r w:rsidRPr="00A46663">
        <w:rPr>
          <w:rFonts w:eastAsia="Times New Roman" w:cstheme="minorHAnsi"/>
          <w:color w:val="24292E"/>
          <w:kern w:val="36"/>
          <w:sz w:val="36"/>
          <w:szCs w:val="48"/>
        </w:rPr>
        <w:lastRenderedPageBreak/>
        <w:t>Default WordPress Generated CSS Cheat Sheet for Beginners</w:t>
      </w:r>
    </w:p>
    <w:p w:rsidR="00D43C50" w:rsidRPr="00A46663" w:rsidRDefault="00012147" w:rsidP="00D43C50">
      <w:pPr>
        <w:shd w:val="clear" w:color="auto" w:fill="FFFFFF"/>
        <w:spacing w:after="0" w:line="240" w:lineRule="auto"/>
        <w:rPr>
          <w:rFonts w:eastAsia="Times New Roman" w:cstheme="minorHAnsi"/>
          <w:color w:val="222222"/>
          <w:sz w:val="24"/>
          <w:szCs w:val="29"/>
        </w:rPr>
      </w:pPr>
      <w:hyperlink r:id="rId245" w:history="1">
        <w:r w:rsidR="00D43C50" w:rsidRPr="00A46663">
          <w:rPr>
            <w:rFonts w:eastAsia="Times New Roman" w:cstheme="minorHAnsi"/>
            <w:noProof/>
            <w:color w:val="8E8E8E"/>
            <w:sz w:val="24"/>
            <w:szCs w:val="29"/>
          </w:rPr>
          <w:drawing>
            <wp:inline distT="0" distB="0" distL="0" distR="0">
              <wp:extent cx="148590" cy="148590"/>
              <wp:effectExtent l="19050" t="0" r="3810" b="0"/>
              <wp:docPr id="4" name="pf-src-icon" descr="https://pdf.printfriendly.com/camo/a9144473692a55629dbe7f7dbc5da37608da42ce/68747470733a2f2f73322e676f6f676c6575736572636f6e74656e742e636f6d2f73322f66617669636f6e733f646f6d61696e3d7777772e7770626567696e6e65722e636f6d">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rc-icon" descr="https://pdf.printfriendly.com/camo/a9144473692a55629dbe7f7dbc5da37608da42ce/68747470733a2f2f73322e676f6f676c6575736572636f6e74656e742e636f6d2f73322f66617669636f6e733f646f6d61696e3d7777772e7770626567696e6e65722e636f6d">
                        <a:hlinkClick r:id="rId245"/>
                      </pic:cNvPr>
                      <pic:cNvPicPr>
                        <a:picLocks noChangeAspect="1" noChangeArrowheads="1"/>
                      </pic:cNvPicPr>
                    </pic:nvPicPr>
                    <pic:blipFill>
                      <a:blip r:embed="rId246"/>
                      <a:srcRect/>
                      <a:stretch>
                        <a:fillRect/>
                      </a:stretch>
                    </pic:blipFill>
                    <pic:spPr bwMode="auto">
                      <a:xfrm>
                        <a:off x="0" y="0"/>
                        <a:ext cx="148590" cy="148590"/>
                      </a:xfrm>
                      <a:prstGeom prst="rect">
                        <a:avLst/>
                      </a:prstGeom>
                      <a:noFill/>
                      <a:ln w="9525">
                        <a:noFill/>
                        <a:miter lim="800000"/>
                        <a:headEnd/>
                        <a:tailEnd/>
                      </a:ln>
                    </pic:spPr>
                  </pic:pic>
                </a:graphicData>
              </a:graphic>
            </wp:inline>
          </w:drawing>
        </w:r>
        <w:r w:rsidR="00D43C50" w:rsidRPr="00A46663">
          <w:rPr>
            <w:rFonts w:eastAsia="Times New Roman" w:cstheme="minorHAnsi"/>
            <w:b/>
            <w:bCs/>
            <w:color w:val="8E8E8E"/>
            <w:sz w:val="24"/>
          </w:rPr>
          <w:t>wpbeginner.com</w:t>
        </w:r>
        <w:r w:rsidR="00D43C50" w:rsidRPr="00A46663">
          <w:rPr>
            <w:rFonts w:eastAsia="Times New Roman" w:cstheme="minorHAnsi"/>
            <w:color w:val="8E8E8E"/>
            <w:sz w:val="24"/>
            <w:u w:val="single"/>
          </w:rPr>
          <w:t>/wp-themes/default-wordpress-generated-css-cheat-sheet-for-beginners/</w:t>
        </w:r>
      </w:hyperlink>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sectPr w:rsidR="00D43C50" w:rsidRPr="00A46663" w:rsidSect="00BE57AF">
          <w:type w:val="continuous"/>
          <w:pgSz w:w="11907" w:h="16839" w:code="9"/>
          <w:pgMar w:top="720" w:right="567" w:bottom="810" w:left="1260" w:header="720" w:footer="720" w:gutter="0"/>
          <w:cols w:space="720"/>
          <w:docGrid w:linePitch="360"/>
        </w:sectPr>
      </w:pP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lastRenderedPageBreak/>
        <w:t>Default Body Class Styles</w:t>
      </w:r>
    </w:p>
    <w:p w:rsidR="00D43C50" w:rsidRPr="00A46663" w:rsidRDefault="00D43C50" w:rsidP="00D43C50">
      <w:pPr>
        <w:shd w:val="clear" w:color="auto" w:fill="FFFFFF"/>
        <w:spacing w:after="0" w:line="240" w:lineRule="auto"/>
        <w:rPr>
          <w:rFonts w:eastAsia="Times New Roman" w:cstheme="minorHAnsi"/>
          <w:color w:val="222222"/>
          <w:sz w:val="24"/>
          <w:szCs w:val="23"/>
        </w:rPr>
      </w:pPr>
      <w:r w:rsidRPr="00A46663">
        <w:rPr>
          <w:rFonts w:eastAsia="Times New Roman" w:cstheme="minorHAnsi"/>
          <w:color w:val="222222"/>
          <w:sz w:val="24"/>
        </w:rPr>
        <w:t>The most important of these is the &lt;body&gt; tag. Here are some examples of common classes that WordPress might add to this element: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.rtl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.home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.blog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.archive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.date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.search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.attachment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.error404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.single postid-(id)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.attachmentid-(id)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.attachment-(mime-type)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.author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.author-(user_nicename)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.category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.category-(slug)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.tag-(slug)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.page-parent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.page-child parent-pageid-(id)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.page-template page-template-(template file name)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.search-results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.search-no-results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.logged-in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lastRenderedPageBreak/>
        <w:t>.paged-(page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.single-paged-(page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.category-paged-(page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.date-paged-(page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.author-paged-(page number)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.search-paged-(page number) {}</w:t>
      </w:r>
    </w:p>
    <w:p w:rsidR="00D43C50" w:rsidRPr="00A46663" w:rsidRDefault="00D43C50" w:rsidP="00D43C50">
      <w:pPr>
        <w:shd w:val="clear" w:color="auto" w:fill="FFFFFF"/>
        <w:spacing w:after="100" w:afterAutospacing="1" w:line="240" w:lineRule="auto"/>
        <w:rPr>
          <w:rFonts w:eastAsia="Times New Roman" w:cstheme="minorHAnsi"/>
          <w:color w:val="222222"/>
          <w:sz w:val="24"/>
          <w:szCs w:val="23"/>
        </w:rPr>
      </w:pPr>
      <w:r w:rsidRPr="00A46663">
        <w:rPr>
          <w:rFonts w:eastAsia="Times New Roman" w:cstheme="minorHAnsi"/>
          <w:color w:val="222222"/>
          <w:sz w:val="24"/>
        </w:rPr>
        <w:t xml:space="preserve"> </w:t>
      </w: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t>Default Post Styles</w:t>
      </w:r>
    </w:p>
    <w:p w:rsidR="00D43C50" w:rsidRPr="00A46663" w:rsidRDefault="00D43C50" w:rsidP="00D43C50">
      <w:pPr>
        <w:shd w:val="clear" w:color="auto" w:fill="FFFFFF"/>
        <w:spacing w:after="0" w:line="240" w:lineRule="auto"/>
        <w:rPr>
          <w:rFonts w:eastAsia="Times New Roman" w:cstheme="minorHAnsi"/>
          <w:color w:val="222222"/>
          <w:sz w:val="24"/>
          <w:szCs w:val="23"/>
        </w:rPr>
      </w:pPr>
      <w:r w:rsidRPr="00A46663">
        <w:rPr>
          <w:rFonts w:eastAsia="Times New Roman" w:cstheme="minorHAnsi"/>
          <w:color w:val="222222"/>
          <w:sz w:val="24"/>
        </w:rPr>
        <w:t xml:space="preserv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.post-id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.post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.page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.attachment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.sticky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.hentry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.category-misc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.category-example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.tag-news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.tag-wordpress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.tag-markup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.format-image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.format-gallery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.format-chat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.format-link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.format-quote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.format-status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.format-video {}</w:t>
      </w: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sectPr w:rsidR="00D43C50" w:rsidRPr="00A46663" w:rsidSect="00D7769A">
          <w:type w:val="continuous"/>
          <w:pgSz w:w="11907" w:h="16839" w:code="9"/>
          <w:pgMar w:top="720" w:right="1107" w:bottom="810" w:left="1440" w:header="720" w:footer="720" w:gutter="0"/>
          <w:cols w:num="2" w:space="720"/>
          <w:docGrid w:linePitch="360"/>
        </w:sectPr>
      </w:pP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lastRenderedPageBreak/>
        <w:t>Default Menu Styles</w:t>
      </w:r>
    </w:p>
    <w:p w:rsidR="00D43C50" w:rsidRDefault="00D43C50" w:rsidP="00D43C50">
      <w:pPr>
        <w:shd w:val="clear" w:color="auto" w:fill="FFFFFF"/>
        <w:spacing w:after="0" w:line="240" w:lineRule="auto"/>
        <w:rPr>
          <w:rFonts w:eastAsia="Times New Roman" w:cstheme="minorHAnsi"/>
          <w:color w:val="222222"/>
          <w:sz w:val="24"/>
        </w:rPr>
      </w:pPr>
      <w:r w:rsidRPr="00A46663">
        <w:rPr>
          <w:rFonts w:eastAsia="Times New Roman" w:cstheme="minorHAnsi"/>
          <w:color w:val="222222"/>
          <w:sz w:val="24"/>
        </w:rPr>
        <w:t>In our article called </w:t>
      </w:r>
      <w:hyperlink r:id="rId247" w:tooltip="How to Style WordPress Navigation Menus" w:history="1">
        <w:r w:rsidRPr="00A46663">
          <w:rPr>
            <w:rFonts w:eastAsia="Times New Roman" w:cstheme="minorHAnsi"/>
            <w:color w:val="222222"/>
            <w:sz w:val="24"/>
          </w:rPr>
          <w:t>how to style WordPress navigation menus</w:t>
        </w:r>
      </w:hyperlink>
      <w:r w:rsidRPr="00A46663">
        <w:rPr>
          <w:rFonts w:eastAsia="Times New Roman" w:cstheme="minorHAnsi"/>
          <w:color w:val="222222"/>
          <w:sz w:val="24"/>
        </w:rPr>
        <w:t> we discuss how you can go about adding your own class to your menu. We are going to assume you have read it and that you gave your nav menu its own class name of “main-menu”.</w:t>
      </w:r>
    </w:p>
    <w:p w:rsidR="00D43C50" w:rsidRPr="00A46663" w:rsidRDefault="00D43C50" w:rsidP="00D43C50">
      <w:pPr>
        <w:shd w:val="clear" w:color="auto" w:fill="FFFFFF"/>
        <w:spacing w:after="0" w:line="240" w:lineRule="auto"/>
        <w:rPr>
          <w:rFonts w:eastAsia="Times New Roman" w:cstheme="minorHAnsi"/>
          <w:color w:val="222222"/>
          <w:sz w:val="24"/>
          <w:szCs w:val="23"/>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 container class</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ul {} // container class first unordered list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ul ul {} //unordered list within an unordered list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li {} // each navigation item</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li a {} // each navigation item anchor</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li ul {} // unordered list if there is drop down items</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li li {} // each drop down navigation item</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#header .main-menu li li a {} // each drap down navigation item anchor</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.current_page_item{} // Class for Current Page</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.current-cat{} // Class for Current Category</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.current-menu-item{} // Class for any other current Menu Item</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.menu-item-type-taxonomy{} // Class for a Category</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.menu-item-type-post_type{} // Class for Pages</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.menu-item-type-custom{} // Class for any custom item that you added</w:t>
      </w:r>
    </w:p>
    <w:p w:rsidR="00D43C50"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.menu-item-home{} // Class for the Home Link</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spacing w:after="100" w:afterAutospacing="1" w:line="240" w:lineRule="auto"/>
        <w:rPr>
          <w:rFonts w:eastAsia="Times New Roman" w:cstheme="minorHAnsi"/>
          <w:color w:val="222222"/>
          <w:sz w:val="24"/>
          <w:szCs w:val="23"/>
        </w:rPr>
      </w:pPr>
      <w:r w:rsidRPr="00A46663">
        <w:rPr>
          <w:rFonts w:eastAsia="Times New Roman" w:cstheme="minorHAnsi"/>
          <w:color w:val="222222"/>
          <w:sz w:val="24"/>
        </w:rPr>
        <w:t>Notice that whenever you create a menu in WordPress it is automatically wrapped in a div. This div only has a class name if you specify it (we chose “main-menu”). From there you are just styling the various list elements.</w:t>
      </w:r>
    </w:p>
    <w:p w:rsidR="00D43C50" w:rsidRDefault="00D43C50" w:rsidP="00D43C50">
      <w:pPr>
        <w:rPr>
          <w:rFonts w:eastAsia="Times New Roman" w:cstheme="minorHAnsi"/>
          <w:b/>
          <w:color w:val="24292E"/>
          <w:sz w:val="24"/>
          <w:szCs w:val="24"/>
          <w:u w:val="single"/>
        </w:rPr>
      </w:pPr>
      <w:r>
        <w:rPr>
          <w:rFonts w:eastAsia="Times New Roman" w:cstheme="minorHAnsi"/>
          <w:b/>
          <w:color w:val="24292E"/>
          <w:sz w:val="24"/>
          <w:szCs w:val="24"/>
          <w:u w:val="single"/>
        </w:rPr>
        <w:br w:type="page"/>
      </w: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sectPr w:rsidR="00D43C50" w:rsidRPr="00A46663" w:rsidSect="00D7769A">
          <w:type w:val="continuous"/>
          <w:pgSz w:w="11907" w:h="16839" w:code="9"/>
          <w:pgMar w:top="720" w:right="1107" w:bottom="810" w:left="1440" w:header="720" w:footer="720" w:gutter="0"/>
          <w:cols w:space="720"/>
          <w:docGrid w:linePitch="360"/>
        </w:sectPr>
      </w:pP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lastRenderedPageBreak/>
        <w:t>Default WISIWYG Editor Styles</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.entry-content img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.alignleft, img.alignleft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.alignright, img.alignright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.aligncenter, img.aligncenter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.alignnone, img.alignnone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.wp-caption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.wp-caption img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.wp-caption p.wp-caption-text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.wp-smiley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blockquote.left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blockquote.right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 dl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 dt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 dd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 dl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 dl img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.gallery-caption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.size-full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.size-large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.size-medium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.size-thumbnail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spacing w:after="100" w:afterAutospacing="1" w:line="240" w:lineRule="auto"/>
        <w:rPr>
          <w:rFonts w:eastAsia="Times New Roman" w:cstheme="minorHAnsi"/>
          <w:color w:val="222222"/>
          <w:sz w:val="24"/>
          <w:szCs w:val="23"/>
        </w:rPr>
      </w:pPr>
      <w:r w:rsidRPr="00A46663">
        <w:rPr>
          <w:rFonts w:eastAsia="Times New Roman" w:cstheme="minorHAnsi"/>
          <w:color w:val="222222"/>
          <w:sz w:val="24"/>
        </w:rPr>
        <w:t>You can see that there are several class pertaining just to images. If, for example, the user decides to include a left-aligned image then WordPress will add the “alignleft” class.</w:t>
      </w: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t>Default WordPress Widget Styles</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#searchform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.widget_search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.screen-reader-text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.widget_meta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.widget_meta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.widget_meta ul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.widget_meta ul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ul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ul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.widget_archive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.widget_archive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.widget_archive ul li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.widget_archive ul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lastRenderedPageBreak/>
        <w:t>.widget_archive select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.widget_archive option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.widget_pages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.widget_pages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.widget_pages ul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.widget_pages ul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li:after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.widget_links li:before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.widget_tag_cloud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.widget_tag_cloud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.widget_tag_cloud a:after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.widget_tag_cloud a:before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.widget_calendar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#calendar_wrap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#calendar_wrap th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#calendar_wrap td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tr td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caption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#today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#prev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#next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#next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#wp-calendar #prev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.widget_categories ul li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ul ul.children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select{}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select#cat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select.postform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option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.level-0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.level-1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.level-2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.widget_categories .level-3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.recentcomments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#recentcomments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#recentcomments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#recentcomments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.widget_recent_comments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.widget_recent_entries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.widget_recent_entries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.widget_recent_entries ul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.widget_recent_entries ul li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.textwidget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.widget_text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.textwidget p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sectPr w:rsidR="00D43C50" w:rsidRPr="00A46663" w:rsidSect="00D7769A">
          <w:type w:val="continuous"/>
          <w:pgSz w:w="11907" w:h="16839" w:code="9"/>
          <w:pgMar w:top="720" w:right="1107" w:bottom="810" w:left="1440" w:header="720" w:footer="720" w:gutter="0"/>
          <w:cols w:num="2" w:space="720"/>
          <w:docGrid w:linePitch="360"/>
        </w:sectPr>
      </w:pPr>
    </w:p>
    <w:p w:rsidR="00D43C50" w:rsidRPr="00A46663" w:rsidRDefault="00D43C50" w:rsidP="00D43C50">
      <w:pPr>
        <w:rPr>
          <w:rFonts w:eastAsia="Times New Roman" w:cstheme="minorHAnsi"/>
          <w:b/>
          <w:color w:val="24292E"/>
          <w:sz w:val="24"/>
          <w:szCs w:val="24"/>
          <w:u w:val="single"/>
        </w:rPr>
      </w:pPr>
      <w:r w:rsidRPr="00A46663">
        <w:rPr>
          <w:rFonts w:eastAsia="Times New Roman" w:cstheme="minorHAnsi"/>
          <w:b/>
          <w:color w:val="24292E"/>
          <w:sz w:val="24"/>
          <w:szCs w:val="24"/>
          <w:u w:val="single"/>
        </w:rPr>
        <w:lastRenderedPageBreak/>
        <w:br w:type="page"/>
      </w: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sectPr w:rsidR="00D43C50" w:rsidRPr="00A46663" w:rsidSect="00D7769A">
          <w:type w:val="continuous"/>
          <w:pgSz w:w="11907" w:h="16839" w:code="9"/>
          <w:pgMar w:top="720" w:right="1107" w:bottom="810" w:left="1440" w:header="720" w:footer="720" w:gutter="0"/>
          <w:cols w:space="720"/>
          <w:docGrid w:linePitch="360"/>
        </w:sectPr>
      </w:pPr>
    </w:p>
    <w:p w:rsidR="00D43C50" w:rsidRPr="00A46663" w:rsidRDefault="00D43C50" w:rsidP="00D43C50">
      <w:pPr>
        <w:pBdr>
          <w:bottom w:val="single" w:sz="6" w:space="4" w:color="EAECEF"/>
        </w:pBdr>
        <w:shd w:val="clear" w:color="auto" w:fill="FFFFFF"/>
        <w:spacing w:before="270" w:after="0" w:line="240" w:lineRule="auto"/>
        <w:outlineLvl w:val="3"/>
        <w:rPr>
          <w:rFonts w:eastAsia="Times New Roman" w:cstheme="minorHAnsi"/>
          <w:b/>
          <w:color w:val="24292E"/>
          <w:sz w:val="24"/>
          <w:szCs w:val="24"/>
          <w:u w:val="single"/>
        </w:rPr>
      </w:pPr>
      <w:r w:rsidRPr="00A46663">
        <w:rPr>
          <w:rFonts w:eastAsia="Times New Roman" w:cstheme="minorHAnsi"/>
          <w:b/>
          <w:color w:val="24292E"/>
          <w:sz w:val="24"/>
          <w:szCs w:val="24"/>
          <w:u w:val="single"/>
        </w:rPr>
        <w:lastRenderedPageBreak/>
        <w:t>Default Comment Form Styles</w:t>
      </w:r>
    </w:p>
    <w:p w:rsidR="00D43C50" w:rsidRPr="00A46663" w:rsidRDefault="00D43C50" w:rsidP="00D43C50">
      <w:pPr>
        <w:shd w:val="clear" w:color="auto" w:fill="FFFFFF"/>
        <w:spacing w:after="0" w:line="240" w:lineRule="auto"/>
        <w:rPr>
          <w:rFonts w:eastAsia="Times New Roman" w:cstheme="minorHAnsi"/>
          <w:color w:val="222222"/>
          <w:sz w:val="24"/>
          <w:szCs w:val="23"/>
        </w:rPr>
      </w:pPr>
      <w:r w:rsidRPr="00A46663">
        <w:rPr>
          <w:rFonts w:eastAsia="Times New Roman" w:cstheme="minorHAnsi"/>
          <w:color w:val="222222"/>
          <w:sz w:val="24"/>
        </w:rPr>
        <w:t xml:space="preserve">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 Output*/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.reply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.reply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.alt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.odd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.even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.thread-alt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.thread-odd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.thread-even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.alt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.odd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.even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cite.fn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span.says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img.photo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img.avatar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.vcard cite.fn a.url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.commentlist .comment-meta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.comment-meta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.commentmetadata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.commentmetadata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.parent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.comment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.children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.pingback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.bypostauthor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.comment-author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lastRenderedPageBreak/>
        <w:t>.commentlist .comment-author-admin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p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li.alt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li.byuser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li.comment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li.depth-{id}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li.bypostauthor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.commentlist li ul.children li.comment-author-admin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#cancel-comment-reply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#cancel-comment-reply a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 Form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#respond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#reply-title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#cancel-comment-reply-link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#commentform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#author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#email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#url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#submit</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.comment-notes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.required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.comment-form-author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.comment-form-email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.comment-form-url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.comment-form-comment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 xml:space="preserve">.form-allowed-tags { } </w:t>
      </w:r>
    </w:p>
    <w:p w:rsidR="00D43C50" w:rsidRPr="00A46663" w:rsidRDefault="00D43C50" w:rsidP="00D43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18"/>
          <w:szCs w:val="18"/>
        </w:rPr>
      </w:pPr>
      <w:r w:rsidRPr="00A46663">
        <w:rPr>
          <w:rFonts w:eastAsia="Times New Roman" w:cstheme="minorHAnsi"/>
          <w:color w:val="212529"/>
          <w:sz w:val="18"/>
          <w:szCs w:val="18"/>
        </w:rPr>
        <w:t>.form-submit</w:t>
      </w:r>
    </w:p>
    <w:p w:rsidR="00D43C50" w:rsidRDefault="00D43C50" w:rsidP="00D43C50">
      <w:pPr>
        <w:rPr>
          <w:rFonts w:cstheme="minorHAnsi"/>
        </w:rPr>
        <w:sectPr w:rsidR="00D43C50" w:rsidSect="007301AD">
          <w:pgSz w:w="11907" w:h="16839" w:code="9"/>
          <w:pgMar w:top="720" w:right="657" w:bottom="720" w:left="1170" w:header="720" w:footer="720" w:gutter="0"/>
          <w:cols w:num="2" w:space="720"/>
          <w:docGrid w:linePitch="360"/>
        </w:sectPr>
      </w:pPr>
    </w:p>
    <w:p w:rsidR="00D43C50" w:rsidRDefault="00D43C50" w:rsidP="00D43C50">
      <w:pPr>
        <w:rPr>
          <w:rFonts w:cstheme="minorHAnsi"/>
        </w:rPr>
      </w:pPr>
    </w:p>
    <w:p w:rsidR="00D43C50" w:rsidRPr="00A577C5" w:rsidRDefault="00D43C50" w:rsidP="00D43C50">
      <w:pPr>
        <w:rPr>
          <w:rFonts w:cstheme="minorHAnsi"/>
          <w:sz w:val="19"/>
          <w:szCs w:val="19"/>
        </w:rPr>
      </w:pPr>
    </w:p>
    <w:p w:rsidR="00D43C50" w:rsidRPr="00E27257" w:rsidRDefault="00012147" w:rsidP="00D43C50">
      <w:pPr>
        <w:rPr>
          <w:rFonts w:cstheme="minorHAnsi"/>
          <w:sz w:val="19"/>
          <w:szCs w:val="19"/>
        </w:rPr>
      </w:pPr>
      <w:hyperlink r:id="rId248" w:history="1">
        <w:r w:rsidR="00D43C50" w:rsidRPr="00E27257">
          <w:rPr>
            <w:rFonts w:cstheme="minorHAnsi"/>
            <w:sz w:val="19"/>
            <w:szCs w:val="19"/>
          </w:rPr>
          <w:t>https://gist.github.com/chasereeves/3885925/revisions?diff=split</w:t>
        </w:r>
      </w:hyperlink>
    </w:p>
    <w:p w:rsidR="00D43C50" w:rsidRPr="00E27257" w:rsidRDefault="00012147" w:rsidP="00D43C50">
      <w:pPr>
        <w:rPr>
          <w:rFonts w:cstheme="minorHAnsi"/>
          <w:sz w:val="19"/>
          <w:szCs w:val="19"/>
        </w:rPr>
      </w:pPr>
      <w:hyperlink r:id="rId249" w:history="1">
        <w:r w:rsidR="00D43C50" w:rsidRPr="00E27257">
          <w:rPr>
            <w:rFonts w:cstheme="minorHAnsi"/>
            <w:sz w:val="19"/>
            <w:szCs w:val="19"/>
          </w:rPr>
          <w:t>http://hookr.io/</w:t>
        </w:r>
      </w:hyperlink>
    </w:p>
    <w:p w:rsidR="00D43C50" w:rsidRPr="00E27257" w:rsidRDefault="00012147" w:rsidP="00D43C50">
      <w:pPr>
        <w:rPr>
          <w:rFonts w:cstheme="minorHAnsi"/>
          <w:sz w:val="19"/>
          <w:szCs w:val="19"/>
        </w:rPr>
      </w:pPr>
      <w:hyperlink r:id="rId250" w:anchor="index=a" w:history="1">
        <w:r w:rsidR="00D43C50" w:rsidRPr="00E27257">
          <w:rPr>
            <w:rFonts w:cstheme="minorHAnsi"/>
            <w:sz w:val="19"/>
            <w:szCs w:val="19"/>
          </w:rPr>
          <w:t>http://hookr.io/4.7.4/shortcodes/#index=a</w:t>
        </w:r>
      </w:hyperlink>
    </w:p>
    <w:p w:rsidR="00D43C50" w:rsidRPr="00E27257" w:rsidRDefault="00012147" w:rsidP="00D43C50">
      <w:pPr>
        <w:rPr>
          <w:rFonts w:cstheme="minorHAnsi"/>
          <w:sz w:val="19"/>
          <w:szCs w:val="19"/>
        </w:rPr>
      </w:pPr>
      <w:hyperlink r:id="rId251" w:history="1">
        <w:r w:rsidR="00D43C50" w:rsidRPr="00E27257">
          <w:rPr>
            <w:rFonts w:cstheme="minorHAnsi"/>
            <w:sz w:val="19"/>
            <w:szCs w:val="19"/>
          </w:rPr>
          <w:t>https://www.oodlestechnologies.com/blogs/A-Sample-Of-Creating-theme-option-with-WordPress/</w:t>
        </w:r>
      </w:hyperlink>
    </w:p>
    <w:p w:rsidR="00D43C50" w:rsidRDefault="00012147" w:rsidP="00D43C50">
      <w:hyperlink r:id="rId252" w:history="1">
        <w:r w:rsidR="00D43C50" w:rsidRPr="00E27257">
          <w:rPr>
            <w:rFonts w:cstheme="minorHAnsi"/>
            <w:sz w:val="19"/>
            <w:szCs w:val="19"/>
          </w:rPr>
          <w:t>https://hotexamples.com/examples/-/-/add_theme_page/php-add_theme_page-function-examples.html</w:t>
        </w:r>
      </w:hyperlink>
    </w:p>
    <w:p w:rsidR="00D43C50" w:rsidRDefault="00D43C50" w:rsidP="00D43C50"/>
    <w:p w:rsidR="00D43C50" w:rsidRDefault="00012147" w:rsidP="00D43C50">
      <w:hyperlink r:id="rId253" w:history="1">
        <w:r w:rsidR="00D43C50">
          <w:t>https://webdesignerwall.com/tutorials/building-custom-wordpress-theme</w:t>
        </w:r>
      </w:hyperlink>
    </w:p>
    <w:p w:rsidR="00D43C50" w:rsidRDefault="00D43C50" w:rsidP="00D43C50">
      <w:pPr>
        <w:rPr>
          <w:rFonts w:cstheme="minorHAnsi"/>
          <w:sz w:val="19"/>
          <w:szCs w:val="19"/>
        </w:rPr>
      </w:pPr>
    </w:p>
    <w:p w:rsidR="00F926FA" w:rsidRDefault="00012147" w:rsidP="00D43C50">
      <w:hyperlink r:id="rId254" w:history="1">
        <w:r w:rsidR="00D43C50">
          <w:t>https://premium.wpmudev.org/blog/wordpress-theme-customizer-guide/</w:t>
        </w:r>
      </w:hyperlink>
    </w:p>
    <w:p w:rsidR="00F926FA" w:rsidRDefault="00F926FA">
      <w:r>
        <w:br w:type="page"/>
      </w:r>
    </w:p>
    <w:p w:rsidR="00F926FA" w:rsidRDefault="00F926FA" w:rsidP="00F926FA">
      <w:pPr>
        <w:jc w:val="center"/>
        <w:rPr>
          <w:rFonts w:eastAsia="Times New Roman" w:cstheme="minorHAnsi"/>
          <w:color w:val="24292E"/>
          <w:kern w:val="36"/>
          <w:sz w:val="36"/>
          <w:szCs w:val="48"/>
        </w:rPr>
      </w:pPr>
      <w:r>
        <w:rPr>
          <w:rFonts w:eastAsia="Times New Roman" w:cstheme="minorHAnsi"/>
          <w:color w:val="24292E"/>
          <w:kern w:val="36"/>
          <w:sz w:val="36"/>
          <w:szCs w:val="48"/>
        </w:rPr>
        <w:lastRenderedPageBreak/>
        <w:t>SQL</w:t>
      </w:r>
    </w:p>
    <w:p w:rsidR="00F926FA" w:rsidRDefault="00F926FA" w:rsidP="00F926FA">
      <w:pPr>
        <w:jc w:val="center"/>
        <w:rPr>
          <w:rFonts w:eastAsia="Times New Roman" w:cstheme="minorHAnsi"/>
          <w:color w:val="24292E"/>
          <w:kern w:val="36"/>
          <w:sz w:val="36"/>
          <w:szCs w:val="48"/>
        </w:rPr>
      </w:pPr>
      <w:r>
        <w:rPr>
          <w:rFonts w:eastAsia="Times New Roman" w:cstheme="minorHAnsi"/>
          <w:noProof/>
          <w:color w:val="24292E"/>
          <w:kern w:val="36"/>
          <w:sz w:val="36"/>
          <w:szCs w:val="48"/>
        </w:rPr>
        <w:drawing>
          <wp:inline distT="0" distB="0" distL="0" distR="0">
            <wp:extent cx="3398520" cy="2156460"/>
            <wp:effectExtent l="19050" t="0" r="0" b="0"/>
            <wp:docPr id="5" name="Picture 4" descr="Clauses-used-in-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uses-used-in-SQL"/>
                    <pic:cNvPicPr>
                      <a:picLocks noChangeAspect="1" noChangeArrowheads="1"/>
                    </pic:cNvPicPr>
                  </pic:nvPicPr>
                  <pic:blipFill>
                    <a:blip r:embed="rId255"/>
                    <a:srcRect/>
                    <a:stretch>
                      <a:fillRect/>
                    </a:stretch>
                  </pic:blipFill>
                  <pic:spPr bwMode="auto">
                    <a:xfrm>
                      <a:off x="0" y="0"/>
                      <a:ext cx="3398520" cy="2156460"/>
                    </a:xfrm>
                    <a:prstGeom prst="rect">
                      <a:avLst/>
                    </a:prstGeom>
                    <a:noFill/>
                    <a:ln w="9525">
                      <a:noFill/>
                      <a:miter lim="800000"/>
                      <a:headEnd/>
                      <a:tailEnd/>
                    </a:ln>
                  </pic:spPr>
                </pic:pic>
              </a:graphicData>
            </a:graphic>
          </wp:inline>
        </w:drawing>
      </w:r>
    </w:p>
    <w:p w:rsidR="00F926FA" w:rsidRDefault="00F926FA" w:rsidP="00F926FA">
      <w:pPr>
        <w:spacing w:after="0"/>
        <w:jc w:val="center"/>
        <w:rPr>
          <w:rFonts w:eastAsia="Times New Roman" w:cstheme="minorHAnsi"/>
          <w:color w:val="24292E"/>
          <w:kern w:val="36"/>
          <w:sz w:val="36"/>
          <w:szCs w:val="48"/>
        </w:rPr>
      </w:pPr>
    </w:p>
    <w:p w:rsidR="006D1CA9" w:rsidRDefault="00D46C87" w:rsidP="000A50FF">
      <w:pPr>
        <w:jc w:val="center"/>
        <w:rPr>
          <w:rFonts w:eastAsia="Times New Roman" w:cstheme="minorHAnsi"/>
          <w:color w:val="24292E"/>
          <w:kern w:val="36"/>
          <w:sz w:val="36"/>
          <w:szCs w:val="48"/>
        </w:rPr>
      </w:pPr>
      <w:r w:rsidRPr="00012147">
        <w:rPr>
          <w:rFonts w:eastAsia="Times New Roman" w:cstheme="minorHAnsi"/>
          <w:color w:val="24292E"/>
          <w:kern w:val="36"/>
          <w:sz w:val="36"/>
          <w:szCs w:val="48"/>
        </w:rPr>
        <w:pict>
          <v:shape id="_x0000_i1026" type="#_x0000_t75" style="width:315.1pt;height:284.25pt">
            <v:imagedata r:id="rId256" o:title="eah_sql_blog1" croptop="6117f"/>
          </v:shape>
        </w:pict>
      </w:r>
    </w:p>
    <w:p w:rsidR="0016697F" w:rsidRDefault="00D46C87" w:rsidP="00032F5F">
      <w:pPr>
        <w:jc w:val="center"/>
        <w:rPr>
          <w:rFonts w:eastAsia="Times New Roman" w:cstheme="minorHAnsi"/>
          <w:color w:val="24292E"/>
          <w:kern w:val="36"/>
          <w:sz w:val="36"/>
          <w:szCs w:val="48"/>
        </w:rPr>
      </w:pPr>
      <w:r w:rsidRPr="00012147">
        <w:rPr>
          <w:rFonts w:eastAsia="Times New Roman" w:cstheme="minorHAnsi"/>
          <w:color w:val="24292E"/>
          <w:kern w:val="36"/>
          <w:sz w:val="36"/>
          <w:szCs w:val="48"/>
        </w:rPr>
        <w:pict>
          <v:shape id="_x0000_i1027" type="#_x0000_t75" style="width:367.5pt;height:206.65pt">
            <v:imagedata r:id="rId257" o:title="SQL-Reporting-Analysis05_zh5wgs"/>
          </v:shape>
        </w:pict>
      </w:r>
    </w:p>
    <w:p w:rsidR="0016697F" w:rsidRDefault="00012147" w:rsidP="0016697F">
      <w:pPr>
        <w:rPr>
          <w:rFonts w:eastAsia="Times New Roman" w:cstheme="minorHAnsi"/>
          <w:color w:val="24292E"/>
          <w:kern w:val="36"/>
          <w:sz w:val="36"/>
          <w:szCs w:val="48"/>
        </w:rPr>
      </w:pPr>
      <w:hyperlink r:id="rId258" w:history="1">
        <w:r w:rsidR="0016697F">
          <w:rPr>
            <w:rStyle w:val="Hyperlink"/>
          </w:rPr>
          <w:t>https://www.w3resource.com/sql/joins/sql-joins.php</w:t>
        </w:r>
      </w:hyperlink>
    </w:p>
    <w:p w:rsidR="009F714D" w:rsidRDefault="00D46C87" w:rsidP="0016697F">
      <w:pPr>
        <w:rPr>
          <w:rFonts w:eastAsia="Times New Roman" w:cstheme="minorHAnsi"/>
          <w:color w:val="24292E"/>
          <w:kern w:val="36"/>
          <w:sz w:val="36"/>
          <w:szCs w:val="48"/>
        </w:rPr>
      </w:pPr>
      <w:r w:rsidRPr="00012147">
        <w:rPr>
          <w:rFonts w:eastAsia="Times New Roman" w:cstheme="minorHAnsi"/>
          <w:color w:val="24292E"/>
          <w:kern w:val="36"/>
          <w:sz w:val="36"/>
          <w:szCs w:val="48"/>
        </w:rPr>
        <w:pict>
          <v:shape id="_x0000_i1028" type="#_x0000_t75" style="width:394.6pt;height:520.85pt">
            <v:imagedata r:id="rId259" o:title="sql-joins-all"/>
          </v:shape>
        </w:pict>
      </w:r>
    </w:p>
    <w:p w:rsidR="009F714D" w:rsidRDefault="009F714D" w:rsidP="009F714D">
      <w:pPr>
        <w:rPr>
          <w:rFonts w:eastAsia="Times New Roman" w:cstheme="minorHAnsi"/>
          <w:color w:val="24292E"/>
          <w:kern w:val="36"/>
          <w:sz w:val="36"/>
          <w:szCs w:val="48"/>
        </w:rPr>
      </w:pPr>
      <w:r>
        <w:rPr>
          <w:rFonts w:eastAsia="Times New Roman" w:cstheme="minorHAnsi"/>
          <w:color w:val="24292E"/>
          <w:kern w:val="36"/>
          <w:sz w:val="36"/>
          <w:szCs w:val="48"/>
        </w:rPr>
        <w:br w:type="page"/>
      </w:r>
      <w:r w:rsidR="00D46C87" w:rsidRPr="00012147">
        <w:rPr>
          <w:rFonts w:eastAsia="Times New Roman" w:cstheme="minorHAnsi"/>
          <w:color w:val="24292E"/>
          <w:kern w:val="36"/>
          <w:sz w:val="36"/>
          <w:szCs w:val="48"/>
        </w:rPr>
        <w:lastRenderedPageBreak/>
        <w:pict>
          <v:shape id="_x0000_i1029" type="#_x0000_t75" style="width:431.05pt;height:201.95pt">
            <v:imagedata r:id="rId260" o:title="uDXPP"/>
          </v:shape>
        </w:pict>
      </w:r>
    </w:p>
    <w:p w:rsidR="009F714D" w:rsidRPr="00D31C24" w:rsidRDefault="009F714D" w:rsidP="009F714D">
      <w:pPr>
        <w:rPr>
          <w:rFonts w:cstheme="minorHAnsi"/>
          <w:color w:val="242729"/>
          <w:sz w:val="18"/>
          <w:szCs w:val="18"/>
          <w:shd w:val="clear" w:color="auto" w:fill="FFFFFF"/>
        </w:rPr>
      </w:pPr>
      <w:r w:rsidRPr="00D31C24">
        <w:rPr>
          <w:rFonts w:cstheme="minorHAnsi"/>
          <w:color w:val="242729"/>
          <w:sz w:val="18"/>
          <w:szCs w:val="18"/>
          <w:shd w:val="clear" w:color="auto" w:fill="FFFFFF"/>
        </w:rPr>
        <w:t>use </w:t>
      </w:r>
      <w:r w:rsidRPr="00D31C24">
        <w:rPr>
          <w:rStyle w:val="HTMLCode"/>
          <w:rFonts w:asciiTheme="minorHAnsi" w:eastAsiaTheme="minorEastAsia" w:hAnsiTheme="minorHAnsi" w:cstheme="minorHAnsi"/>
          <w:color w:val="242729"/>
          <w:sz w:val="18"/>
          <w:szCs w:val="18"/>
          <w:bdr w:val="none" w:sz="0" w:space="0" w:color="auto" w:frame="1"/>
          <w:shd w:val="clear" w:color="auto" w:fill="EFF0F1"/>
        </w:rPr>
        <w:t>group_concat()</w:t>
      </w:r>
      <w:r w:rsidRPr="00D31C24">
        <w:rPr>
          <w:rFonts w:cstheme="minorHAnsi"/>
          <w:color w:val="242729"/>
          <w:sz w:val="18"/>
          <w:szCs w:val="18"/>
          <w:shd w:val="clear" w:color="auto" w:fill="FFFFFF"/>
        </w:rPr>
        <w:t> and </w:t>
      </w:r>
      <w:r w:rsidRPr="00D31C24">
        <w:rPr>
          <w:rStyle w:val="HTMLCode"/>
          <w:rFonts w:asciiTheme="minorHAnsi" w:eastAsiaTheme="minorEastAsia" w:hAnsiTheme="minorHAnsi" w:cstheme="minorHAnsi"/>
          <w:color w:val="242729"/>
          <w:sz w:val="18"/>
          <w:szCs w:val="18"/>
          <w:bdr w:val="none" w:sz="0" w:space="0" w:color="auto" w:frame="1"/>
          <w:shd w:val="clear" w:color="auto" w:fill="EFF0F1"/>
        </w:rPr>
        <w:t>sub-queries</w:t>
      </w:r>
      <w:r w:rsidRPr="00D31C24">
        <w:rPr>
          <w:rFonts w:cstheme="minorHAnsi"/>
          <w:color w:val="242729"/>
          <w:sz w:val="18"/>
          <w:szCs w:val="18"/>
          <w:shd w:val="clear" w:color="auto" w:fill="FFFFFF"/>
        </w:rPr>
        <w:t> to get your desired result.</w:t>
      </w:r>
    </w:p>
    <w:p w:rsidR="009F714D" w:rsidRPr="00D31C24" w:rsidRDefault="009F714D" w:rsidP="009F714D">
      <w:pPr>
        <w:autoSpaceDE w:val="0"/>
        <w:autoSpaceDN w:val="0"/>
        <w:adjustRightInd w:val="0"/>
        <w:spacing w:after="0" w:line="240" w:lineRule="auto"/>
        <w:rPr>
          <w:rFonts w:ascii="Consolas" w:hAnsi="Consolas" w:cs="Consolas"/>
          <w:b/>
          <w:color w:val="000000"/>
          <w:sz w:val="19"/>
          <w:szCs w:val="19"/>
        </w:rPr>
      </w:pPr>
      <w:r w:rsidRPr="00D31C24">
        <w:rPr>
          <w:rFonts w:ascii="Consolas" w:hAnsi="Consolas" w:cs="Consolas"/>
          <w:b/>
          <w:color w:val="000000"/>
          <w:sz w:val="19"/>
          <w:szCs w:val="19"/>
        </w:rPr>
        <w:t xml:space="preserve">EmployeeId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 e</w:t>
      </w:r>
      <w:r w:rsidRPr="00D31C24">
        <w:rPr>
          <w:rFonts w:ascii="Consolas" w:hAnsi="Consolas" w:cs="Consolas"/>
          <w:b/>
          <w:color w:val="808080"/>
          <w:sz w:val="19"/>
          <w:szCs w:val="19"/>
        </w:rPr>
        <w:t>.</w:t>
      </w:r>
      <w:r w:rsidRPr="00D31C24">
        <w:rPr>
          <w:rFonts w:ascii="Consolas" w:hAnsi="Consolas" w:cs="Consolas"/>
          <w:b/>
          <w:color w:val="000000"/>
          <w:sz w:val="19"/>
          <w:szCs w:val="19"/>
        </w:rPr>
        <w:t>id</w:t>
      </w:r>
      <w:r w:rsidRPr="00D31C24">
        <w:rPr>
          <w:rFonts w:ascii="Consolas" w:hAnsi="Consolas" w:cs="Consolas"/>
          <w:b/>
          <w:color w:val="0000FF"/>
          <w:sz w:val="19"/>
          <w:szCs w:val="19"/>
        </w:rPr>
        <w:t xml:space="preserve">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id </w:t>
      </w:r>
      <w:r w:rsidRPr="00D31C24">
        <w:rPr>
          <w:rFonts w:ascii="Consolas" w:hAnsi="Consolas" w:cs="Consolas"/>
          <w:b/>
          <w:color w:val="0000FF"/>
          <w:sz w:val="19"/>
          <w:szCs w:val="19"/>
        </w:rPr>
        <w:t>of</w:t>
      </w:r>
      <w:r w:rsidRPr="00D31C24">
        <w:rPr>
          <w:rFonts w:ascii="Consolas" w:hAnsi="Consolas" w:cs="Consolas"/>
          <w:b/>
          <w:color w:val="000000"/>
          <w:sz w:val="19"/>
          <w:szCs w:val="19"/>
        </w:rPr>
        <w:t xml:space="preserve"> employee</w:t>
      </w:r>
      <w:r w:rsidRPr="00D31C24">
        <w:rPr>
          <w:rFonts w:ascii="Consolas" w:hAnsi="Consolas" w:cs="Consolas"/>
          <w:b/>
          <w:color w:val="808080"/>
          <w:sz w:val="19"/>
          <w:szCs w:val="19"/>
        </w:rPr>
        <w:t>)</w:t>
      </w:r>
    </w:p>
    <w:p w:rsidR="009F714D" w:rsidRPr="00D31C24" w:rsidRDefault="009F714D" w:rsidP="009F714D">
      <w:pPr>
        <w:autoSpaceDE w:val="0"/>
        <w:autoSpaceDN w:val="0"/>
        <w:adjustRightInd w:val="0"/>
        <w:spacing w:after="0" w:line="240" w:lineRule="auto"/>
        <w:rPr>
          <w:rFonts w:ascii="Consolas" w:hAnsi="Consolas" w:cs="Consolas"/>
          <w:b/>
          <w:color w:val="000000"/>
          <w:sz w:val="19"/>
          <w:szCs w:val="19"/>
        </w:rPr>
      </w:pPr>
      <w:r w:rsidRPr="00D31C24">
        <w:rPr>
          <w:rFonts w:ascii="Consolas" w:hAnsi="Consolas" w:cs="Consolas"/>
          <w:b/>
          <w:color w:val="000000"/>
          <w:sz w:val="19"/>
          <w:szCs w:val="19"/>
        </w:rPr>
        <w:t xml:space="preserve">EmployeeName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 e</w:t>
      </w:r>
      <w:r w:rsidRPr="00D31C24">
        <w:rPr>
          <w:rFonts w:ascii="Consolas" w:hAnsi="Consolas" w:cs="Consolas"/>
          <w:b/>
          <w:color w:val="808080"/>
          <w:sz w:val="19"/>
          <w:szCs w:val="19"/>
        </w:rPr>
        <w:t>.</w:t>
      </w:r>
      <w:r w:rsidRPr="00D31C24">
        <w:rPr>
          <w:rFonts w:ascii="Consolas" w:hAnsi="Consolas" w:cs="Consolas"/>
          <w:b/>
          <w:color w:val="0000FF"/>
          <w:sz w:val="19"/>
          <w:szCs w:val="19"/>
        </w:rPr>
        <w:t xml:space="preserve">name </w:t>
      </w:r>
      <w:r w:rsidRPr="00D31C24">
        <w:rPr>
          <w:rFonts w:ascii="Consolas" w:hAnsi="Consolas" w:cs="Consolas"/>
          <w:b/>
          <w:color w:val="808080"/>
          <w:sz w:val="19"/>
          <w:szCs w:val="19"/>
        </w:rPr>
        <w:t>(</w:t>
      </w:r>
      <w:r w:rsidRPr="00D31C24">
        <w:rPr>
          <w:rFonts w:ascii="Consolas" w:hAnsi="Consolas" w:cs="Consolas"/>
          <w:b/>
          <w:color w:val="0000FF"/>
          <w:sz w:val="19"/>
          <w:szCs w:val="19"/>
        </w:rPr>
        <w:t>name</w:t>
      </w:r>
      <w:r w:rsidRPr="00D31C24">
        <w:rPr>
          <w:rFonts w:ascii="Consolas" w:hAnsi="Consolas" w:cs="Consolas"/>
          <w:b/>
          <w:color w:val="000000"/>
          <w:sz w:val="19"/>
          <w:szCs w:val="19"/>
        </w:rPr>
        <w:t xml:space="preserve"> </w:t>
      </w:r>
      <w:r w:rsidRPr="00D31C24">
        <w:rPr>
          <w:rFonts w:ascii="Consolas" w:hAnsi="Consolas" w:cs="Consolas"/>
          <w:b/>
          <w:color w:val="0000FF"/>
          <w:sz w:val="19"/>
          <w:szCs w:val="19"/>
        </w:rPr>
        <w:t>of</w:t>
      </w:r>
      <w:r w:rsidRPr="00D31C24">
        <w:rPr>
          <w:rFonts w:ascii="Consolas" w:hAnsi="Consolas" w:cs="Consolas"/>
          <w:b/>
          <w:color w:val="000000"/>
          <w:sz w:val="19"/>
          <w:szCs w:val="19"/>
        </w:rPr>
        <w:t xml:space="preserve"> the employee</w:t>
      </w:r>
      <w:r w:rsidRPr="00D31C24">
        <w:rPr>
          <w:rFonts w:ascii="Consolas" w:hAnsi="Consolas" w:cs="Consolas"/>
          <w:b/>
          <w:color w:val="808080"/>
          <w:sz w:val="19"/>
          <w:szCs w:val="19"/>
        </w:rPr>
        <w:t>)</w:t>
      </w:r>
    </w:p>
    <w:p w:rsidR="009F714D" w:rsidRPr="00D31C24" w:rsidRDefault="009F714D" w:rsidP="009F714D">
      <w:pPr>
        <w:autoSpaceDE w:val="0"/>
        <w:autoSpaceDN w:val="0"/>
        <w:adjustRightInd w:val="0"/>
        <w:spacing w:after="0" w:line="240" w:lineRule="auto"/>
        <w:rPr>
          <w:rFonts w:ascii="Consolas" w:hAnsi="Consolas" w:cs="Consolas"/>
          <w:b/>
          <w:color w:val="000000"/>
          <w:sz w:val="19"/>
          <w:szCs w:val="19"/>
        </w:rPr>
      </w:pPr>
      <w:r w:rsidRPr="00D31C24">
        <w:rPr>
          <w:rFonts w:ascii="Consolas" w:hAnsi="Consolas" w:cs="Consolas"/>
          <w:b/>
          <w:color w:val="000000"/>
          <w:sz w:val="19"/>
          <w:szCs w:val="19"/>
        </w:rPr>
        <w:t xml:space="preserve">Skills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 skills</w:t>
      </w:r>
      <w:r w:rsidRPr="00D31C24">
        <w:rPr>
          <w:rFonts w:ascii="Consolas" w:hAnsi="Consolas" w:cs="Consolas"/>
          <w:b/>
          <w:color w:val="0000FF"/>
          <w:sz w:val="19"/>
          <w:szCs w:val="19"/>
        </w:rPr>
        <w:t xml:space="preserve"> </w:t>
      </w:r>
      <w:r w:rsidRPr="00D31C24">
        <w:rPr>
          <w:rFonts w:ascii="Consolas" w:hAnsi="Consolas" w:cs="Consolas"/>
          <w:b/>
          <w:color w:val="808080"/>
          <w:sz w:val="19"/>
          <w:szCs w:val="19"/>
        </w:rPr>
        <w:t>(all</w:t>
      </w:r>
      <w:r w:rsidRPr="00D31C24">
        <w:rPr>
          <w:rFonts w:ascii="Consolas" w:hAnsi="Consolas" w:cs="Consolas"/>
          <w:b/>
          <w:color w:val="000000"/>
          <w:sz w:val="19"/>
          <w:szCs w:val="19"/>
        </w:rPr>
        <w:t xml:space="preserve"> skill that employee have</w:t>
      </w:r>
      <w:r w:rsidRPr="00D31C24">
        <w:rPr>
          <w:rFonts w:ascii="Consolas" w:hAnsi="Consolas" w:cs="Consolas"/>
          <w:b/>
          <w:color w:val="808080"/>
          <w:sz w:val="19"/>
          <w:szCs w:val="19"/>
        </w:rPr>
        <w:t>)</w:t>
      </w:r>
    </w:p>
    <w:p w:rsidR="009F714D" w:rsidRPr="00D31C24" w:rsidRDefault="009F714D" w:rsidP="009F714D">
      <w:pPr>
        <w:autoSpaceDE w:val="0"/>
        <w:autoSpaceDN w:val="0"/>
        <w:adjustRightInd w:val="0"/>
        <w:spacing w:after="0" w:line="240" w:lineRule="auto"/>
        <w:rPr>
          <w:rFonts w:ascii="Consolas" w:hAnsi="Consolas" w:cs="Consolas"/>
          <w:b/>
          <w:color w:val="000000"/>
          <w:sz w:val="19"/>
          <w:szCs w:val="19"/>
        </w:rPr>
      </w:pPr>
      <w:r w:rsidRPr="00D31C24">
        <w:rPr>
          <w:rFonts w:ascii="Consolas" w:hAnsi="Consolas" w:cs="Consolas"/>
          <w:b/>
          <w:color w:val="000000"/>
          <w:sz w:val="19"/>
          <w:szCs w:val="19"/>
        </w:rPr>
        <w:t xml:space="preserve">Companies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 companies</w:t>
      </w:r>
      <w:r w:rsidRPr="00D31C24">
        <w:rPr>
          <w:rFonts w:ascii="Consolas" w:hAnsi="Consolas" w:cs="Consolas"/>
          <w:b/>
          <w:color w:val="0000FF"/>
          <w:sz w:val="19"/>
          <w:szCs w:val="19"/>
        </w:rPr>
        <w:t xml:space="preserve"> </w:t>
      </w:r>
      <w:r w:rsidRPr="00D31C24">
        <w:rPr>
          <w:rFonts w:ascii="Consolas" w:hAnsi="Consolas" w:cs="Consolas"/>
          <w:b/>
          <w:color w:val="808080"/>
          <w:sz w:val="19"/>
          <w:szCs w:val="19"/>
        </w:rPr>
        <w:t>(all</w:t>
      </w:r>
      <w:r w:rsidRPr="00D31C24">
        <w:rPr>
          <w:rFonts w:ascii="Consolas" w:hAnsi="Consolas" w:cs="Consolas"/>
          <w:b/>
          <w:color w:val="000000"/>
          <w:sz w:val="19"/>
          <w:szCs w:val="19"/>
        </w:rPr>
        <w:t xml:space="preserve"> companies </w:t>
      </w:r>
      <w:r w:rsidRPr="00D31C24">
        <w:rPr>
          <w:rFonts w:ascii="Consolas" w:hAnsi="Consolas" w:cs="Consolas"/>
          <w:b/>
          <w:color w:val="808080"/>
          <w:sz w:val="19"/>
          <w:szCs w:val="19"/>
        </w:rPr>
        <w:t>in</w:t>
      </w:r>
      <w:r w:rsidRPr="00D31C24">
        <w:rPr>
          <w:rFonts w:ascii="Consolas" w:hAnsi="Consolas" w:cs="Consolas"/>
          <w:b/>
          <w:color w:val="000000"/>
          <w:sz w:val="19"/>
          <w:szCs w:val="19"/>
        </w:rPr>
        <w:t xml:space="preserve"> which employee </w:t>
      </w:r>
      <w:r w:rsidRPr="00D31C24">
        <w:rPr>
          <w:rFonts w:ascii="Consolas" w:hAnsi="Consolas" w:cs="Consolas"/>
          <w:b/>
          <w:color w:val="808080"/>
          <w:sz w:val="19"/>
          <w:szCs w:val="19"/>
        </w:rPr>
        <w:t>is</w:t>
      </w:r>
      <w:r w:rsidRPr="00D31C24">
        <w:rPr>
          <w:rFonts w:ascii="Consolas" w:hAnsi="Consolas" w:cs="Consolas"/>
          <w:b/>
          <w:color w:val="000000"/>
          <w:sz w:val="19"/>
          <w:szCs w:val="19"/>
        </w:rPr>
        <w:t xml:space="preserve"> working</w:t>
      </w:r>
      <w:r w:rsidRPr="00D31C24">
        <w:rPr>
          <w:rFonts w:ascii="Consolas" w:hAnsi="Consolas" w:cs="Consolas"/>
          <w:b/>
          <w:color w:val="808080"/>
          <w:sz w:val="19"/>
          <w:szCs w:val="19"/>
        </w:rPr>
        <w:t>/</w:t>
      </w:r>
      <w:r w:rsidRPr="00D31C24">
        <w:rPr>
          <w:rFonts w:ascii="Consolas" w:hAnsi="Consolas" w:cs="Consolas"/>
          <w:b/>
          <w:color w:val="000000"/>
          <w:sz w:val="19"/>
          <w:szCs w:val="19"/>
        </w:rPr>
        <w:t>worked</w:t>
      </w:r>
      <w:r w:rsidRPr="00D31C24">
        <w:rPr>
          <w:rFonts w:ascii="Consolas" w:hAnsi="Consolas" w:cs="Consolas"/>
          <w:b/>
          <w:color w:val="808080"/>
          <w:sz w:val="19"/>
          <w:szCs w:val="19"/>
        </w:rPr>
        <w:t>)</w:t>
      </w:r>
    </w:p>
    <w:p w:rsidR="009F714D" w:rsidRPr="00D31C24" w:rsidRDefault="009F714D" w:rsidP="009F714D">
      <w:pPr>
        <w:autoSpaceDE w:val="0"/>
        <w:autoSpaceDN w:val="0"/>
        <w:adjustRightInd w:val="0"/>
        <w:spacing w:after="0" w:line="240" w:lineRule="auto"/>
        <w:rPr>
          <w:rFonts w:ascii="Consolas" w:hAnsi="Consolas" w:cs="Consolas"/>
          <w:b/>
          <w:color w:val="000000"/>
          <w:sz w:val="19"/>
          <w:szCs w:val="19"/>
        </w:rPr>
      </w:pPr>
      <w:r w:rsidRPr="00D31C24">
        <w:rPr>
          <w:rFonts w:ascii="Consolas" w:hAnsi="Consolas" w:cs="Consolas"/>
          <w:b/>
          <w:color w:val="000000"/>
          <w:sz w:val="19"/>
          <w:szCs w:val="19"/>
        </w:rPr>
        <w:t xml:space="preserve">Projects     </w:t>
      </w:r>
      <w:r w:rsidRPr="00D31C24">
        <w:rPr>
          <w:rFonts w:ascii="Consolas" w:hAnsi="Consolas" w:cs="Consolas"/>
          <w:b/>
          <w:color w:val="808080"/>
          <w:sz w:val="19"/>
          <w:szCs w:val="19"/>
        </w:rPr>
        <w:t>=</w:t>
      </w:r>
      <w:r w:rsidRPr="00D31C24">
        <w:rPr>
          <w:rFonts w:ascii="Consolas" w:hAnsi="Consolas" w:cs="Consolas"/>
          <w:b/>
          <w:color w:val="000000"/>
          <w:sz w:val="19"/>
          <w:szCs w:val="19"/>
        </w:rPr>
        <w:t xml:space="preserve"> projects</w:t>
      </w:r>
      <w:r w:rsidRPr="00D31C24">
        <w:rPr>
          <w:rFonts w:ascii="Consolas" w:hAnsi="Consolas" w:cs="Consolas"/>
          <w:b/>
          <w:color w:val="0000FF"/>
          <w:sz w:val="19"/>
          <w:szCs w:val="19"/>
        </w:rPr>
        <w:t xml:space="preserve"> </w:t>
      </w:r>
      <w:r w:rsidRPr="00D31C24">
        <w:rPr>
          <w:rFonts w:ascii="Consolas" w:hAnsi="Consolas" w:cs="Consolas"/>
          <w:b/>
          <w:color w:val="808080"/>
          <w:sz w:val="19"/>
          <w:szCs w:val="19"/>
        </w:rPr>
        <w:t>(all</w:t>
      </w:r>
      <w:r w:rsidRPr="00D31C24">
        <w:rPr>
          <w:rFonts w:ascii="Consolas" w:hAnsi="Consolas" w:cs="Consolas"/>
          <w:b/>
          <w:color w:val="000000"/>
          <w:sz w:val="19"/>
          <w:szCs w:val="19"/>
        </w:rPr>
        <w:t xml:space="preserve"> projects </w:t>
      </w:r>
      <w:r w:rsidRPr="00D31C24">
        <w:rPr>
          <w:rFonts w:ascii="Consolas" w:hAnsi="Consolas" w:cs="Consolas"/>
          <w:b/>
          <w:color w:val="808080"/>
          <w:sz w:val="19"/>
          <w:szCs w:val="19"/>
        </w:rPr>
        <w:t>in</w:t>
      </w:r>
      <w:r w:rsidRPr="00D31C24">
        <w:rPr>
          <w:rFonts w:ascii="Consolas" w:hAnsi="Consolas" w:cs="Consolas"/>
          <w:b/>
          <w:color w:val="000000"/>
          <w:sz w:val="19"/>
          <w:szCs w:val="19"/>
        </w:rPr>
        <w:t xml:space="preserve"> which employee</w:t>
      </w:r>
      <w:r w:rsidRPr="00D31C24">
        <w:rPr>
          <w:rFonts w:ascii="Consolas" w:hAnsi="Consolas" w:cs="Consolas"/>
          <w:b/>
          <w:color w:val="FF0000"/>
          <w:sz w:val="19"/>
          <w:szCs w:val="19"/>
        </w:rPr>
        <w:t>'s company participeted)</w:t>
      </w:r>
    </w:p>
    <w:p w:rsidR="00D31C24" w:rsidRDefault="00D31C24" w:rsidP="00D31C24">
      <w:pPr>
        <w:autoSpaceDE w:val="0"/>
        <w:autoSpaceDN w:val="0"/>
        <w:adjustRightInd w:val="0"/>
        <w:spacing w:after="0" w:line="240" w:lineRule="auto"/>
        <w:rPr>
          <w:rFonts w:ascii="Consolas" w:hAnsi="Consolas" w:cs="Consolas"/>
          <w:color w:val="0000FF"/>
          <w:sz w:val="19"/>
          <w:szCs w:val="19"/>
        </w:rPr>
      </w:pPr>
    </w:p>
    <w:p w:rsidR="00D31C24" w:rsidRDefault="00D31C24" w:rsidP="00D31C24">
      <w:pPr>
        <w:autoSpaceDE w:val="0"/>
        <w:autoSpaceDN w:val="0"/>
        <w:adjustRightInd w:val="0"/>
        <w:spacing w:after="0" w:line="240" w:lineRule="auto"/>
        <w:rPr>
          <w:rFonts w:ascii="Consolas" w:hAnsi="Consolas" w:cs="Consolas"/>
          <w:color w:val="0000FF"/>
          <w:sz w:val="19"/>
          <w:szCs w:val="19"/>
        </w:rPr>
      </w:pP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GROUP_CONCAT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skill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employee_skill es </w:t>
      </w:r>
      <w:r>
        <w:rPr>
          <w:rFonts w:ascii="Consolas" w:hAnsi="Consolas" w:cs="Consolas"/>
          <w:color w:val="0000FF"/>
          <w:sz w:val="19"/>
          <w:szCs w:val="19"/>
        </w:rPr>
        <w:t>on</w:t>
      </w:r>
      <w:r>
        <w:rPr>
          <w:rFonts w:ascii="Consolas" w:hAnsi="Consolas" w:cs="Consolas"/>
          <w:color w:val="000000"/>
          <w:sz w:val="19"/>
          <w:szCs w:val="19"/>
        </w:rPr>
        <w:t xml:space="preserve"> es</w:t>
      </w:r>
      <w:r>
        <w:rPr>
          <w:rFonts w:ascii="Consolas" w:hAnsi="Consolas" w:cs="Consolas"/>
          <w:color w:val="808080"/>
          <w:sz w:val="19"/>
          <w:szCs w:val="19"/>
        </w:rPr>
        <w:t>.</w:t>
      </w:r>
      <w:r>
        <w:rPr>
          <w:rFonts w:ascii="Consolas" w:hAnsi="Consolas" w:cs="Consolas"/>
          <w:color w:val="000000"/>
          <w:sz w:val="19"/>
          <w:szCs w:val="19"/>
        </w:rPr>
        <w:t xml:space="preserve">skill_id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es</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skills</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GROUP_CONCAT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company 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employee_company ec </w:t>
      </w:r>
      <w:r>
        <w:rPr>
          <w:rFonts w:ascii="Consolas" w:hAnsi="Consolas" w:cs="Consolas"/>
          <w:color w:val="0000FF"/>
          <w:sz w:val="19"/>
          <w:szCs w:val="19"/>
        </w:rPr>
        <w:t>on</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company_id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companies</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GROUP_CONCAT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project p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company_project cp </w:t>
      </w:r>
      <w:r>
        <w:rPr>
          <w:rFonts w:ascii="Consolas" w:hAnsi="Consolas" w:cs="Consolas"/>
          <w:color w:val="0000FF"/>
          <w:sz w:val="19"/>
          <w:szCs w:val="19"/>
        </w:rPr>
        <w:t>on</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 xml:space="preserve">project_id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 xml:space="preserve">company_id </w:t>
      </w:r>
      <w:r>
        <w:rPr>
          <w:rFonts w:ascii="Consolas" w:hAnsi="Consolas" w:cs="Consolas"/>
          <w:color w:val="808080"/>
          <w:sz w:val="19"/>
          <w:szCs w:val="19"/>
        </w:rPr>
        <w:t>in(</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employee_company </w:t>
      </w:r>
      <w:r>
        <w:rPr>
          <w:rFonts w:ascii="Consolas" w:hAnsi="Consolas" w:cs="Consolas"/>
          <w:color w:val="0000FF"/>
          <w:sz w:val="19"/>
          <w:szCs w:val="19"/>
        </w:rPr>
        <w:t>where</w:t>
      </w:r>
      <w:r>
        <w:rPr>
          <w:rFonts w:ascii="Consolas" w:hAnsi="Consolas" w:cs="Consolas"/>
          <w:color w:val="000000"/>
          <w:sz w:val="19"/>
          <w:szCs w:val="19"/>
        </w:rPr>
        <w:t xml:space="preserve"> employee_company</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projects</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employee_info e</w:t>
      </w:r>
    </w:p>
    <w:p w:rsidR="00D31C24" w:rsidRDefault="00D31C24" w:rsidP="00D31C24">
      <w:pPr>
        <w:autoSpaceDE w:val="0"/>
        <w:autoSpaceDN w:val="0"/>
        <w:adjustRightInd w:val="0"/>
        <w:spacing w:after="0" w:line="240" w:lineRule="auto"/>
        <w:rPr>
          <w:rFonts w:ascii="Consolas" w:hAnsi="Consolas" w:cs="Consolas"/>
          <w:color w:val="000000"/>
          <w:sz w:val="19"/>
          <w:szCs w:val="19"/>
        </w:rPr>
      </w:pP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--UPDATE Same task in SQL SERVER</w:t>
      </w:r>
    </w:p>
    <w:p w:rsidR="00D31C24" w:rsidRDefault="00D31C24" w:rsidP="00D31C24">
      <w:pPr>
        <w:autoSpaceDE w:val="0"/>
        <w:autoSpaceDN w:val="0"/>
        <w:adjustRightInd w:val="0"/>
        <w:spacing w:after="0" w:line="240" w:lineRule="auto"/>
        <w:rPr>
          <w:rFonts w:ascii="Consolas" w:hAnsi="Consolas" w:cs="Consolas"/>
          <w:color w:val="000000"/>
          <w:sz w:val="19"/>
          <w:szCs w:val="19"/>
        </w:rPr>
      </w:pP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skills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skill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employee_skill es </w:t>
      </w:r>
      <w:r>
        <w:rPr>
          <w:rFonts w:ascii="Consolas" w:hAnsi="Consolas" w:cs="Consolas"/>
          <w:color w:val="0000FF"/>
          <w:sz w:val="19"/>
          <w:szCs w:val="19"/>
        </w:rPr>
        <w:t>on</w:t>
      </w:r>
      <w:r>
        <w:rPr>
          <w:rFonts w:ascii="Consolas" w:hAnsi="Consolas" w:cs="Consolas"/>
          <w:color w:val="000000"/>
          <w:sz w:val="19"/>
          <w:szCs w:val="19"/>
        </w:rPr>
        <w:t xml:space="preserve"> es</w:t>
      </w:r>
      <w:r>
        <w:rPr>
          <w:rFonts w:ascii="Consolas" w:hAnsi="Consolas" w:cs="Consolas"/>
          <w:color w:val="808080"/>
          <w:sz w:val="19"/>
          <w:szCs w:val="19"/>
        </w:rPr>
        <w:t>.</w:t>
      </w:r>
      <w:r>
        <w:rPr>
          <w:rFonts w:ascii="Consolas" w:hAnsi="Consolas" w:cs="Consolas"/>
          <w:color w:val="000000"/>
          <w:sz w:val="19"/>
          <w:szCs w:val="19"/>
        </w:rPr>
        <w:t xml:space="preserve">skill_id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es</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'nvarchar(max)'</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companies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company 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employee_company ec </w:t>
      </w:r>
      <w:r>
        <w:rPr>
          <w:rFonts w:ascii="Consolas" w:hAnsi="Consolas" w:cs="Consolas"/>
          <w:color w:val="0000FF"/>
          <w:sz w:val="19"/>
          <w:szCs w:val="19"/>
        </w:rPr>
        <w:t>on</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company_id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'nvarchar(max)'</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projects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stuff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project p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company_project cp </w:t>
      </w:r>
      <w:r>
        <w:rPr>
          <w:rFonts w:ascii="Consolas" w:hAnsi="Consolas" w:cs="Consolas"/>
          <w:color w:val="0000FF"/>
          <w:sz w:val="19"/>
          <w:szCs w:val="19"/>
        </w:rPr>
        <w:t>on</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 xml:space="preserve">project_id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 xml:space="preserve">company_id </w:t>
      </w:r>
      <w:r>
        <w:rPr>
          <w:rFonts w:ascii="Consolas" w:hAnsi="Consolas" w:cs="Consolas"/>
          <w:color w:val="808080"/>
          <w:sz w:val="19"/>
          <w:szCs w:val="19"/>
        </w:rPr>
        <w:t>in(</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employee_company </w:t>
      </w:r>
      <w:r>
        <w:rPr>
          <w:rFonts w:ascii="Consolas" w:hAnsi="Consolas" w:cs="Consolas"/>
          <w:color w:val="0000FF"/>
          <w:sz w:val="19"/>
          <w:szCs w:val="19"/>
        </w:rPr>
        <w:t>where</w:t>
      </w:r>
      <w:r>
        <w:rPr>
          <w:rFonts w:ascii="Consolas" w:hAnsi="Consolas" w:cs="Consolas"/>
          <w:color w:val="000000"/>
          <w:sz w:val="19"/>
          <w:szCs w:val="19"/>
        </w:rPr>
        <w:t xml:space="preserve"> employee_company</w:t>
      </w:r>
      <w:r>
        <w:rPr>
          <w:rFonts w:ascii="Consolas" w:hAnsi="Consolas" w:cs="Consolas"/>
          <w:color w:val="808080"/>
          <w:sz w:val="19"/>
          <w:szCs w:val="19"/>
        </w:rPr>
        <w:t>.</w:t>
      </w:r>
      <w:r>
        <w:rPr>
          <w:rFonts w:ascii="Consolas" w:hAnsi="Consolas" w:cs="Consolas"/>
          <w:color w:val="000000"/>
          <w:sz w:val="19"/>
          <w:szCs w:val="19"/>
        </w:rPr>
        <w:t xml:space="preserve">employee_id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p>
    <w:p w:rsidR="00D31C24" w:rsidRDefault="00D31C24" w:rsidP="00D31C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'nvarchar(max)'</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9F714D" w:rsidRDefault="00D31C24" w:rsidP="00D31C24">
      <w:pPr>
        <w:rPr>
          <w:rFonts w:eastAsia="Times New Roman" w:cstheme="minorHAnsi"/>
          <w:color w:val="24292E"/>
          <w:kern w:val="36"/>
          <w:sz w:val="36"/>
          <w:szCs w:val="48"/>
        </w:rPr>
      </w:pPr>
      <w:r>
        <w:rPr>
          <w:rFonts w:ascii="Consolas" w:hAnsi="Consolas" w:cs="Consolas"/>
          <w:color w:val="0000FF"/>
          <w:sz w:val="19"/>
          <w:szCs w:val="19"/>
        </w:rPr>
        <w:t>from</w:t>
      </w:r>
      <w:r>
        <w:rPr>
          <w:rFonts w:ascii="Consolas" w:hAnsi="Consolas" w:cs="Consolas"/>
          <w:color w:val="000000"/>
          <w:sz w:val="19"/>
          <w:szCs w:val="19"/>
        </w:rPr>
        <w:t xml:space="preserve"> employee_info e</w:t>
      </w:r>
    </w:p>
    <w:p w:rsidR="006D1CA9" w:rsidRDefault="006D1CA9" w:rsidP="009F714D">
      <w:pPr>
        <w:rPr>
          <w:rFonts w:eastAsia="Times New Roman" w:cstheme="minorHAnsi"/>
          <w:color w:val="24292E"/>
          <w:kern w:val="36"/>
          <w:sz w:val="36"/>
          <w:szCs w:val="48"/>
        </w:rPr>
      </w:pPr>
      <w:r>
        <w:rPr>
          <w:rFonts w:eastAsia="Times New Roman" w:cstheme="minorHAnsi"/>
          <w:color w:val="24292E"/>
          <w:kern w:val="36"/>
          <w:sz w:val="36"/>
          <w:szCs w:val="48"/>
        </w:rPr>
        <w:br w:type="page"/>
      </w:r>
    </w:p>
    <w:p w:rsidR="000A50FF" w:rsidRDefault="000A50FF">
      <w:pPr>
        <w:rPr>
          <w:rFonts w:eastAsia="Times New Roman" w:cstheme="minorHAnsi"/>
          <w:color w:val="24292E"/>
          <w:kern w:val="36"/>
          <w:sz w:val="36"/>
          <w:szCs w:val="48"/>
        </w:rPr>
      </w:pPr>
    </w:p>
    <w:p w:rsidR="000A50FF" w:rsidRDefault="00D46C87">
      <w:pPr>
        <w:rPr>
          <w:rFonts w:eastAsia="Times New Roman" w:cstheme="minorHAnsi"/>
          <w:color w:val="24292E"/>
          <w:kern w:val="36"/>
          <w:sz w:val="36"/>
          <w:szCs w:val="48"/>
        </w:rPr>
      </w:pPr>
      <w:r w:rsidRPr="00012147">
        <w:rPr>
          <w:rFonts w:eastAsia="Times New Roman" w:cstheme="minorHAnsi"/>
          <w:color w:val="24292E"/>
          <w:kern w:val="36"/>
          <w:sz w:val="36"/>
          <w:szCs w:val="48"/>
        </w:rPr>
        <w:pict>
          <v:shape id="_x0000_i1030" type="#_x0000_t75" style="width:418.9pt;height:696.6pt;mso-left-percent:-10001;mso-top-percent:-10001;mso-position-horizontal:absolute;mso-position-horizontal-relative:char;mso-position-vertical:absolute;mso-position-vertical-relative:line;mso-left-percent:-10001;mso-top-percent:-10001">
            <v:imagedata r:id="rId261" o:title="TSqlJoinTypePoster"/>
          </v:shape>
        </w:pict>
      </w:r>
      <w:r w:rsidR="000A50FF">
        <w:rPr>
          <w:rFonts w:eastAsia="Times New Roman" w:cstheme="minorHAnsi"/>
          <w:color w:val="24292E"/>
          <w:kern w:val="36"/>
          <w:sz w:val="36"/>
          <w:szCs w:val="48"/>
        </w:rPr>
        <w:br w:type="page"/>
      </w:r>
    </w:p>
    <w:p w:rsidR="000A50FF" w:rsidRDefault="00012147">
      <w:hyperlink r:id="rId262" w:history="1">
        <w:r w:rsidR="000A50FF">
          <w:rPr>
            <w:rStyle w:val="Hyperlink"/>
          </w:rPr>
          <w:t>https://visualizeright.com/2019/03/15/joins-and-advanced-joins/</w:t>
        </w:r>
      </w:hyperlink>
    </w:p>
    <w:p w:rsidR="000A50FF" w:rsidRDefault="00D46C87" w:rsidP="000A50FF">
      <w:pPr>
        <w:jc w:val="center"/>
      </w:pPr>
      <w:r>
        <w:pict>
          <v:shape id="_x0000_i1031" type="#_x0000_t75" style="width:450.7pt;height:504.95pt">
            <v:imagedata r:id="rId263" o:title="Joins2"/>
          </v:shape>
        </w:pict>
      </w:r>
    </w:p>
    <w:p w:rsidR="00CF598B" w:rsidRDefault="00CF598B">
      <w:pPr>
        <w:rPr>
          <w:rFonts w:eastAsia="Times New Roman" w:cstheme="minorHAnsi"/>
          <w:color w:val="24292E"/>
          <w:kern w:val="36"/>
          <w:sz w:val="36"/>
          <w:szCs w:val="48"/>
        </w:rPr>
      </w:pPr>
      <w:r>
        <w:rPr>
          <w:rFonts w:eastAsia="Times New Roman" w:cstheme="minorHAnsi"/>
          <w:color w:val="24292E"/>
          <w:kern w:val="36"/>
          <w:sz w:val="36"/>
          <w:szCs w:val="48"/>
        </w:rPr>
        <w:br w:type="page"/>
      </w:r>
    </w:p>
    <w:p w:rsidR="00CF598B" w:rsidRDefault="00CF598B">
      <w:pPr>
        <w:rPr>
          <w:rFonts w:eastAsia="Times New Roman" w:cstheme="minorHAnsi"/>
          <w:color w:val="24292E"/>
          <w:kern w:val="36"/>
          <w:sz w:val="36"/>
          <w:szCs w:val="48"/>
        </w:rPr>
      </w:pPr>
      <w:r>
        <w:rPr>
          <w:rFonts w:eastAsia="Times New Roman" w:cstheme="minorHAnsi"/>
          <w:color w:val="24292E"/>
          <w:kern w:val="36"/>
          <w:sz w:val="36"/>
          <w:szCs w:val="48"/>
        </w:rPr>
        <w:lastRenderedPageBreak/>
        <w:t>Examples</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8000"/>
          <w:sz w:val="15"/>
          <w:szCs w:val="15"/>
        </w:rPr>
        <w:t>--https://www.datacamp.com/community/tutorials/sql-reporting-analysis</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20</w:t>
      </w:r>
      <w:r w:rsidRPr="008013CE">
        <w:rPr>
          <w:rFonts w:cstheme="minorHAnsi"/>
          <w:color w:val="808080"/>
          <w:sz w:val="15"/>
          <w:szCs w:val="15"/>
        </w:rPr>
        <w:t>/</w:t>
      </w:r>
      <w:r w:rsidRPr="008013CE">
        <w:rPr>
          <w:rFonts w:cstheme="minorHAnsi"/>
          <w:color w:val="000000"/>
          <w:sz w:val="15"/>
          <w:szCs w:val="15"/>
        </w:rPr>
        <w:t>100</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FF00FF"/>
          <w:sz w:val="15"/>
          <w:szCs w:val="15"/>
        </w:rPr>
        <w:t>COALESCE</w:t>
      </w:r>
      <w:r w:rsidRPr="008013CE">
        <w:rPr>
          <w:rFonts w:cstheme="minorHAnsi"/>
          <w:color w:val="808080"/>
          <w:sz w:val="15"/>
          <w:szCs w:val="15"/>
        </w:rPr>
        <w:t>(</w:t>
      </w:r>
      <w:r w:rsidRPr="008013CE">
        <w:rPr>
          <w:rFonts w:cstheme="minorHAnsi"/>
          <w:color w:val="000000"/>
          <w:sz w:val="15"/>
          <w:szCs w:val="15"/>
        </w:rPr>
        <w:t>comm</w:t>
      </w:r>
      <w:r w:rsidRPr="008013CE">
        <w:rPr>
          <w:rFonts w:cstheme="minorHAnsi"/>
          <w:color w:val="808080"/>
          <w:sz w:val="15"/>
          <w:szCs w:val="15"/>
        </w:rPr>
        <w:t>,</w:t>
      </w:r>
      <w:r w:rsidRPr="008013CE">
        <w:rPr>
          <w:rFonts w:cstheme="minorHAnsi"/>
          <w:color w:val="000000"/>
          <w:sz w:val="15"/>
          <w:szCs w:val="15"/>
        </w:rPr>
        <w:t>0</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 </w:t>
      </w:r>
      <w:r w:rsidRPr="008013CE">
        <w:rPr>
          <w:rFonts w:cstheme="minorHAnsi"/>
          <w:color w:val="0000FF"/>
          <w:sz w:val="15"/>
          <w:szCs w:val="15"/>
        </w:rPr>
        <w:t>AS</w:t>
      </w:r>
      <w:r w:rsidRPr="008013CE">
        <w:rPr>
          <w:rFonts w:cstheme="minorHAnsi"/>
          <w:color w:val="000000"/>
          <w:sz w:val="15"/>
          <w:szCs w:val="15"/>
        </w:rPr>
        <w:t xml:space="preserve"> "Emp Name"</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20</w:t>
      </w:r>
      <w:r w:rsidRPr="008013CE">
        <w:rPr>
          <w:rFonts w:cstheme="minorHAnsi"/>
          <w:color w:val="808080"/>
          <w:sz w:val="15"/>
          <w:szCs w:val="15"/>
        </w:rPr>
        <w:t>/</w:t>
      </w:r>
      <w:r w:rsidRPr="008013CE">
        <w:rPr>
          <w:rFonts w:cstheme="minorHAnsi"/>
          <w:color w:val="000000"/>
          <w:sz w:val="15"/>
          <w:szCs w:val="15"/>
        </w:rPr>
        <w:t>100</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"20% of Salary"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0000FF"/>
          <w:sz w:val="15"/>
          <w:szCs w:val="15"/>
        </w:rPr>
        <w:t>distinct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'CLERK'</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'MANAGER'</w:t>
      </w:r>
      <w:r w:rsidRPr="008013CE">
        <w:rPr>
          <w:rFonts w:cstheme="minorHAnsi"/>
          <w:color w:val="000000"/>
          <w:sz w:val="15"/>
          <w:szCs w:val="15"/>
        </w:rPr>
        <w:t xml:space="preserve"> </w:t>
      </w:r>
      <w:r w:rsidRPr="008013CE">
        <w:rPr>
          <w:rFonts w:cstheme="minorHAnsi"/>
          <w:color w:val="808080"/>
          <w:sz w:val="15"/>
          <w:szCs w:val="15"/>
        </w:rPr>
        <w:t>AND</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30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'MANAGER'</w:t>
      </w:r>
      <w:r w:rsidRPr="008013CE">
        <w:rPr>
          <w:rFonts w:cstheme="minorHAnsi"/>
          <w:color w:val="000000"/>
          <w:sz w:val="15"/>
          <w:szCs w:val="15"/>
        </w:rPr>
        <w:t xml:space="preserve"> </w:t>
      </w:r>
      <w:r w:rsidRPr="008013CE">
        <w:rPr>
          <w:rFonts w:cstheme="minorHAnsi"/>
          <w:color w:val="808080"/>
          <w:sz w:val="15"/>
          <w:szCs w:val="15"/>
        </w:rPr>
        <w:t>OR</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30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w:t>
      </w:r>
      <w:r w:rsidRPr="008013CE">
        <w:rPr>
          <w:rFonts w:cstheme="minorHAnsi"/>
          <w:color w:val="808080"/>
          <w:sz w:val="15"/>
          <w:szCs w:val="15"/>
        </w:rPr>
        <w:t>NOT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'SALESMAN'</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w:t>
      </w:r>
      <w:r w:rsidRPr="008013CE">
        <w:rPr>
          <w:rFonts w:cstheme="minorHAnsi"/>
          <w:color w:val="808080"/>
          <w:sz w:val="15"/>
          <w:szCs w:val="15"/>
        </w:rPr>
        <w:t>NOT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'SALESMAN'</w:t>
      </w:r>
      <w:r w:rsidRPr="008013CE">
        <w:rPr>
          <w:rFonts w:cstheme="minorHAnsi"/>
          <w:color w:val="000000"/>
          <w:sz w:val="15"/>
          <w:szCs w:val="15"/>
        </w:rPr>
        <w:t xml:space="preserve"> </w:t>
      </w:r>
      <w:r w:rsidRPr="008013CE">
        <w:rPr>
          <w:rFonts w:cstheme="minorHAnsi"/>
          <w:color w:val="808080"/>
          <w:sz w:val="15"/>
          <w:szCs w:val="15"/>
        </w:rPr>
        <w:t>AND</w:t>
      </w:r>
      <w:r w:rsidRPr="008013CE">
        <w:rPr>
          <w:rFonts w:cstheme="minorHAnsi"/>
          <w:color w:val="000000"/>
          <w:sz w:val="15"/>
          <w:szCs w:val="15"/>
        </w:rPr>
        <w:t xml:space="preserve"> sal</w:t>
      </w:r>
      <w:r w:rsidRPr="008013CE">
        <w:rPr>
          <w:rFonts w:cstheme="minorHAnsi"/>
          <w:color w:val="808080"/>
          <w:sz w:val="15"/>
          <w:szCs w:val="15"/>
        </w:rPr>
        <w:t>&gt;</w:t>
      </w:r>
      <w:r w:rsidRPr="008013CE">
        <w:rPr>
          <w:rFonts w:cstheme="minorHAnsi"/>
          <w:color w:val="000000"/>
          <w:sz w:val="15"/>
          <w:szCs w:val="15"/>
        </w:rPr>
        <w:t>800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sal </w:t>
      </w:r>
      <w:r w:rsidRPr="008013CE">
        <w:rPr>
          <w:rFonts w:cstheme="minorHAnsi"/>
          <w:color w:val="808080"/>
          <w:sz w:val="15"/>
          <w:szCs w:val="15"/>
        </w:rPr>
        <w:t>BETWEEN</w:t>
      </w:r>
      <w:r w:rsidRPr="008013CE">
        <w:rPr>
          <w:rFonts w:cstheme="minorHAnsi"/>
          <w:color w:val="000000"/>
          <w:sz w:val="15"/>
          <w:szCs w:val="15"/>
        </w:rPr>
        <w:t xml:space="preserve"> 1000 </w:t>
      </w:r>
      <w:r w:rsidRPr="008013CE">
        <w:rPr>
          <w:rFonts w:cstheme="minorHAnsi"/>
          <w:color w:val="808080"/>
          <w:sz w:val="15"/>
          <w:szCs w:val="15"/>
        </w:rPr>
        <w:t>AND</w:t>
      </w:r>
      <w:r w:rsidRPr="008013CE">
        <w:rPr>
          <w:rFonts w:cstheme="minorHAnsi"/>
          <w:color w:val="000000"/>
          <w:sz w:val="15"/>
          <w:szCs w:val="15"/>
        </w:rPr>
        <w:t xml:space="preserve"> 2000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ename </w:t>
      </w:r>
      <w:r w:rsidRPr="008013CE">
        <w:rPr>
          <w:rFonts w:cstheme="minorHAnsi"/>
          <w:color w:val="808080"/>
          <w:sz w:val="15"/>
          <w:szCs w:val="15"/>
        </w:rPr>
        <w:t>LIKE</w:t>
      </w:r>
      <w:r w:rsidRPr="008013CE">
        <w:rPr>
          <w:rFonts w:cstheme="minorHAnsi"/>
          <w:color w:val="000000"/>
          <w:sz w:val="15"/>
          <w:szCs w:val="15"/>
        </w:rPr>
        <w:t xml:space="preserve"> </w:t>
      </w:r>
      <w:r w:rsidRPr="008013CE">
        <w:rPr>
          <w:rFonts w:cstheme="minorHAnsi"/>
          <w:color w:val="FF0000"/>
          <w:sz w:val="15"/>
          <w:szCs w:val="15"/>
        </w:rPr>
        <w:t>'B%'</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ename </w:t>
      </w:r>
      <w:r w:rsidRPr="008013CE">
        <w:rPr>
          <w:rFonts w:cstheme="minorHAnsi"/>
          <w:color w:val="808080"/>
          <w:sz w:val="15"/>
          <w:szCs w:val="15"/>
        </w:rPr>
        <w:t>LIKE</w:t>
      </w:r>
      <w:r w:rsidRPr="008013CE">
        <w:rPr>
          <w:rFonts w:cstheme="minorHAnsi"/>
          <w:color w:val="000000"/>
          <w:sz w:val="15"/>
          <w:szCs w:val="15"/>
        </w:rPr>
        <w:t xml:space="preserve"> </w:t>
      </w:r>
      <w:r w:rsidRPr="008013CE">
        <w:rPr>
          <w:rFonts w:cstheme="minorHAnsi"/>
          <w:color w:val="FF0000"/>
          <w:sz w:val="15"/>
          <w:szCs w:val="15"/>
        </w:rPr>
        <w:t>'A%E%'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hiredate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 </w:t>
      </w:r>
      <w:r w:rsidRPr="008013CE">
        <w:rPr>
          <w:rFonts w:cstheme="minorHAnsi"/>
          <w:color w:val="808080"/>
          <w:sz w:val="15"/>
          <w:szCs w:val="15"/>
        </w:rPr>
        <w:t>IN</w:t>
      </w:r>
      <w:r w:rsidRPr="008013CE">
        <w:rPr>
          <w:rFonts w:cstheme="minorHAnsi"/>
          <w:color w:val="0000FF"/>
          <w:sz w:val="15"/>
          <w:szCs w:val="15"/>
        </w:rPr>
        <w:t xml:space="preserve"> </w:t>
      </w:r>
      <w:r w:rsidRPr="008013CE">
        <w:rPr>
          <w:rFonts w:cstheme="minorHAnsi"/>
          <w:color w:val="808080"/>
          <w:sz w:val="15"/>
          <w:szCs w:val="15"/>
        </w:rPr>
        <w:t>(</w:t>
      </w:r>
      <w:r w:rsidRPr="008013CE">
        <w:rPr>
          <w:rFonts w:cstheme="minorHAnsi"/>
          <w:color w:val="FF0000"/>
          <w:sz w:val="15"/>
          <w:szCs w:val="15"/>
        </w:rPr>
        <w:t>'CLERK'</w:t>
      </w:r>
      <w:r w:rsidRPr="008013CE">
        <w:rPr>
          <w:rFonts w:cstheme="minorHAnsi"/>
          <w:color w:val="808080"/>
          <w:sz w:val="15"/>
          <w:szCs w:val="15"/>
        </w:rPr>
        <w:t>,</w:t>
      </w:r>
      <w:r w:rsidRPr="008013CE">
        <w:rPr>
          <w:rFonts w:cstheme="minorHAnsi"/>
          <w:color w:val="FF0000"/>
          <w:sz w:val="15"/>
          <w:szCs w:val="15"/>
        </w:rPr>
        <w:t>'SALESMAN'</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hiredate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deptno </w:t>
      </w:r>
      <w:r w:rsidRPr="008013CE">
        <w:rPr>
          <w:rFonts w:cstheme="minorHAnsi"/>
          <w:color w:val="808080"/>
          <w:sz w:val="15"/>
          <w:szCs w:val="15"/>
        </w:rPr>
        <w:t>IN</w:t>
      </w:r>
      <w:r w:rsidRPr="008013CE">
        <w:rPr>
          <w:rFonts w:cstheme="minorHAnsi"/>
          <w:color w:val="0000FF"/>
          <w:sz w:val="15"/>
          <w:szCs w:val="15"/>
        </w:rPr>
        <w:t xml:space="preserve"> </w:t>
      </w:r>
      <w:r w:rsidRPr="008013CE">
        <w:rPr>
          <w:rFonts w:cstheme="minorHAnsi"/>
          <w:color w:val="808080"/>
          <w:sz w:val="15"/>
          <w:szCs w:val="15"/>
        </w:rPr>
        <w:t>(</w:t>
      </w:r>
      <w:r w:rsidRPr="008013CE">
        <w:rPr>
          <w:rFonts w:cstheme="minorHAnsi"/>
          <w:color w:val="0000FF"/>
          <w:sz w:val="15"/>
          <w:szCs w:val="15"/>
        </w:rPr>
        <w:t>select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department </w:t>
      </w:r>
      <w:r w:rsidRPr="008013CE">
        <w:rPr>
          <w:rFonts w:cstheme="minorHAnsi"/>
          <w:color w:val="0000FF"/>
          <w:sz w:val="15"/>
          <w:szCs w:val="15"/>
        </w:rPr>
        <w:t>WHERE</w:t>
      </w:r>
      <w:r w:rsidRPr="008013CE">
        <w:rPr>
          <w:rFonts w:cstheme="minorHAnsi"/>
          <w:color w:val="000000"/>
          <w:sz w:val="15"/>
          <w:szCs w:val="15"/>
        </w:rPr>
        <w:t xml:space="preserve"> loc</w:t>
      </w:r>
      <w:r w:rsidRPr="008013CE">
        <w:rPr>
          <w:rFonts w:cstheme="minorHAnsi"/>
          <w:color w:val="808080"/>
          <w:sz w:val="15"/>
          <w:szCs w:val="15"/>
        </w:rPr>
        <w:t>=</w:t>
      </w:r>
      <w:r w:rsidRPr="008013CE">
        <w:rPr>
          <w:rFonts w:cstheme="minorHAnsi"/>
          <w:color w:val="FF0000"/>
          <w:sz w:val="15"/>
          <w:szCs w:val="15"/>
        </w:rPr>
        <w:t>'CHICAGO'</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comm </w:t>
      </w:r>
      <w:r w:rsidRPr="008013CE">
        <w:rPr>
          <w:rFonts w:cstheme="minorHAnsi"/>
          <w:color w:val="808080"/>
          <w:sz w:val="15"/>
          <w:szCs w:val="15"/>
        </w:rPr>
        <w:t>IS</w:t>
      </w:r>
      <w:r w:rsidRPr="008013CE">
        <w:rPr>
          <w:rFonts w:cstheme="minorHAnsi"/>
          <w:color w:val="000000"/>
          <w:sz w:val="15"/>
          <w:szCs w:val="15"/>
        </w:rPr>
        <w:t xml:space="preserve"> </w:t>
      </w:r>
      <w:r w:rsidRPr="008013CE">
        <w:rPr>
          <w:rFonts w:cstheme="minorHAnsi"/>
          <w:color w:val="808080"/>
          <w:sz w:val="15"/>
          <w:szCs w:val="15"/>
        </w:rPr>
        <w:t>NULL;</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comm </w:t>
      </w:r>
      <w:r w:rsidRPr="008013CE">
        <w:rPr>
          <w:rFonts w:cstheme="minorHAnsi"/>
          <w:color w:val="808080"/>
          <w:sz w:val="15"/>
          <w:szCs w:val="15"/>
        </w:rPr>
        <w:t>IS</w:t>
      </w:r>
      <w:r w:rsidRPr="008013CE">
        <w:rPr>
          <w:rFonts w:cstheme="minorHAnsi"/>
          <w:color w:val="000000"/>
          <w:sz w:val="15"/>
          <w:szCs w:val="15"/>
        </w:rPr>
        <w:t xml:space="preserve"> </w:t>
      </w:r>
      <w:r w:rsidRPr="008013CE">
        <w:rPr>
          <w:rFonts w:cstheme="minorHAnsi"/>
          <w:color w:val="808080"/>
          <w:sz w:val="15"/>
          <w:szCs w:val="15"/>
        </w:rPr>
        <w:t>NOT</w:t>
      </w:r>
      <w:r w:rsidRPr="008013CE">
        <w:rPr>
          <w:rFonts w:cstheme="minorHAnsi"/>
          <w:color w:val="000000"/>
          <w:sz w:val="15"/>
          <w:szCs w:val="15"/>
        </w:rPr>
        <w:t xml:space="preserve"> </w:t>
      </w:r>
      <w:r w:rsidRPr="008013CE">
        <w:rPr>
          <w:rFonts w:cstheme="minorHAnsi"/>
          <w:color w:val="808080"/>
          <w:sz w:val="15"/>
          <w:szCs w:val="15"/>
        </w:rPr>
        <w:t>NULL;</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hiredate</w:t>
      </w:r>
      <w:r w:rsidRPr="008013CE">
        <w:rPr>
          <w:rFonts w:cstheme="minorHAnsi"/>
          <w:color w:val="808080"/>
          <w:sz w:val="15"/>
          <w:szCs w:val="15"/>
        </w:rPr>
        <w:t>&gt;</w:t>
      </w:r>
      <w:r w:rsidRPr="008013CE">
        <w:rPr>
          <w:rFonts w:cstheme="minorHAnsi"/>
          <w:color w:val="FF0000"/>
          <w:sz w:val="15"/>
          <w:szCs w:val="15"/>
        </w:rPr>
        <w:t>'21-FEB-81'</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deptno</w:t>
      </w:r>
      <w:r w:rsidRPr="008013CE">
        <w:rPr>
          <w:rFonts w:cstheme="minorHAnsi"/>
          <w:color w:val="808080"/>
          <w:sz w:val="15"/>
          <w:szCs w:val="15"/>
        </w:rPr>
        <w:t>=ANY(</w:t>
      </w:r>
      <w:r w:rsidRPr="008013CE">
        <w:rPr>
          <w:rFonts w:cstheme="minorHAnsi"/>
          <w:color w:val="0000FF"/>
          <w:sz w:val="15"/>
          <w:szCs w:val="15"/>
        </w:rPr>
        <w:t>SELECT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dept </w:t>
      </w:r>
      <w:r w:rsidRPr="008013CE">
        <w:rPr>
          <w:rFonts w:cstheme="minorHAnsi"/>
          <w:color w:val="0000FF"/>
          <w:sz w:val="15"/>
          <w:szCs w:val="15"/>
        </w:rPr>
        <w:t>WHERE</w:t>
      </w:r>
      <w:r w:rsidRPr="008013CE">
        <w:rPr>
          <w:rFonts w:cstheme="minorHAnsi"/>
          <w:color w:val="000000"/>
          <w:sz w:val="15"/>
          <w:szCs w:val="15"/>
        </w:rPr>
        <w:t xml:space="preserve"> loc</w:t>
      </w:r>
      <w:r w:rsidRPr="008013CE">
        <w:rPr>
          <w:rFonts w:cstheme="minorHAnsi"/>
          <w:color w:val="808080"/>
          <w:sz w:val="15"/>
          <w:szCs w:val="15"/>
        </w:rPr>
        <w:t>=</w:t>
      </w:r>
      <w:r w:rsidRPr="008013CE">
        <w:rPr>
          <w:rFonts w:cstheme="minorHAnsi"/>
          <w:color w:val="FF0000"/>
          <w:sz w:val="15"/>
          <w:szCs w:val="15"/>
        </w:rPr>
        <w:t>'NEW YORK'</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deptno</w:t>
      </w:r>
      <w:r w:rsidRPr="008013CE">
        <w:rPr>
          <w:rFonts w:cstheme="minorHAnsi"/>
          <w:color w:val="808080"/>
          <w:sz w:val="15"/>
          <w:szCs w:val="15"/>
        </w:rPr>
        <w:t>=ALL(</w:t>
      </w:r>
      <w:r w:rsidRPr="008013CE">
        <w:rPr>
          <w:rFonts w:cstheme="minorHAnsi"/>
          <w:color w:val="0000FF"/>
          <w:sz w:val="15"/>
          <w:szCs w:val="15"/>
        </w:rPr>
        <w:t>SELECT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dept </w:t>
      </w:r>
      <w:r w:rsidRPr="008013CE">
        <w:rPr>
          <w:rFonts w:cstheme="minorHAnsi"/>
          <w:color w:val="0000FF"/>
          <w:sz w:val="15"/>
          <w:szCs w:val="15"/>
        </w:rPr>
        <w:t>WHERE</w:t>
      </w:r>
      <w:r w:rsidRPr="008013CE">
        <w:rPr>
          <w:rFonts w:cstheme="minorHAnsi"/>
          <w:color w:val="000000"/>
          <w:sz w:val="15"/>
          <w:szCs w:val="15"/>
        </w:rPr>
        <w:t xml:space="preserve"> dname</w:t>
      </w:r>
      <w:r w:rsidRPr="008013CE">
        <w:rPr>
          <w:rFonts w:cstheme="minorHAnsi"/>
          <w:color w:val="808080"/>
          <w:sz w:val="15"/>
          <w:szCs w:val="15"/>
        </w:rPr>
        <w:t>=</w:t>
      </w:r>
      <w:r w:rsidRPr="008013CE">
        <w:rPr>
          <w:rFonts w:cstheme="minorHAnsi"/>
          <w:color w:val="FF0000"/>
          <w:sz w:val="15"/>
          <w:szCs w:val="15"/>
        </w:rPr>
        <w:t>'SALES'</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hiredate</w:t>
      </w:r>
      <w:r w:rsidRPr="008013CE">
        <w:rPr>
          <w:rFonts w:cstheme="minorHAnsi"/>
          <w:color w:val="808080"/>
          <w:sz w:val="15"/>
          <w:szCs w:val="15"/>
        </w:rPr>
        <w:t>&gt;</w:t>
      </w:r>
      <w:r w:rsidRPr="008013CE">
        <w:rPr>
          <w:rFonts w:cstheme="minorHAnsi"/>
          <w:color w:val="FF0000"/>
          <w:sz w:val="15"/>
          <w:szCs w:val="15"/>
        </w:rPr>
        <w:t>'21-FEB-81'</w:t>
      </w:r>
      <w:r w:rsidRPr="008013CE">
        <w:rPr>
          <w:rFonts w:cstheme="minorHAnsi"/>
          <w:color w:val="000000"/>
          <w:sz w:val="15"/>
          <w:szCs w:val="15"/>
        </w:rPr>
        <w:t xml:space="preserve"> </w:t>
      </w:r>
      <w:r w:rsidRPr="008013CE">
        <w:rPr>
          <w:rFonts w:cstheme="minorHAnsi"/>
          <w:color w:val="0000FF"/>
          <w:sz w:val="15"/>
          <w:szCs w:val="15"/>
        </w:rPr>
        <w:t>ORDER</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sal </w:t>
      </w:r>
      <w:r w:rsidRPr="008013CE">
        <w:rPr>
          <w:rFonts w:cstheme="minorHAnsi"/>
          <w:color w:val="0000FF"/>
          <w:sz w:val="15"/>
          <w:szCs w:val="15"/>
        </w:rPr>
        <w:t>desc</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w:t>
      </w:r>
      <w:r w:rsidRPr="008013CE">
        <w:rPr>
          <w:rFonts w:cstheme="minorHAnsi"/>
          <w:color w:val="808080"/>
          <w:sz w:val="15"/>
          <w:szCs w:val="15"/>
        </w:rPr>
        <w:t>,</w:t>
      </w:r>
      <w:r w:rsidRPr="008013CE">
        <w:rPr>
          <w:rFonts w:cstheme="minorHAnsi"/>
          <w:color w:val="000000"/>
          <w:sz w:val="15"/>
          <w:szCs w:val="15"/>
        </w:rPr>
        <w:t xml:space="preserve"> comm</w:t>
      </w:r>
      <w:r w:rsidRPr="008013CE">
        <w:rPr>
          <w:rFonts w:cstheme="minorHAnsi"/>
          <w:color w:val="808080"/>
          <w:sz w:val="15"/>
          <w:szCs w:val="15"/>
        </w:rPr>
        <w: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hiredate</w:t>
      </w:r>
      <w:r w:rsidRPr="008013CE">
        <w:rPr>
          <w:rFonts w:cstheme="minorHAnsi"/>
          <w:color w:val="808080"/>
          <w:sz w:val="15"/>
          <w:szCs w:val="15"/>
        </w:rPr>
        <w:t>&gt;</w:t>
      </w:r>
      <w:r w:rsidRPr="008013CE">
        <w:rPr>
          <w:rFonts w:cstheme="minorHAnsi"/>
          <w:color w:val="FF0000"/>
          <w:sz w:val="15"/>
          <w:szCs w:val="15"/>
        </w:rPr>
        <w:t>'21-FEB-81'</w:t>
      </w:r>
      <w:r w:rsidRPr="008013CE">
        <w:rPr>
          <w:rFonts w:cstheme="minorHAnsi"/>
          <w:color w:val="000000"/>
          <w:sz w:val="15"/>
          <w:szCs w:val="15"/>
        </w:rPr>
        <w:t xml:space="preserve"> </w:t>
      </w:r>
      <w:r w:rsidRPr="008013CE">
        <w:rPr>
          <w:rFonts w:cstheme="minorHAnsi"/>
          <w:color w:val="0000FF"/>
          <w:sz w:val="15"/>
          <w:szCs w:val="15"/>
        </w:rPr>
        <w:t>ORDER</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deptno </w:t>
      </w:r>
      <w:r w:rsidRPr="008013CE">
        <w:rPr>
          <w:rFonts w:cstheme="minorHAnsi"/>
          <w:color w:val="0000FF"/>
          <w:sz w:val="15"/>
          <w:szCs w:val="15"/>
        </w:rPr>
        <w:t>ASC</w:t>
      </w:r>
      <w:r w:rsidRPr="008013CE">
        <w:rPr>
          <w:rFonts w:cstheme="minorHAnsi"/>
          <w:color w:val="808080"/>
          <w:sz w:val="15"/>
          <w:szCs w:val="15"/>
        </w:rPr>
        <w:t>,</w:t>
      </w:r>
      <w:r w:rsidRPr="008013CE">
        <w:rPr>
          <w:rFonts w:cstheme="minorHAnsi"/>
          <w:color w:val="000000"/>
          <w:sz w:val="15"/>
          <w:szCs w:val="15"/>
        </w:rPr>
        <w:t xml:space="preserve"> ename </w:t>
      </w:r>
      <w:r w:rsidRPr="008013CE">
        <w:rPr>
          <w:rFonts w:cstheme="minorHAnsi"/>
          <w:color w:val="0000FF"/>
          <w:sz w:val="15"/>
          <w:szCs w:val="15"/>
        </w:rPr>
        <w:t>DESC</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lower</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enamelower</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FF00FF"/>
          <w:sz w:val="15"/>
          <w:szCs w:val="15"/>
        </w:rPr>
        <w:t>upper</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enameupper</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LENGTH</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len_ename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SUBSTR</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2</w:t>
      </w:r>
      <w:r w:rsidRPr="008013CE">
        <w:rPr>
          <w:rFonts w:cstheme="minorHAnsi"/>
          <w:color w:val="808080"/>
          <w:sz w:val="15"/>
          <w:szCs w:val="15"/>
        </w:rPr>
        <w:t>,</w:t>
      </w:r>
      <w:r w:rsidRPr="008013CE">
        <w:rPr>
          <w:rFonts w:cstheme="minorHAnsi"/>
          <w:color w:val="000000"/>
          <w:sz w:val="15"/>
          <w:szCs w:val="15"/>
        </w:rPr>
        <w:t>3</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substr_ename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count</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ename </w:t>
      </w:r>
      <w:r w:rsidRPr="008013CE">
        <w:rPr>
          <w:rFonts w:cstheme="minorHAnsi"/>
          <w:color w:val="808080"/>
          <w:sz w:val="15"/>
          <w:szCs w:val="15"/>
        </w:rPr>
        <w:t>LIKE</w:t>
      </w:r>
      <w:r w:rsidRPr="008013CE">
        <w:rPr>
          <w:rFonts w:cstheme="minorHAnsi"/>
          <w:color w:val="000000"/>
          <w:sz w:val="15"/>
          <w:szCs w:val="15"/>
        </w:rPr>
        <w:t xml:space="preserve"> </w:t>
      </w:r>
      <w:r w:rsidRPr="008013CE">
        <w:rPr>
          <w:rFonts w:cstheme="minorHAnsi"/>
          <w:color w:val="FF0000"/>
          <w:sz w:val="15"/>
          <w:szCs w:val="15"/>
        </w:rPr>
        <w:t>'A%'</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sum</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"TOTAL 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FF00FF"/>
          <w:sz w:val="15"/>
          <w:szCs w:val="15"/>
        </w:rPr>
        <w:t>avg</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"AVG 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FF00FF"/>
          <w:sz w:val="15"/>
          <w:szCs w:val="15"/>
        </w:rPr>
        <w:t>min</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"MIN 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FF00FF"/>
          <w:sz w:val="15"/>
          <w:szCs w:val="15"/>
        </w:rPr>
        <w:t>max</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"MAX SAL"</w:t>
      </w:r>
      <w:r w:rsidRPr="008013CE">
        <w:rPr>
          <w:rFonts w:cstheme="minorHAnsi"/>
          <w:color w:val="808080"/>
          <w:sz w:val="15"/>
          <w:szCs w:val="15"/>
        </w:rPr>
        <w:t>,</w:t>
      </w:r>
      <w:r w:rsidRPr="008013CE">
        <w:rPr>
          <w:rFonts w:cstheme="minorHAnsi"/>
          <w:color w:val="000000"/>
          <w:sz w:val="15"/>
          <w:szCs w:val="15"/>
        </w:rPr>
        <w:t xml:space="preserve"> deptno </w:t>
      </w:r>
      <w:r w:rsidRPr="008013CE">
        <w:rPr>
          <w:rFonts w:cstheme="minorHAnsi"/>
          <w:color w:val="0000FF"/>
          <w:sz w:val="15"/>
          <w:szCs w:val="15"/>
        </w:rPr>
        <w:t>FROM</w:t>
      </w:r>
      <w:r w:rsidRPr="008013CE">
        <w:rPr>
          <w:rFonts w:cstheme="minorHAnsi"/>
          <w:color w:val="000000"/>
          <w:sz w:val="15"/>
          <w:szCs w:val="15"/>
        </w:rPr>
        <w:t xml:space="preserve"> employee</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sum</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"TOTAL SAL"</w:t>
      </w:r>
      <w:r w:rsidRPr="008013CE">
        <w:rPr>
          <w:rFonts w:cstheme="minorHAnsi"/>
          <w:color w:val="808080"/>
          <w:sz w:val="15"/>
          <w:szCs w:val="15"/>
        </w:rPr>
        <w:t>,</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GROUP</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sum</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as</w:t>
      </w:r>
      <w:r w:rsidRPr="008013CE">
        <w:rPr>
          <w:rFonts w:cstheme="minorHAnsi"/>
          <w:color w:val="000000"/>
          <w:sz w:val="15"/>
          <w:szCs w:val="15"/>
        </w:rPr>
        <w:t xml:space="preserve"> "TOTAL SAL"</w:t>
      </w:r>
      <w:r w:rsidRPr="008013CE">
        <w:rPr>
          <w:rFonts w:cstheme="minorHAnsi"/>
          <w:color w:val="808080"/>
          <w:sz w:val="15"/>
          <w:szCs w:val="15"/>
        </w:rPr>
        <w:t>,</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GROUP</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HAVING</w:t>
      </w:r>
      <w:r w:rsidRPr="008013CE">
        <w:rPr>
          <w:rFonts w:cstheme="minorHAnsi"/>
          <w:color w:val="000000"/>
          <w:sz w:val="15"/>
          <w:szCs w:val="15"/>
        </w:rPr>
        <w:t xml:space="preserve"> </w:t>
      </w:r>
      <w:r w:rsidRPr="008013CE">
        <w:rPr>
          <w:rFonts w:cstheme="minorHAnsi"/>
          <w:color w:val="FF00FF"/>
          <w:sz w:val="15"/>
          <w:szCs w:val="15"/>
        </w:rPr>
        <w:t>sum</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)&gt;</w:t>
      </w:r>
      <w:r w:rsidRPr="008013CE">
        <w:rPr>
          <w:rFonts w:cstheme="minorHAnsi"/>
          <w:color w:val="000000"/>
          <w:sz w:val="15"/>
          <w:szCs w:val="15"/>
        </w:rPr>
        <w:t xml:space="preserve">1000 </w:t>
      </w:r>
      <w:r w:rsidRPr="008013CE">
        <w:rPr>
          <w:rFonts w:cstheme="minorHAnsi"/>
          <w:color w:val="0000FF"/>
          <w:sz w:val="15"/>
          <w:szCs w:val="15"/>
        </w:rPr>
        <w:t>ORDER</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w:t>
      </w:r>
      <w:r w:rsidRPr="008013CE">
        <w:rPr>
          <w:rFonts w:cstheme="minorHAnsi"/>
          <w:color w:val="FF00FF"/>
          <w:sz w:val="15"/>
          <w:szCs w:val="15"/>
        </w:rPr>
        <w:t>sum</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employee</w:t>
      </w:r>
      <w:r w:rsidRPr="008013CE">
        <w:rPr>
          <w:rFonts w:cstheme="minorHAnsi"/>
          <w:color w:val="808080"/>
          <w:sz w:val="15"/>
          <w:szCs w:val="15"/>
        </w:rPr>
        <w:t>,</w:t>
      </w:r>
      <w:r w:rsidRPr="008013CE">
        <w:rPr>
          <w:rFonts w:cstheme="minorHAnsi"/>
          <w:color w:val="000000"/>
          <w:sz w:val="15"/>
          <w:szCs w:val="15"/>
        </w:rPr>
        <w:t xml:space="preserve"> department</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8000"/>
          <w:sz w:val="15"/>
          <w:szCs w:val="15"/>
        </w:rPr>
        <w:t>-- OR</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808080"/>
          <w:sz w:val="15"/>
          <w:szCs w:val="15"/>
        </w:rPr>
        <w:t>CROSS</w:t>
      </w:r>
      <w:r w:rsidRPr="008013CE">
        <w:rPr>
          <w:rFonts w:cstheme="minorHAnsi"/>
          <w:color w:val="000000"/>
          <w:sz w:val="15"/>
          <w:szCs w:val="15"/>
        </w:rPr>
        <w:t xml:space="preserve"> </w:t>
      </w:r>
      <w:r w:rsidRPr="008013CE">
        <w:rPr>
          <w:rFonts w:cstheme="minorHAnsi"/>
          <w:color w:val="808080"/>
          <w:sz w:val="15"/>
          <w:szCs w:val="15"/>
        </w:rPr>
        <w:t>JOIN</w:t>
      </w:r>
      <w:r w:rsidRPr="008013CE">
        <w:rPr>
          <w:rFonts w:cstheme="minorHAnsi"/>
          <w:color w:val="000000"/>
          <w:sz w:val="15"/>
          <w:szCs w:val="15"/>
        </w:rPr>
        <w:t xml:space="preserve"> department</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employee e</w:t>
      </w:r>
      <w:r w:rsidRPr="008013CE">
        <w:rPr>
          <w:rFonts w:cstheme="minorHAnsi"/>
          <w:color w:val="808080"/>
          <w:sz w:val="15"/>
          <w:szCs w:val="15"/>
        </w:rPr>
        <w:t>,</w:t>
      </w:r>
      <w:r w:rsidRPr="008013CE">
        <w:rPr>
          <w:rFonts w:cstheme="minorHAnsi"/>
          <w:color w:val="000000"/>
          <w:sz w:val="15"/>
          <w:szCs w:val="15"/>
        </w:rPr>
        <w:t xml:space="preserve">department d </w:t>
      </w:r>
      <w:r w:rsidRPr="008013CE">
        <w:rPr>
          <w:rFonts w:cstheme="minorHAnsi"/>
          <w:color w:val="0000FF"/>
          <w:sz w:val="15"/>
          <w:szCs w:val="15"/>
        </w:rPr>
        <w:t>WHERE</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8000"/>
          <w:sz w:val="15"/>
          <w:szCs w:val="15"/>
        </w:rPr>
        <w:t>--OR</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employee e </w:t>
      </w:r>
      <w:r w:rsidRPr="008013CE">
        <w:rPr>
          <w:rFonts w:cstheme="minorHAnsi"/>
          <w:color w:val="808080"/>
          <w:sz w:val="15"/>
          <w:szCs w:val="15"/>
        </w:rPr>
        <w:t>JOIN</w:t>
      </w:r>
      <w:r w:rsidRPr="008013CE">
        <w:rPr>
          <w:rFonts w:cstheme="minorHAnsi"/>
          <w:color w:val="000000"/>
          <w:sz w:val="15"/>
          <w:szCs w:val="15"/>
        </w:rPr>
        <w:t xml:space="preserve"> department d </w:t>
      </w:r>
      <w:r w:rsidRPr="008013CE">
        <w:rPr>
          <w:rFonts w:cstheme="minorHAnsi"/>
          <w:color w:val="0000FF"/>
          <w:sz w:val="15"/>
          <w:szCs w:val="15"/>
        </w:rPr>
        <w:t>ON</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grade </w:t>
      </w:r>
      <w:r w:rsidRPr="008013CE">
        <w:rPr>
          <w:rFonts w:cstheme="minorHAnsi"/>
          <w:color w:val="0000FF"/>
          <w:sz w:val="15"/>
          <w:szCs w:val="15"/>
        </w:rPr>
        <w:t>FROM</w:t>
      </w:r>
      <w:r w:rsidRPr="008013CE">
        <w:rPr>
          <w:rFonts w:cstheme="minorHAnsi"/>
          <w:color w:val="000000"/>
          <w:sz w:val="15"/>
          <w:szCs w:val="15"/>
        </w:rPr>
        <w:t xml:space="preserve"> employee e</w:t>
      </w:r>
      <w:r w:rsidRPr="008013CE">
        <w:rPr>
          <w:rFonts w:cstheme="minorHAnsi"/>
          <w:color w:val="808080"/>
          <w:sz w:val="15"/>
          <w:szCs w:val="15"/>
        </w:rPr>
        <w:t>,</w:t>
      </w:r>
      <w:r w:rsidRPr="008013CE">
        <w:rPr>
          <w:rFonts w:cstheme="minorHAnsi"/>
          <w:color w:val="000000"/>
          <w:sz w:val="15"/>
          <w:szCs w:val="15"/>
        </w:rPr>
        <w:t xml:space="preserve"> salgrade s </w:t>
      </w:r>
      <w:r w:rsidRPr="008013CE">
        <w:rPr>
          <w:rFonts w:cstheme="minorHAnsi"/>
          <w:color w:val="0000FF"/>
          <w:sz w:val="15"/>
          <w:szCs w:val="15"/>
        </w:rPr>
        <w:t>WHERE</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sal </w:t>
      </w:r>
      <w:r w:rsidRPr="008013CE">
        <w:rPr>
          <w:rFonts w:cstheme="minorHAnsi"/>
          <w:color w:val="808080"/>
          <w:sz w:val="15"/>
          <w:szCs w:val="15"/>
        </w:rPr>
        <w:t>between</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losal </w:t>
      </w:r>
      <w:r w:rsidRPr="008013CE">
        <w:rPr>
          <w:rFonts w:cstheme="minorHAnsi"/>
          <w:color w:val="808080"/>
          <w:sz w:val="15"/>
          <w:szCs w:val="15"/>
        </w:rPr>
        <w:t>AND</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hisal</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d</w:t>
      </w:r>
      <w:r w:rsidRPr="008013CE">
        <w:rPr>
          <w:rFonts w:cstheme="minorHAnsi"/>
          <w:color w:val="808080"/>
          <w:sz w:val="15"/>
          <w:szCs w:val="15"/>
        </w:rPr>
        <w:t>.</w:t>
      </w:r>
      <w:r w:rsidRPr="008013CE">
        <w:rPr>
          <w:rFonts w:cstheme="minorHAnsi"/>
          <w:color w:val="000000"/>
          <w:sz w:val="15"/>
          <w:szCs w:val="15"/>
        </w:rPr>
        <w:t>dname</w:t>
      </w:r>
      <w:r w:rsidRPr="008013CE">
        <w:rPr>
          <w:rFonts w:cstheme="minorHAnsi"/>
          <w:color w:val="808080"/>
          <w:sz w:val="15"/>
          <w:szCs w:val="15"/>
        </w:rPr>
        <w:t>,</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grade </w:t>
      </w:r>
      <w:r w:rsidRPr="008013CE">
        <w:rPr>
          <w:rFonts w:cstheme="minorHAnsi"/>
          <w:color w:val="0000FF"/>
          <w:sz w:val="15"/>
          <w:szCs w:val="15"/>
        </w:rPr>
        <w:t>FROM</w:t>
      </w:r>
      <w:r w:rsidRPr="008013CE">
        <w:rPr>
          <w:rFonts w:cstheme="minorHAnsi"/>
          <w:color w:val="000000"/>
          <w:sz w:val="15"/>
          <w:szCs w:val="15"/>
        </w:rPr>
        <w:t xml:space="preserve"> employee e</w:t>
      </w:r>
      <w:r w:rsidRPr="008013CE">
        <w:rPr>
          <w:rFonts w:cstheme="minorHAnsi"/>
          <w:color w:val="808080"/>
          <w:sz w:val="15"/>
          <w:szCs w:val="15"/>
        </w:rPr>
        <w:t>,</w:t>
      </w:r>
      <w:r w:rsidRPr="008013CE">
        <w:rPr>
          <w:rFonts w:cstheme="minorHAnsi"/>
          <w:color w:val="000000"/>
          <w:sz w:val="15"/>
          <w:szCs w:val="15"/>
        </w:rPr>
        <w:t xml:space="preserve"> department d</w:t>
      </w:r>
      <w:r w:rsidRPr="008013CE">
        <w:rPr>
          <w:rFonts w:cstheme="minorHAnsi"/>
          <w:color w:val="808080"/>
          <w:sz w:val="15"/>
          <w:szCs w:val="15"/>
        </w:rPr>
        <w:t>,</w:t>
      </w:r>
      <w:r w:rsidRPr="008013CE">
        <w:rPr>
          <w:rFonts w:cstheme="minorHAnsi"/>
          <w:color w:val="000000"/>
          <w:sz w:val="15"/>
          <w:szCs w:val="15"/>
        </w:rPr>
        <w:t xml:space="preserve"> salgrade s </w:t>
      </w:r>
      <w:r w:rsidRPr="008013CE">
        <w:rPr>
          <w:rFonts w:cstheme="minorHAnsi"/>
          <w:color w:val="0000FF"/>
          <w:sz w:val="15"/>
          <w:szCs w:val="15"/>
        </w:rPr>
        <w:t>WHERE</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 xml:space="preserve">deptno </w:t>
      </w:r>
      <w:r w:rsidRPr="008013CE">
        <w:rPr>
          <w:rFonts w:cstheme="minorHAnsi"/>
          <w:color w:val="808080"/>
          <w:sz w:val="15"/>
          <w:szCs w:val="15"/>
        </w:rPr>
        <w:t>AND</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sal </w:t>
      </w:r>
      <w:r w:rsidRPr="008013CE">
        <w:rPr>
          <w:rFonts w:cstheme="minorHAnsi"/>
          <w:color w:val="808080"/>
          <w:sz w:val="15"/>
          <w:szCs w:val="15"/>
        </w:rPr>
        <w:t>BETWEEN</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losal </w:t>
      </w:r>
      <w:r w:rsidRPr="008013CE">
        <w:rPr>
          <w:rFonts w:cstheme="minorHAnsi"/>
          <w:color w:val="808080"/>
          <w:sz w:val="15"/>
          <w:szCs w:val="15"/>
        </w:rPr>
        <w:t>AND</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hisal</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d</w:t>
      </w:r>
      <w:r w:rsidRPr="008013CE">
        <w:rPr>
          <w:rFonts w:cstheme="minorHAnsi"/>
          <w:color w:val="808080"/>
          <w:sz w:val="15"/>
          <w:szCs w:val="15"/>
        </w:rPr>
        <w:t>.</w:t>
      </w:r>
      <w:r w:rsidRPr="008013CE">
        <w:rPr>
          <w:rFonts w:cstheme="minorHAnsi"/>
          <w:color w:val="000000"/>
          <w:sz w:val="15"/>
          <w:szCs w:val="15"/>
        </w:rPr>
        <w:t>dname</w:t>
      </w:r>
      <w:r w:rsidRPr="008013CE">
        <w:rPr>
          <w:rFonts w:cstheme="minorHAnsi"/>
          <w:color w:val="808080"/>
          <w:sz w:val="15"/>
          <w:szCs w:val="15"/>
        </w:rPr>
        <w: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sal </w:t>
      </w:r>
      <w:r w:rsidRPr="008013CE">
        <w:rPr>
          <w:rFonts w:cstheme="minorHAnsi"/>
          <w:color w:val="0000FF"/>
          <w:sz w:val="15"/>
          <w:szCs w:val="15"/>
        </w:rPr>
        <w:t>FROM</w:t>
      </w:r>
      <w:r w:rsidRPr="008013CE">
        <w:rPr>
          <w:rFonts w:cstheme="minorHAnsi"/>
          <w:color w:val="000000"/>
          <w:sz w:val="15"/>
          <w:szCs w:val="15"/>
        </w:rPr>
        <w:t xml:space="preserve"> employee e </w:t>
      </w:r>
      <w:r w:rsidRPr="008013CE">
        <w:rPr>
          <w:rFonts w:cstheme="minorHAnsi"/>
          <w:color w:val="808080"/>
          <w:sz w:val="15"/>
          <w:szCs w:val="15"/>
        </w:rPr>
        <w:t>JOIN</w:t>
      </w:r>
      <w:r w:rsidRPr="008013CE">
        <w:rPr>
          <w:rFonts w:cstheme="minorHAnsi"/>
          <w:color w:val="000000"/>
          <w:sz w:val="15"/>
          <w:szCs w:val="15"/>
        </w:rPr>
        <w:t xml:space="preserve"> department d </w:t>
      </w:r>
      <w:r w:rsidRPr="008013CE">
        <w:rPr>
          <w:rFonts w:cstheme="minorHAnsi"/>
          <w:color w:val="0000FF"/>
          <w:sz w:val="15"/>
          <w:szCs w:val="15"/>
        </w:rPr>
        <w:t xml:space="preserve">USING </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WHERE</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20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d</w:t>
      </w:r>
      <w:r w:rsidRPr="008013CE">
        <w:rPr>
          <w:rFonts w:cstheme="minorHAnsi"/>
          <w:color w:val="808080"/>
          <w:sz w:val="15"/>
          <w:szCs w:val="15"/>
        </w:rPr>
        <w:t>.</w:t>
      </w:r>
      <w:r w:rsidRPr="008013CE">
        <w:rPr>
          <w:rFonts w:cstheme="minorHAnsi"/>
          <w:color w:val="000000"/>
          <w:sz w:val="15"/>
          <w:szCs w:val="15"/>
        </w:rPr>
        <w:t>dname</w:t>
      </w:r>
      <w:r w:rsidRPr="008013CE">
        <w:rPr>
          <w:rFonts w:cstheme="minorHAnsi"/>
          <w:color w:val="808080"/>
          <w:sz w:val="15"/>
          <w:szCs w:val="15"/>
        </w:rPr>
        <w: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sal </w:t>
      </w:r>
      <w:r w:rsidRPr="008013CE">
        <w:rPr>
          <w:rFonts w:cstheme="minorHAnsi"/>
          <w:color w:val="0000FF"/>
          <w:sz w:val="15"/>
          <w:szCs w:val="15"/>
        </w:rPr>
        <w:t>FROM</w:t>
      </w:r>
      <w:r w:rsidRPr="008013CE">
        <w:rPr>
          <w:rFonts w:cstheme="minorHAnsi"/>
          <w:color w:val="000000"/>
          <w:sz w:val="15"/>
          <w:szCs w:val="15"/>
        </w:rPr>
        <w:t xml:space="preserve"> employee e </w:t>
      </w:r>
      <w:r w:rsidRPr="008013CE">
        <w:rPr>
          <w:rFonts w:cstheme="minorHAnsi"/>
          <w:color w:val="808080"/>
          <w:sz w:val="15"/>
          <w:szCs w:val="15"/>
        </w:rPr>
        <w:t>JOIN</w:t>
      </w:r>
      <w:r w:rsidRPr="008013CE">
        <w:rPr>
          <w:rFonts w:cstheme="minorHAnsi"/>
          <w:color w:val="000000"/>
          <w:sz w:val="15"/>
          <w:szCs w:val="15"/>
        </w:rPr>
        <w:t xml:space="preserve"> department d </w:t>
      </w:r>
      <w:r w:rsidRPr="008013CE">
        <w:rPr>
          <w:rFonts w:cstheme="minorHAnsi"/>
          <w:color w:val="0000FF"/>
          <w:sz w:val="15"/>
          <w:szCs w:val="15"/>
        </w:rPr>
        <w:t xml:space="preserve">USING </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WHERE</w:t>
      </w:r>
      <w:r w:rsidRPr="008013CE">
        <w:rPr>
          <w:rFonts w:cstheme="minorHAnsi"/>
          <w:color w:val="000000"/>
          <w:sz w:val="15"/>
          <w:szCs w:val="15"/>
        </w:rPr>
        <w:t xml:space="preserve"> 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20</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grade </w:t>
      </w:r>
      <w:r w:rsidRPr="008013CE">
        <w:rPr>
          <w:rFonts w:cstheme="minorHAnsi"/>
          <w:color w:val="0000FF"/>
          <w:sz w:val="15"/>
          <w:szCs w:val="15"/>
        </w:rPr>
        <w:t>FROM</w:t>
      </w:r>
      <w:r w:rsidRPr="008013CE">
        <w:rPr>
          <w:rFonts w:cstheme="minorHAnsi"/>
          <w:color w:val="000000"/>
          <w:sz w:val="15"/>
          <w:szCs w:val="15"/>
        </w:rPr>
        <w:t xml:space="preserve"> salgrade s </w:t>
      </w:r>
      <w:r w:rsidRPr="008013CE">
        <w:rPr>
          <w:rFonts w:cstheme="minorHAnsi"/>
          <w:color w:val="808080"/>
          <w:sz w:val="15"/>
          <w:szCs w:val="15"/>
        </w:rPr>
        <w:t>LEFT</w:t>
      </w:r>
      <w:r w:rsidRPr="008013CE">
        <w:rPr>
          <w:rFonts w:cstheme="minorHAnsi"/>
          <w:color w:val="000000"/>
          <w:sz w:val="15"/>
          <w:szCs w:val="15"/>
        </w:rPr>
        <w:t xml:space="preserve"> </w:t>
      </w:r>
      <w:r w:rsidRPr="008013CE">
        <w:rPr>
          <w:rFonts w:cstheme="minorHAnsi"/>
          <w:color w:val="808080"/>
          <w:sz w:val="15"/>
          <w:szCs w:val="15"/>
        </w:rPr>
        <w:t>OUTER</w:t>
      </w:r>
      <w:r w:rsidRPr="008013CE">
        <w:rPr>
          <w:rFonts w:cstheme="minorHAnsi"/>
          <w:color w:val="000000"/>
          <w:sz w:val="15"/>
          <w:szCs w:val="15"/>
        </w:rPr>
        <w:t xml:space="preserve"> </w:t>
      </w:r>
      <w:r w:rsidRPr="008013CE">
        <w:rPr>
          <w:rFonts w:cstheme="minorHAnsi"/>
          <w:color w:val="808080"/>
          <w:sz w:val="15"/>
          <w:szCs w:val="15"/>
        </w:rPr>
        <w:t>JOIN</w:t>
      </w:r>
      <w:r w:rsidRPr="008013CE">
        <w:rPr>
          <w:rFonts w:cstheme="minorHAnsi"/>
          <w:color w:val="000000"/>
          <w:sz w:val="15"/>
          <w:szCs w:val="15"/>
        </w:rPr>
        <w:t xml:space="preserve"> employee e </w:t>
      </w:r>
      <w:r w:rsidRPr="008013CE">
        <w:rPr>
          <w:rFonts w:cstheme="minorHAnsi"/>
          <w:color w:val="0000FF"/>
          <w:sz w:val="15"/>
          <w:szCs w:val="15"/>
        </w:rPr>
        <w:t>ON</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sal </w:t>
      </w:r>
      <w:r w:rsidRPr="008013CE">
        <w:rPr>
          <w:rFonts w:cstheme="minorHAnsi"/>
          <w:color w:val="808080"/>
          <w:sz w:val="15"/>
          <w:szCs w:val="15"/>
        </w:rPr>
        <w:t>BETWEEN</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losal </w:t>
      </w:r>
      <w:r w:rsidRPr="008013CE">
        <w:rPr>
          <w:rFonts w:cstheme="minorHAnsi"/>
          <w:color w:val="808080"/>
          <w:sz w:val="15"/>
          <w:szCs w:val="15"/>
        </w:rPr>
        <w:t>AND</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hisal</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grade </w:t>
      </w:r>
      <w:r w:rsidRPr="008013CE">
        <w:rPr>
          <w:rFonts w:cstheme="minorHAnsi"/>
          <w:color w:val="0000FF"/>
          <w:sz w:val="15"/>
          <w:szCs w:val="15"/>
        </w:rPr>
        <w:t>FROM</w:t>
      </w:r>
      <w:r w:rsidRPr="008013CE">
        <w:rPr>
          <w:rFonts w:cstheme="minorHAnsi"/>
          <w:color w:val="000000"/>
          <w:sz w:val="15"/>
          <w:szCs w:val="15"/>
        </w:rPr>
        <w:t xml:space="preserve"> employee e </w:t>
      </w:r>
      <w:r w:rsidRPr="008013CE">
        <w:rPr>
          <w:rFonts w:cstheme="minorHAnsi"/>
          <w:color w:val="808080"/>
          <w:sz w:val="15"/>
          <w:szCs w:val="15"/>
        </w:rPr>
        <w:t>RIGHT</w:t>
      </w:r>
      <w:r w:rsidRPr="008013CE">
        <w:rPr>
          <w:rFonts w:cstheme="minorHAnsi"/>
          <w:color w:val="000000"/>
          <w:sz w:val="15"/>
          <w:szCs w:val="15"/>
        </w:rPr>
        <w:t xml:space="preserve"> </w:t>
      </w:r>
      <w:r w:rsidRPr="008013CE">
        <w:rPr>
          <w:rFonts w:cstheme="minorHAnsi"/>
          <w:color w:val="808080"/>
          <w:sz w:val="15"/>
          <w:szCs w:val="15"/>
        </w:rPr>
        <w:t>OUTER</w:t>
      </w:r>
      <w:r w:rsidRPr="008013CE">
        <w:rPr>
          <w:rFonts w:cstheme="minorHAnsi"/>
          <w:color w:val="000000"/>
          <w:sz w:val="15"/>
          <w:szCs w:val="15"/>
        </w:rPr>
        <w:t xml:space="preserve"> </w:t>
      </w:r>
      <w:r w:rsidRPr="008013CE">
        <w:rPr>
          <w:rFonts w:cstheme="minorHAnsi"/>
          <w:color w:val="808080"/>
          <w:sz w:val="15"/>
          <w:szCs w:val="15"/>
        </w:rPr>
        <w:t>JOIN</w:t>
      </w:r>
      <w:r w:rsidRPr="008013CE">
        <w:rPr>
          <w:rFonts w:cstheme="minorHAnsi"/>
          <w:color w:val="000000"/>
          <w:sz w:val="15"/>
          <w:szCs w:val="15"/>
        </w:rPr>
        <w:t xml:space="preserve"> department d </w:t>
      </w:r>
      <w:r w:rsidRPr="008013CE">
        <w:rPr>
          <w:rFonts w:cstheme="minorHAnsi"/>
          <w:color w:val="0000FF"/>
          <w:sz w:val="15"/>
          <w:szCs w:val="15"/>
        </w:rPr>
        <w:t>ON</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ename</w:t>
      </w:r>
      <w:r w:rsidRPr="008013CE">
        <w:rPr>
          <w:rFonts w:cstheme="minorHAnsi"/>
          <w:color w:val="808080"/>
          <w:sz w:val="15"/>
          <w:szCs w:val="15"/>
        </w:rPr>
        <w:t>,</w:t>
      </w:r>
      <w:r w:rsidRPr="008013CE">
        <w:rPr>
          <w:rFonts w:cstheme="minorHAnsi"/>
          <w:color w:val="000000"/>
          <w:sz w:val="15"/>
          <w:szCs w:val="15"/>
        </w:rPr>
        <w:t xml:space="preserve"> s</w:t>
      </w:r>
      <w:r w:rsidRPr="008013CE">
        <w:rPr>
          <w:rFonts w:cstheme="minorHAnsi"/>
          <w:color w:val="808080"/>
          <w:sz w:val="15"/>
          <w:szCs w:val="15"/>
        </w:rPr>
        <w:t>.</w:t>
      </w:r>
      <w:r w:rsidRPr="008013CE">
        <w:rPr>
          <w:rFonts w:cstheme="minorHAnsi"/>
          <w:color w:val="000000"/>
          <w:sz w:val="15"/>
          <w:szCs w:val="15"/>
        </w:rPr>
        <w:t xml:space="preserve">grade </w:t>
      </w:r>
      <w:r w:rsidRPr="008013CE">
        <w:rPr>
          <w:rFonts w:cstheme="minorHAnsi"/>
          <w:color w:val="0000FF"/>
          <w:sz w:val="15"/>
          <w:szCs w:val="15"/>
        </w:rPr>
        <w:t>FROM</w:t>
      </w:r>
      <w:r w:rsidRPr="008013CE">
        <w:rPr>
          <w:rFonts w:cstheme="minorHAnsi"/>
          <w:color w:val="000000"/>
          <w:sz w:val="15"/>
          <w:szCs w:val="15"/>
        </w:rPr>
        <w:t xml:space="preserve"> employee e </w:t>
      </w:r>
      <w:r w:rsidRPr="008013CE">
        <w:rPr>
          <w:rFonts w:cstheme="minorHAnsi"/>
          <w:color w:val="0000FF"/>
          <w:sz w:val="15"/>
          <w:szCs w:val="15"/>
        </w:rPr>
        <w:t>FULL</w:t>
      </w:r>
      <w:r w:rsidRPr="008013CE">
        <w:rPr>
          <w:rFonts w:cstheme="minorHAnsi"/>
          <w:color w:val="000000"/>
          <w:sz w:val="15"/>
          <w:szCs w:val="15"/>
        </w:rPr>
        <w:t xml:space="preserve"> </w:t>
      </w:r>
      <w:r w:rsidRPr="008013CE">
        <w:rPr>
          <w:rFonts w:cstheme="minorHAnsi"/>
          <w:color w:val="808080"/>
          <w:sz w:val="15"/>
          <w:szCs w:val="15"/>
        </w:rPr>
        <w:t>OUTER</w:t>
      </w:r>
      <w:r w:rsidRPr="008013CE">
        <w:rPr>
          <w:rFonts w:cstheme="minorHAnsi"/>
          <w:color w:val="000000"/>
          <w:sz w:val="15"/>
          <w:szCs w:val="15"/>
        </w:rPr>
        <w:t xml:space="preserve"> </w:t>
      </w:r>
      <w:r w:rsidRPr="008013CE">
        <w:rPr>
          <w:rFonts w:cstheme="minorHAnsi"/>
          <w:color w:val="808080"/>
          <w:sz w:val="15"/>
          <w:szCs w:val="15"/>
        </w:rPr>
        <w:t>JOIN</w:t>
      </w:r>
      <w:r w:rsidRPr="008013CE">
        <w:rPr>
          <w:rFonts w:cstheme="minorHAnsi"/>
          <w:color w:val="000000"/>
          <w:sz w:val="15"/>
          <w:szCs w:val="15"/>
        </w:rPr>
        <w:t xml:space="preserve"> department d </w:t>
      </w:r>
      <w:r w:rsidRPr="008013CE">
        <w:rPr>
          <w:rFonts w:cstheme="minorHAnsi"/>
          <w:color w:val="0000FF"/>
          <w:sz w:val="15"/>
          <w:szCs w:val="15"/>
        </w:rPr>
        <w:t>ON</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d</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 xml:space="preserve">ename </w:t>
      </w:r>
      <w:r w:rsidRPr="008013CE">
        <w:rPr>
          <w:rFonts w:cstheme="minorHAnsi"/>
          <w:color w:val="0000FF"/>
          <w:sz w:val="15"/>
          <w:szCs w:val="15"/>
        </w:rPr>
        <w:t>as</w:t>
      </w:r>
      <w:r w:rsidRPr="008013CE">
        <w:rPr>
          <w:rFonts w:cstheme="minorHAnsi"/>
          <w:color w:val="000000"/>
          <w:sz w:val="15"/>
          <w:szCs w:val="15"/>
        </w:rPr>
        <w:t xml:space="preserve"> Employee</w:t>
      </w:r>
      <w:r w:rsidRPr="008013CE">
        <w:rPr>
          <w:rFonts w:cstheme="minorHAnsi"/>
          <w:color w:val="808080"/>
          <w:sz w:val="15"/>
          <w:szCs w:val="15"/>
        </w:rPr>
        <w:t>,</w:t>
      </w:r>
      <w:r w:rsidRPr="008013CE">
        <w:rPr>
          <w:rFonts w:cstheme="minorHAnsi"/>
          <w:color w:val="000000"/>
          <w:sz w:val="15"/>
          <w:szCs w:val="15"/>
        </w:rPr>
        <w:t xml:space="preserve"> m</w:t>
      </w:r>
      <w:r w:rsidRPr="008013CE">
        <w:rPr>
          <w:rFonts w:cstheme="minorHAnsi"/>
          <w:color w:val="808080"/>
          <w:sz w:val="15"/>
          <w:szCs w:val="15"/>
        </w:rPr>
        <w:t>.</w:t>
      </w:r>
      <w:r w:rsidRPr="008013CE">
        <w:rPr>
          <w:rFonts w:cstheme="minorHAnsi"/>
          <w:color w:val="000000"/>
          <w:sz w:val="15"/>
          <w:szCs w:val="15"/>
        </w:rPr>
        <w:t xml:space="preserve">ename </w:t>
      </w:r>
      <w:r w:rsidRPr="008013CE">
        <w:rPr>
          <w:rFonts w:cstheme="minorHAnsi"/>
          <w:color w:val="0000FF"/>
          <w:sz w:val="15"/>
          <w:szCs w:val="15"/>
        </w:rPr>
        <w:t>as</w:t>
      </w:r>
      <w:r w:rsidRPr="008013CE">
        <w:rPr>
          <w:rFonts w:cstheme="minorHAnsi"/>
          <w:color w:val="000000"/>
          <w:sz w:val="15"/>
          <w:szCs w:val="15"/>
        </w:rPr>
        <w:t xml:space="preserve"> Manager </w:t>
      </w:r>
      <w:r w:rsidRPr="008013CE">
        <w:rPr>
          <w:rFonts w:cstheme="minorHAnsi"/>
          <w:color w:val="0000FF"/>
          <w:sz w:val="15"/>
          <w:szCs w:val="15"/>
        </w:rPr>
        <w:t>FROM</w:t>
      </w:r>
      <w:r w:rsidRPr="008013CE">
        <w:rPr>
          <w:rFonts w:cstheme="minorHAnsi"/>
          <w:color w:val="000000"/>
          <w:sz w:val="15"/>
          <w:szCs w:val="15"/>
        </w:rPr>
        <w:t xml:space="preserve"> employee e</w:t>
      </w:r>
      <w:r w:rsidRPr="008013CE">
        <w:rPr>
          <w:rFonts w:cstheme="minorHAnsi"/>
          <w:color w:val="808080"/>
          <w:sz w:val="15"/>
          <w:szCs w:val="15"/>
        </w:rPr>
        <w:t>,</w:t>
      </w:r>
      <w:r w:rsidRPr="008013CE">
        <w:rPr>
          <w:rFonts w:cstheme="minorHAnsi"/>
          <w:color w:val="000000"/>
          <w:sz w:val="15"/>
          <w:szCs w:val="15"/>
        </w:rPr>
        <w:t xml:space="preserve"> employee m </w:t>
      </w:r>
      <w:r w:rsidRPr="008013CE">
        <w:rPr>
          <w:rFonts w:cstheme="minorHAnsi"/>
          <w:color w:val="0000FF"/>
          <w:sz w:val="15"/>
          <w:szCs w:val="15"/>
        </w:rPr>
        <w:t>WHERE</w:t>
      </w:r>
      <w:r w:rsidRPr="008013CE">
        <w:rPr>
          <w:rFonts w:cstheme="minorHAnsi"/>
          <w:color w:val="000000"/>
          <w:sz w:val="15"/>
          <w:szCs w:val="15"/>
        </w:rPr>
        <w:t xml:space="preserve"> e</w:t>
      </w:r>
      <w:r w:rsidRPr="008013CE">
        <w:rPr>
          <w:rFonts w:cstheme="minorHAnsi"/>
          <w:color w:val="808080"/>
          <w:sz w:val="15"/>
          <w:szCs w:val="15"/>
        </w:rPr>
        <w:t>.</w:t>
      </w:r>
      <w:r w:rsidRPr="008013CE">
        <w:rPr>
          <w:rFonts w:cstheme="minorHAnsi"/>
          <w:color w:val="000000"/>
          <w:sz w:val="15"/>
          <w:szCs w:val="15"/>
        </w:rPr>
        <w:t>mgr</w:t>
      </w:r>
      <w:r w:rsidRPr="008013CE">
        <w:rPr>
          <w:rFonts w:cstheme="minorHAnsi"/>
          <w:color w:val="808080"/>
          <w:sz w:val="15"/>
          <w:szCs w:val="15"/>
        </w:rPr>
        <w:t>=</w:t>
      </w:r>
      <w:r w:rsidRPr="008013CE">
        <w:rPr>
          <w:rFonts w:cstheme="minorHAnsi"/>
          <w:color w:val="000000"/>
          <w:sz w:val="15"/>
          <w:szCs w:val="15"/>
        </w:rPr>
        <w:t>m</w:t>
      </w:r>
      <w:r w:rsidRPr="008013CE">
        <w:rPr>
          <w:rFonts w:cstheme="minorHAnsi"/>
          <w:color w:val="808080"/>
          <w:sz w:val="15"/>
          <w:szCs w:val="15"/>
        </w:rPr>
        <w:t>.</w:t>
      </w:r>
      <w:r w:rsidRPr="008013CE">
        <w:rPr>
          <w:rFonts w:cstheme="minorHAnsi"/>
          <w:color w:val="000000"/>
          <w:sz w:val="15"/>
          <w:szCs w:val="15"/>
        </w:rPr>
        <w:t>empno</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sal</w:t>
      </w:r>
      <w:r w:rsidRPr="008013CE">
        <w:rPr>
          <w:rFonts w:cstheme="minorHAnsi"/>
          <w:color w:val="808080"/>
          <w:sz w:val="15"/>
          <w:szCs w:val="15"/>
        </w:rPr>
        <w:t>&gt;(</w:t>
      </w:r>
      <w:r w:rsidRPr="008013CE">
        <w:rPr>
          <w:rFonts w:cstheme="minorHAnsi"/>
          <w:color w:val="0000FF"/>
          <w:sz w:val="15"/>
          <w:szCs w:val="15"/>
        </w:rPr>
        <w:t>SELECT</w:t>
      </w:r>
      <w:r w:rsidRPr="008013CE">
        <w:rPr>
          <w:rFonts w:cstheme="minorHAnsi"/>
          <w:color w:val="000000"/>
          <w:sz w:val="15"/>
          <w:szCs w:val="15"/>
        </w:rPr>
        <w:t xml:space="preserve"> sal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FF0000"/>
          <w:sz w:val="15"/>
          <w:szCs w:val="15"/>
        </w:rPr>
        <w:t>'JAMES'</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FF"/>
          <w:sz w:val="15"/>
          <w:szCs w:val="15"/>
        </w:rPr>
        <w:t>SELECT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7521</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FF00FF"/>
          <w:sz w:val="15"/>
          <w:szCs w:val="15"/>
        </w:rPr>
        <w:t>max</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GROUP</w:t>
      </w:r>
      <w:r w:rsidRPr="008013CE">
        <w:rPr>
          <w:rFonts w:cstheme="minorHAnsi"/>
          <w:color w:val="000000"/>
          <w:sz w:val="15"/>
          <w:szCs w:val="15"/>
        </w:rPr>
        <w:t xml:space="preserve"> </w:t>
      </w:r>
      <w:r w:rsidRPr="008013CE">
        <w:rPr>
          <w:rFonts w:cstheme="minorHAnsi"/>
          <w:color w:val="0000FF"/>
          <w:sz w:val="15"/>
          <w:szCs w:val="15"/>
        </w:rPr>
        <w:t>BY</w:t>
      </w:r>
      <w:r w:rsidRPr="008013CE">
        <w:rPr>
          <w:rFonts w:cstheme="minorHAnsi"/>
          <w:color w:val="000000"/>
          <w:sz w:val="15"/>
          <w:szCs w:val="15"/>
        </w:rPr>
        <w:t xml:space="preserve"> deptno </w:t>
      </w:r>
      <w:r w:rsidRPr="008013CE">
        <w:rPr>
          <w:rFonts w:cstheme="minorHAnsi"/>
          <w:color w:val="0000FF"/>
          <w:sz w:val="15"/>
          <w:szCs w:val="15"/>
        </w:rPr>
        <w:t>HAVING</w:t>
      </w:r>
      <w:r w:rsidRPr="008013CE">
        <w:rPr>
          <w:rFonts w:cstheme="minorHAnsi"/>
          <w:color w:val="000000"/>
          <w:sz w:val="15"/>
          <w:szCs w:val="15"/>
        </w:rPr>
        <w:t xml:space="preserve"> </w:t>
      </w:r>
      <w:r w:rsidRPr="008013CE">
        <w:rPr>
          <w:rFonts w:cstheme="minorHAnsi"/>
          <w:color w:val="FF00FF"/>
          <w:sz w:val="15"/>
          <w:szCs w:val="15"/>
        </w:rPr>
        <w:t>max</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)&gt;=(</w:t>
      </w:r>
      <w:r w:rsidRPr="008013CE">
        <w:rPr>
          <w:rFonts w:cstheme="minorHAnsi"/>
          <w:color w:val="0000FF"/>
          <w:sz w:val="15"/>
          <w:szCs w:val="15"/>
        </w:rPr>
        <w:t>SELECT</w:t>
      </w:r>
      <w:r w:rsidRPr="008013CE">
        <w:rPr>
          <w:rFonts w:cstheme="minorHAnsi"/>
          <w:color w:val="000000"/>
          <w:sz w:val="15"/>
          <w:szCs w:val="15"/>
        </w:rPr>
        <w:t xml:space="preserve"> </w:t>
      </w:r>
      <w:r w:rsidRPr="008013CE">
        <w:rPr>
          <w:rFonts w:cstheme="minorHAnsi"/>
          <w:color w:val="FF00FF"/>
          <w:sz w:val="15"/>
          <w:szCs w:val="15"/>
        </w:rPr>
        <w:t>max</w:t>
      </w:r>
      <w:r w:rsidRPr="008013CE">
        <w:rPr>
          <w:rFonts w:cstheme="minorHAnsi"/>
          <w:color w:val="808080"/>
          <w:sz w:val="15"/>
          <w:szCs w:val="15"/>
        </w:rPr>
        <w:t>(</w:t>
      </w:r>
      <w:r w:rsidRPr="008013CE">
        <w:rPr>
          <w:rFonts w:cstheme="minorHAnsi"/>
          <w:color w:val="000000"/>
          <w:sz w:val="15"/>
          <w:szCs w:val="15"/>
        </w:rPr>
        <w:t>sal</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deptno</w:t>
      </w:r>
      <w:r w:rsidRPr="008013CE">
        <w:rPr>
          <w:rFonts w:cstheme="minorHAnsi"/>
          <w:color w:val="808080"/>
          <w:sz w:val="15"/>
          <w:szCs w:val="15"/>
        </w:rPr>
        <w:t>=</w:t>
      </w:r>
      <w:r w:rsidRPr="008013CE">
        <w:rPr>
          <w:rFonts w:cstheme="minorHAnsi"/>
          <w:color w:val="000000"/>
          <w:sz w:val="15"/>
          <w:szCs w:val="15"/>
        </w:rPr>
        <w:t>20</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8000"/>
          <w:sz w:val="15"/>
          <w:szCs w:val="15"/>
        </w:rPr>
        <w:t>--Single-row Subquery</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000000"/>
          <w:sz w:val="15"/>
          <w:szCs w:val="15"/>
        </w:rPr>
        <w:t xml:space="preserve"> sal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sal </w:t>
      </w:r>
      <w:r w:rsidRPr="008013CE">
        <w:rPr>
          <w:rFonts w:cstheme="minorHAnsi"/>
          <w:color w:val="808080"/>
          <w:sz w:val="15"/>
          <w:szCs w:val="15"/>
        </w:rPr>
        <w:t>IN</w:t>
      </w:r>
      <w:r w:rsidRPr="008013CE">
        <w:rPr>
          <w:rFonts w:cstheme="minorHAnsi"/>
          <w:color w:val="0000FF"/>
          <w:sz w:val="15"/>
          <w:szCs w:val="15"/>
        </w:rPr>
        <w:t xml:space="preserve"> </w:t>
      </w:r>
      <w:r w:rsidRPr="008013CE">
        <w:rPr>
          <w:rFonts w:cstheme="minorHAnsi"/>
          <w:color w:val="808080"/>
          <w:sz w:val="15"/>
          <w:szCs w:val="15"/>
        </w:rPr>
        <w:t>(</w:t>
      </w:r>
      <w:r w:rsidRPr="008013CE">
        <w:rPr>
          <w:rFonts w:cstheme="minorHAnsi"/>
          <w:color w:val="0000FF"/>
          <w:sz w:val="15"/>
          <w:szCs w:val="15"/>
        </w:rPr>
        <w:t>SELECT</w:t>
      </w:r>
      <w:r w:rsidRPr="008013CE">
        <w:rPr>
          <w:rFonts w:cstheme="minorHAnsi"/>
          <w:color w:val="000000"/>
          <w:sz w:val="15"/>
          <w:szCs w:val="15"/>
        </w:rPr>
        <w:t xml:space="preserve"> sal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job</w:t>
      </w:r>
      <w:r w:rsidRPr="008013CE">
        <w:rPr>
          <w:rFonts w:cstheme="minorHAnsi"/>
          <w:color w:val="808080"/>
          <w:sz w:val="15"/>
          <w:szCs w:val="15"/>
        </w:rPr>
        <w:t>=</w:t>
      </w:r>
      <w:r w:rsidRPr="008013CE">
        <w:rPr>
          <w:rFonts w:cstheme="minorHAnsi"/>
          <w:color w:val="FF0000"/>
          <w:sz w:val="15"/>
          <w:szCs w:val="15"/>
        </w:rPr>
        <w:t>'MANAGER'</w:t>
      </w:r>
      <w:r w:rsidRPr="008013CE">
        <w:rPr>
          <w:rFonts w:cstheme="minorHAnsi"/>
          <w:color w:val="808080"/>
          <w:sz w:val="15"/>
          <w:szCs w:val="15"/>
        </w:rPr>
        <w:t>);</w:t>
      </w:r>
      <w:r w:rsidRPr="008013CE">
        <w:rPr>
          <w:rFonts w:cstheme="minorHAnsi"/>
          <w:color w:val="000000"/>
          <w:sz w:val="15"/>
          <w:szCs w:val="15"/>
        </w:rPr>
        <w:t xml:space="preserve"> </w:t>
      </w:r>
      <w:r w:rsidRPr="008013CE">
        <w:rPr>
          <w:rFonts w:cstheme="minorHAnsi"/>
          <w:color w:val="008000"/>
          <w:sz w:val="15"/>
          <w:szCs w:val="15"/>
        </w:rPr>
        <w:t>--Multiple-row Subquery</w:t>
      </w:r>
    </w:p>
    <w:p w:rsidR="008013CE" w:rsidRPr="008013CE" w:rsidRDefault="008013CE" w:rsidP="008013CE">
      <w:pPr>
        <w:autoSpaceDE w:val="0"/>
        <w:autoSpaceDN w:val="0"/>
        <w:adjustRightInd w:val="0"/>
        <w:spacing w:after="0"/>
        <w:rPr>
          <w:rFonts w:cstheme="minorHAnsi"/>
          <w:color w:val="000000"/>
          <w:sz w:val="15"/>
          <w:szCs w:val="15"/>
        </w:rPr>
      </w:pP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department</w:t>
      </w:r>
      <w:r w:rsidRPr="008013CE">
        <w:rPr>
          <w:rFonts w:cstheme="minorHAnsi"/>
          <w:color w:val="000000"/>
          <w:sz w:val="15"/>
          <w:szCs w:val="15"/>
        </w:rPr>
        <w:tab/>
      </w:r>
      <w:r w:rsidRPr="008013CE">
        <w:rPr>
          <w:rFonts w:cstheme="minorHAnsi"/>
          <w:color w:val="008000"/>
          <w:sz w:val="15"/>
          <w:szCs w:val="15"/>
        </w:rPr>
        <w:t>--UNION</w:t>
      </w:r>
    </w:p>
    <w:p w:rsidR="008013CE" w:rsidRPr="00D230FA" w:rsidRDefault="008013CE" w:rsidP="008013CE">
      <w:pPr>
        <w:autoSpaceDE w:val="0"/>
        <w:autoSpaceDN w:val="0"/>
        <w:adjustRightInd w:val="0"/>
        <w:spacing w:after="0"/>
        <w:rPr>
          <w:rFonts w:cstheme="minorHAnsi"/>
          <w:color w:val="000000"/>
          <w:sz w:val="15"/>
          <w:szCs w:val="15"/>
          <w:u w:val="single"/>
        </w:rPr>
      </w:pPr>
      <w:r w:rsidRPr="00D230FA">
        <w:rPr>
          <w:rFonts w:cstheme="minorHAnsi"/>
          <w:color w:val="0000FF"/>
          <w:sz w:val="15"/>
          <w:szCs w:val="15"/>
          <w:u w:val="single"/>
        </w:rPr>
        <w:t>UNION</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dname </w:t>
      </w:r>
      <w:r w:rsidRPr="008013CE">
        <w:rPr>
          <w:rFonts w:cstheme="minorHAnsi"/>
          <w:color w:val="0000FF"/>
          <w:sz w:val="15"/>
          <w:szCs w:val="15"/>
        </w:rPr>
        <w:t>FROM</w:t>
      </w:r>
      <w:r w:rsidRPr="008013CE">
        <w:rPr>
          <w:rFonts w:cstheme="minorHAnsi"/>
          <w:color w:val="000000"/>
          <w:sz w:val="15"/>
          <w:szCs w:val="15"/>
        </w:rPr>
        <w:t xml:space="preserve"> department</w:t>
      </w:r>
      <w:r w:rsidRPr="008013CE">
        <w:rPr>
          <w:rFonts w:cstheme="minorHAnsi"/>
          <w:color w:val="808080"/>
          <w:sz w:val="15"/>
          <w:szCs w:val="15"/>
        </w:rPr>
        <w:t>,</w:t>
      </w:r>
      <w:r w:rsidRPr="008013CE">
        <w:rPr>
          <w:rFonts w:cstheme="minorHAnsi"/>
          <w:color w:val="000000"/>
          <w:sz w:val="15"/>
          <w:szCs w:val="15"/>
        </w:rPr>
        <w:t xml:space="preserve"> employee </w:t>
      </w:r>
      <w:r w:rsidRPr="008013CE">
        <w:rPr>
          <w:rFonts w:cstheme="minorHAnsi"/>
          <w:color w:val="0000FF"/>
          <w:sz w:val="15"/>
          <w:szCs w:val="15"/>
        </w:rPr>
        <w:t>WHERE</w:t>
      </w:r>
      <w:r w:rsidRPr="008013CE">
        <w:rPr>
          <w:rFonts w:cstheme="minorHAnsi"/>
          <w:color w:val="000000"/>
          <w:sz w:val="15"/>
          <w:szCs w:val="15"/>
        </w:rPr>
        <w:t xml:space="preserve"> department</w:t>
      </w:r>
      <w:r w:rsidRPr="008013CE">
        <w:rPr>
          <w:rFonts w:cstheme="minorHAnsi"/>
          <w:color w:val="808080"/>
          <w:sz w:val="15"/>
          <w:szCs w:val="15"/>
        </w:rPr>
        <w:t>.</w:t>
      </w:r>
      <w:r w:rsidRPr="008013CE">
        <w:rPr>
          <w:rFonts w:cstheme="minorHAnsi"/>
          <w:color w:val="000000"/>
          <w:sz w:val="15"/>
          <w:szCs w:val="15"/>
        </w:rPr>
        <w:t>deptno</w:t>
      </w:r>
      <w:r w:rsidRPr="008013CE">
        <w:rPr>
          <w:rFonts w:cstheme="minorHAnsi"/>
          <w:color w:val="808080"/>
          <w:sz w:val="15"/>
          <w:szCs w:val="15"/>
        </w:rPr>
        <w:t>=</w:t>
      </w:r>
      <w:r w:rsidRPr="008013CE">
        <w:rPr>
          <w:rFonts w:cstheme="minorHAnsi"/>
          <w:color w:val="000000"/>
          <w:sz w:val="15"/>
          <w:szCs w:val="15"/>
        </w:rPr>
        <w:t>employee</w:t>
      </w:r>
      <w:r w:rsidRPr="008013CE">
        <w:rPr>
          <w:rFonts w:cstheme="minorHAnsi"/>
          <w:color w:val="808080"/>
          <w:sz w:val="15"/>
          <w:szCs w:val="15"/>
        </w:rPr>
        <w:t>.</w:t>
      </w:r>
      <w:r w:rsidRPr="008013CE">
        <w:rPr>
          <w:rFonts w:cstheme="minorHAnsi"/>
          <w:color w:val="000000"/>
          <w:sz w:val="15"/>
          <w:szCs w:val="15"/>
        </w:rPr>
        <w:t xml:space="preserve">deptno </w:t>
      </w:r>
      <w:r w:rsidRPr="008013CE">
        <w:rPr>
          <w:rFonts w:cstheme="minorHAnsi"/>
          <w:color w:val="808080"/>
          <w:sz w:val="15"/>
          <w:szCs w:val="15"/>
        </w:rPr>
        <w:t>AND</w:t>
      </w:r>
      <w:r w:rsidRPr="008013CE">
        <w:rPr>
          <w:rFonts w:cstheme="minorHAnsi"/>
          <w:color w:val="000000"/>
          <w:sz w:val="15"/>
          <w:szCs w:val="15"/>
        </w:rPr>
        <w:t xml:space="preserve"> employee</w:t>
      </w:r>
      <w:r w:rsidRPr="008013CE">
        <w:rPr>
          <w:rFonts w:cstheme="minorHAnsi"/>
          <w:color w:val="808080"/>
          <w:sz w:val="15"/>
          <w:szCs w:val="15"/>
        </w:rPr>
        <w:t>.</w:t>
      </w:r>
      <w:r w:rsidRPr="008013CE">
        <w:rPr>
          <w:rFonts w:cstheme="minorHAnsi"/>
          <w:color w:val="000000"/>
          <w:sz w:val="15"/>
          <w:szCs w:val="15"/>
        </w:rPr>
        <w:t>hiredate</w:t>
      </w:r>
      <w:r w:rsidRPr="008013CE">
        <w:rPr>
          <w:rFonts w:cstheme="minorHAnsi"/>
          <w:color w:val="808080"/>
          <w:sz w:val="15"/>
          <w:szCs w:val="15"/>
        </w:rPr>
        <w:t>&lt;</w:t>
      </w:r>
      <w:r w:rsidRPr="008013CE">
        <w:rPr>
          <w:rFonts w:cstheme="minorHAnsi"/>
          <w:color w:val="000000"/>
          <w:sz w:val="15"/>
          <w:szCs w:val="15"/>
        </w:rPr>
        <w:t>to_date</w:t>
      </w:r>
      <w:r w:rsidRPr="008013CE">
        <w:rPr>
          <w:rFonts w:cstheme="minorHAnsi"/>
          <w:color w:val="808080"/>
          <w:sz w:val="15"/>
          <w:szCs w:val="15"/>
        </w:rPr>
        <w:t>(</w:t>
      </w:r>
      <w:r w:rsidRPr="008013CE">
        <w:rPr>
          <w:rFonts w:cstheme="minorHAnsi"/>
          <w:color w:val="FF0000"/>
          <w:sz w:val="15"/>
          <w:szCs w:val="15"/>
        </w:rPr>
        <w:t>'23-OCT-1999'</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8000"/>
          <w:sz w:val="15"/>
          <w:szCs w:val="15"/>
        </w:rPr>
        <w:t>--UNION ALLand cannor use DISTINCT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 </w:t>
      </w:r>
      <w:r w:rsidRPr="008013CE">
        <w:rPr>
          <w:rFonts w:cstheme="minorHAnsi"/>
          <w:color w:val="0000FF"/>
          <w:sz w:val="15"/>
          <w:szCs w:val="15"/>
          <w:u w:val="single"/>
        </w:rPr>
        <w:t>UNION</w:t>
      </w:r>
      <w:r w:rsidRPr="008013CE">
        <w:rPr>
          <w:rFonts w:cstheme="minorHAnsi"/>
          <w:color w:val="000000"/>
          <w:sz w:val="15"/>
          <w:szCs w:val="15"/>
          <w:u w:val="single"/>
        </w:rPr>
        <w:t xml:space="preserve"> </w:t>
      </w:r>
      <w:r w:rsidRPr="008013CE">
        <w:rPr>
          <w:rFonts w:cstheme="minorHAnsi"/>
          <w:color w:val="808080"/>
          <w:sz w:val="15"/>
          <w:szCs w:val="15"/>
          <w:u w:val="single"/>
        </w:rPr>
        <w:t>ALL</w:t>
      </w:r>
      <w:r>
        <w:rPr>
          <w:rFonts w:cstheme="minorHAnsi"/>
          <w:color w:val="808080"/>
          <w:sz w:val="15"/>
          <w:szCs w:val="15"/>
        </w:rPr>
        <w:t xml:space="preserve"> </w:t>
      </w: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8000"/>
          <w:sz w:val="15"/>
          <w:szCs w:val="15"/>
        </w:rPr>
        <w:t>-- INTERSECT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employee</w:t>
      </w:r>
      <w:r>
        <w:rPr>
          <w:rFonts w:cstheme="minorHAnsi"/>
          <w:color w:val="000000"/>
          <w:sz w:val="15"/>
          <w:szCs w:val="15"/>
        </w:rPr>
        <w:t xml:space="preserve"> </w:t>
      </w:r>
      <w:r w:rsidRPr="008013CE">
        <w:rPr>
          <w:rFonts w:cstheme="minorHAnsi"/>
          <w:color w:val="0000FF"/>
          <w:sz w:val="15"/>
          <w:szCs w:val="15"/>
          <w:u w:val="single"/>
        </w:rPr>
        <w:t>INTERSECT</w:t>
      </w:r>
      <w:r>
        <w:rPr>
          <w:rFonts w:cstheme="minorHAnsi"/>
          <w:color w:val="0000FF"/>
          <w:sz w:val="15"/>
          <w:szCs w:val="15"/>
        </w:rPr>
        <w:t xml:space="preserve"> </w:t>
      </w:r>
      <w:r w:rsidRPr="008013CE">
        <w:rPr>
          <w:rFonts w:cstheme="minorHAnsi"/>
          <w:color w:val="0000FF"/>
          <w:sz w:val="15"/>
          <w:szCs w:val="15"/>
        </w:rPr>
        <w:t>SELECT</w:t>
      </w:r>
      <w:r w:rsidRPr="008013CE">
        <w:rPr>
          <w:rFonts w:cstheme="minorHAnsi"/>
          <w:color w:val="000000"/>
          <w:sz w:val="15"/>
          <w:szCs w:val="15"/>
        </w:rPr>
        <w:t xml:space="preserve"> empno</w:t>
      </w:r>
      <w:r w:rsidRPr="008013CE">
        <w:rPr>
          <w:rFonts w:cstheme="minorHAnsi"/>
          <w:color w:val="808080"/>
          <w:sz w:val="15"/>
          <w:szCs w:val="15"/>
        </w:rPr>
        <w:t>,</w:t>
      </w:r>
      <w:r w:rsidRPr="008013CE">
        <w:rPr>
          <w:rFonts w:cstheme="minorHAnsi"/>
          <w:color w:val="000000"/>
          <w:sz w:val="15"/>
          <w:szCs w:val="15"/>
        </w:rPr>
        <w:t xml:space="preserve"> ename</w:t>
      </w:r>
      <w:r w:rsidRPr="008013CE">
        <w:rPr>
          <w:rFonts w:cstheme="minorHAnsi"/>
          <w:color w:val="808080"/>
          <w:sz w:val="15"/>
          <w:szCs w:val="15"/>
        </w:rPr>
        <w:t>,</w:t>
      </w:r>
      <w:r w:rsidRPr="008013CE">
        <w:rPr>
          <w:rFonts w:cstheme="minorHAnsi"/>
          <w:color w:val="000000"/>
          <w:sz w:val="15"/>
          <w:szCs w:val="15"/>
        </w:rPr>
        <w:t xml:space="preserve"> job </w:t>
      </w:r>
      <w:r w:rsidRPr="008013CE">
        <w:rPr>
          <w:rFonts w:cstheme="minorHAnsi"/>
          <w:color w:val="0000FF"/>
          <w:sz w:val="15"/>
          <w:szCs w:val="15"/>
        </w:rPr>
        <w:t>FROM</w:t>
      </w:r>
      <w:r w:rsidRPr="008013CE">
        <w:rPr>
          <w:rFonts w:cstheme="minorHAnsi"/>
          <w:color w:val="000000"/>
          <w:sz w:val="15"/>
          <w:szCs w:val="15"/>
        </w:rPr>
        <w:t xml:space="preserve"> emp</w:t>
      </w:r>
      <w:r w:rsidRPr="008013CE">
        <w:rPr>
          <w:rFonts w:cstheme="minorHAnsi"/>
          <w:color w:val="808080"/>
          <w:sz w:val="15"/>
          <w:szCs w:val="15"/>
        </w:rPr>
        <w:t>;</w:t>
      </w:r>
    </w:p>
    <w:p w:rsidR="008013CE" w:rsidRPr="008013CE" w:rsidRDefault="008013CE" w:rsidP="008013CE">
      <w:pPr>
        <w:autoSpaceDE w:val="0"/>
        <w:autoSpaceDN w:val="0"/>
        <w:adjustRightInd w:val="0"/>
        <w:spacing w:after="0"/>
        <w:rPr>
          <w:rFonts w:cstheme="minorHAnsi"/>
          <w:color w:val="000000"/>
          <w:sz w:val="15"/>
          <w:szCs w:val="15"/>
        </w:rPr>
      </w:pPr>
      <w:r w:rsidRPr="008013CE">
        <w:rPr>
          <w:rFonts w:cstheme="minorHAnsi"/>
          <w:color w:val="008000"/>
          <w:sz w:val="15"/>
          <w:szCs w:val="15"/>
        </w:rPr>
        <w:t>--EXCEPT</w:t>
      </w:r>
    </w:p>
    <w:p w:rsidR="00D230FA" w:rsidRDefault="008013CE" w:rsidP="00D230FA">
      <w:pPr>
        <w:autoSpaceDE w:val="0"/>
        <w:autoSpaceDN w:val="0"/>
        <w:adjustRightInd w:val="0"/>
        <w:spacing w:after="0"/>
        <w:rPr>
          <w:rFonts w:cstheme="minorHAnsi"/>
          <w:color w:val="808080"/>
          <w:sz w:val="15"/>
          <w:szCs w:val="15"/>
        </w:rPr>
      </w:pPr>
      <w:r w:rsidRPr="008013CE">
        <w:rPr>
          <w:rFonts w:cstheme="minorHAnsi"/>
          <w:color w:val="0000FF"/>
          <w:sz w:val="15"/>
          <w:szCs w:val="15"/>
        </w:rPr>
        <w:t>SELECT</w:t>
      </w:r>
      <w:r w:rsidRPr="008013CE">
        <w:rPr>
          <w:rFonts w:cstheme="minorHAnsi"/>
          <w:color w:val="000000"/>
          <w:sz w:val="15"/>
          <w:szCs w:val="15"/>
        </w:rPr>
        <w:t xml:space="preserve"> prod_name</w:t>
      </w:r>
      <w:r w:rsidRPr="008013CE">
        <w:rPr>
          <w:rFonts w:cstheme="minorHAnsi"/>
          <w:color w:val="808080"/>
          <w:sz w:val="15"/>
          <w:szCs w:val="15"/>
        </w:rPr>
        <w:t>,</w:t>
      </w:r>
      <w:r w:rsidRPr="008013CE">
        <w:rPr>
          <w:rFonts w:cstheme="minorHAnsi"/>
          <w:color w:val="000000"/>
          <w:sz w:val="15"/>
          <w:szCs w:val="15"/>
        </w:rPr>
        <w:t xml:space="preserve"> qty </w:t>
      </w:r>
      <w:r w:rsidRPr="008013CE">
        <w:rPr>
          <w:rFonts w:cstheme="minorHAnsi"/>
          <w:color w:val="0000FF"/>
          <w:sz w:val="15"/>
          <w:szCs w:val="15"/>
        </w:rPr>
        <w:t>FROM</w:t>
      </w:r>
      <w:r w:rsidRPr="008013CE">
        <w:rPr>
          <w:rFonts w:cstheme="minorHAnsi"/>
          <w:color w:val="000000"/>
          <w:sz w:val="15"/>
          <w:szCs w:val="15"/>
        </w:rPr>
        <w:t xml:space="preserve"> products </w:t>
      </w:r>
      <w:r w:rsidRPr="008013CE">
        <w:rPr>
          <w:rFonts w:cstheme="minorHAnsi"/>
          <w:color w:val="0000FF"/>
          <w:sz w:val="15"/>
          <w:szCs w:val="15"/>
        </w:rPr>
        <w:t>WHERE</w:t>
      </w:r>
      <w:r w:rsidRPr="008013CE">
        <w:rPr>
          <w:rFonts w:cstheme="minorHAnsi"/>
          <w:color w:val="000000"/>
          <w:sz w:val="15"/>
          <w:szCs w:val="15"/>
        </w:rPr>
        <w:t xml:space="preserve"> qty </w:t>
      </w:r>
      <w:r w:rsidRPr="008013CE">
        <w:rPr>
          <w:rFonts w:cstheme="minorHAnsi"/>
          <w:color w:val="808080"/>
          <w:sz w:val="15"/>
          <w:szCs w:val="15"/>
        </w:rPr>
        <w:t>BETWEEN</w:t>
      </w:r>
      <w:r w:rsidRPr="008013CE">
        <w:rPr>
          <w:rFonts w:cstheme="minorHAnsi"/>
          <w:color w:val="000000"/>
          <w:sz w:val="15"/>
          <w:szCs w:val="15"/>
        </w:rPr>
        <w:t xml:space="preserve"> 1 </w:t>
      </w:r>
      <w:r w:rsidRPr="008013CE">
        <w:rPr>
          <w:rFonts w:cstheme="minorHAnsi"/>
          <w:color w:val="808080"/>
          <w:sz w:val="15"/>
          <w:szCs w:val="15"/>
        </w:rPr>
        <w:t>AND</w:t>
      </w:r>
      <w:r w:rsidRPr="008013CE">
        <w:rPr>
          <w:rFonts w:cstheme="minorHAnsi"/>
          <w:color w:val="000000"/>
          <w:sz w:val="15"/>
          <w:szCs w:val="15"/>
        </w:rPr>
        <w:t xml:space="preserve"> 100</w:t>
      </w:r>
      <w:r>
        <w:rPr>
          <w:rFonts w:cstheme="minorHAnsi"/>
          <w:color w:val="000000"/>
          <w:sz w:val="15"/>
          <w:szCs w:val="15"/>
        </w:rPr>
        <w:t xml:space="preserve"> </w:t>
      </w:r>
      <w:r w:rsidRPr="008013CE">
        <w:rPr>
          <w:rFonts w:cstheme="minorHAnsi"/>
          <w:color w:val="0000FF"/>
          <w:sz w:val="15"/>
          <w:szCs w:val="15"/>
          <w:u w:val="single"/>
        </w:rPr>
        <w:t>EXCEPT</w:t>
      </w:r>
      <w:r>
        <w:rPr>
          <w:rFonts w:cstheme="minorHAnsi"/>
          <w:color w:val="0000FF"/>
          <w:sz w:val="15"/>
          <w:szCs w:val="15"/>
        </w:rPr>
        <w:t xml:space="preserve"> </w:t>
      </w:r>
      <w:r w:rsidRPr="008013CE">
        <w:rPr>
          <w:rFonts w:cstheme="minorHAnsi"/>
          <w:color w:val="0000FF"/>
          <w:sz w:val="15"/>
          <w:szCs w:val="15"/>
        </w:rPr>
        <w:t>SELECT</w:t>
      </w:r>
      <w:r w:rsidRPr="008013CE">
        <w:rPr>
          <w:rFonts w:cstheme="minorHAnsi"/>
          <w:color w:val="000000"/>
          <w:sz w:val="15"/>
          <w:szCs w:val="15"/>
        </w:rPr>
        <w:t xml:space="preserve"> prod_name</w:t>
      </w:r>
      <w:r w:rsidRPr="008013CE">
        <w:rPr>
          <w:rFonts w:cstheme="minorHAnsi"/>
          <w:color w:val="808080"/>
          <w:sz w:val="15"/>
          <w:szCs w:val="15"/>
        </w:rPr>
        <w:t>,</w:t>
      </w:r>
      <w:r w:rsidRPr="008013CE">
        <w:rPr>
          <w:rFonts w:cstheme="minorHAnsi"/>
          <w:color w:val="000000"/>
          <w:sz w:val="15"/>
          <w:szCs w:val="15"/>
        </w:rPr>
        <w:t xml:space="preserve"> qty </w:t>
      </w:r>
      <w:r w:rsidRPr="008013CE">
        <w:rPr>
          <w:rFonts w:cstheme="minorHAnsi"/>
          <w:color w:val="0000FF"/>
          <w:sz w:val="15"/>
          <w:szCs w:val="15"/>
        </w:rPr>
        <w:t>FROM</w:t>
      </w:r>
      <w:r w:rsidRPr="008013CE">
        <w:rPr>
          <w:rFonts w:cstheme="minorHAnsi"/>
          <w:color w:val="000000"/>
          <w:sz w:val="15"/>
          <w:szCs w:val="15"/>
        </w:rPr>
        <w:t xml:space="preserve"> products </w:t>
      </w:r>
      <w:r w:rsidRPr="008013CE">
        <w:rPr>
          <w:rFonts w:cstheme="minorHAnsi"/>
          <w:color w:val="0000FF"/>
          <w:sz w:val="15"/>
          <w:szCs w:val="15"/>
        </w:rPr>
        <w:t>WHERE</w:t>
      </w:r>
      <w:r w:rsidRPr="008013CE">
        <w:rPr>
          <w:rFonts w:cstheme="minorHAnsi"/>
          <w:color w:val="000000"/>
          <w:sz w:val="15"/>
          <w:szCs w:val="15"/>
        </w:rPr>
        <w:t xml:space="preserve"> qty </w:t>
      </w:r>
      <w:r w:rsidRPr="008013CE">
        <w:rPr>
          <w:rFonts w:cstheme="minorHAnsi"/>
          <w:color w:val="808080"/>
          <w:sz w:val="15"/>
          <w:szCs w:val="15"/>
        </w:rPr>
        <w:t>BETWEEN</w:t>
      </w:r>
      <w:r w:rsidRPr="008013CE">
        <w:rPr>
          <w:rFonts w:cstheme="minorHAnsi"/>
          <w:color w:val="000000"/>
          <w:sz w:val="15"/>
          <w:szCs w:val="15"/>
        </w:rPr>
        <w:t xml:space="preserve"> 50 </w:t>
      </w:r>
      <w:r w:rsidRPr="008013CE">
        <w:rPr>
          <w:rFonts w:cstheme="minorHAnsi"/>
          <w:color w:val="808080"/>
          <w:sz w:val="15"/>
          <w:szCs w:val="15"/>
        </w:rPr>
        <w:t>AND</w:t>
      </w:r>
      <w:r w:rsidRPr="008013CE">
        <w:rPr>
          <w:rFonts w:cstheme="minorHAnsi"/>
          <w:color w:val="000000"/>
          <w:sz w:val="15"/>
          <w:szCs w:val="15"/>
        </w:rPr>
        <w:t xml:space="preserve"> 75</w:t>
      </w:r>
      <w:r w:rsidRPr="008013CE">
        <w:rPr>
          <w:rFonts w:cstheme="minorHAnsi"/>
          <w:color w:val="808080"/>
          <w:sz w:val="15"/>
          <w:szCs w:val="15"/>
        </w:rPr>
        <w:t>;</w:t>
      </w:r>
    </w:p>
    <w:p w:rsidR="0045424A" w:rsidRDefault="0045424A" w:rsidP="00D230FA">
      <w:pPr>
        <w:autoSpaceDE w:val="0"/>
        <w:autoSpaceDN w:val="0"/>
        <w:adjustRightInd w:val="0"/>
        <w:spacing w:after="0"/>
        <w:rPr>
          <w:rFonts w:eastAsia="Times New Roman" w:cstheme="minorHAnsi"/>
          <w:color w:val="24292E"/>
          <w:kern w:val="36"/>
          <w:sz w:val="36"/>
          <w:szCs w:val="48"/>
        </w:rPr>
      </w:pPr>
      <w:r>
        <w:rPr>
          <w:rFonts w:eastAsia="Times New Roman" w:cstheme="minorHAnsi"/>
          <w:color w:val="24292E"/>
          <w:kern w:val="36"/>
          <w:sz w:val="36"/>
          <w:szCs w:val="48"/>
        </w:rPr>
        <w:br w:type="page"/>
      </w:r>
    </w:p>
    <w:p w:rsidR="0045424A" w:rsidRDefault="0045424A" w:rsidP="0045424A">
      <w:pPr>
        <w:spacing w:after="0"/>
      </w:pPr>
      <w:r>
        <w:lastRenderedPageBreak/>
        <w:t>SQL Expression:</w:t>
      </w:r>
    </w:p>
    <w:p w:rsidR="0045424A" w:rsidRDefault="00012147" w:rsidP="0045424A">
      <w:pPr>
        <w:spacing w:after="0"/>
      </w:pPr>
      <w:hyperlink r:id="rId264" w:history="1">
        <w:r w:rsidR="0045424A">
          <w:rPr>
            <w:rStyle w:val="Hyperlink"/>
          </w:rPr>
          <w:t>https://www.sqlite.org/draft/lang_expr.html</w:t>
        </w:r>
      </w:hyperlink>
    </w:p>
    <w:p w:rsidR="0045424A" w:rsidRDefault="0045424A" w:rsidP="0045424A">
      <w:pPr>
        <w:spacing w:after="0"/>
      </w:pPr>
    </w:p>
    <w:p w:rsidR="0045424A" w:rsidRDefault="0045424A" w:rsidP="0045424A">
      <w:pPr>
        <w:spacing w:after="0"/>
      </w:pPr>
      <w:r>
        <w:rPr>
          <w:noProof/>
        </w:rPr>
        <w:drawing>
          <wp:inline distT="0" distB="0" distL="0" distR="0">
            <wp:extent cx="5734050" cy="6867525"/>
            <wp:effectExtent l="19050" t="0" r="0" b="0"/>
            <wp:docPr id="18" name="Picture 18" descr="C:\Users\SD027\AppData\Local\Microsoft\Windows\INetCache\Content.Word\expres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D027\AppData\Local\Microsoft\Windows\INetCache\Content.Word\expression.gif"/>
                    <pic:cNvPicPr>
                      <a:picLocks noChangeAspect="1" noChangeArrowheads="1"/>
                    </pic:cNvPicPr>
                  </pic:nvPicPr>
                  <pic:blipFill>
                    <a:blip r:embed="rId265"/>
                    <a:srcRect/>
                    <a:stretch>
                      <a:fillRect/>
                    </a:stretch>
                  </pic:blipFill>
                  <pic:spPr bwMode="auto">
                    <a:xfrm>
                      <a:off x="0" y="0"/>
                      <a:ext cx="5734050" cy="6867525"/>
                    </a:xfrm>
                    <a:prstGeom prst="rect">
                      <a:avLst/>
                    </a:prstGeom>
                    <a:noFill/>
                    <a:ln w="9525">
                      <a:noFill/>
                      <a:miter lim="800000"/>
                      <a:headEnd/>
                      <a:tailEnd/>
                    </a:ln>
                  </pic:spPr>
                </pic:pic>
              </a:graphicData>
            </a:graphic>
          </wp:inline>
        </w:drawing>
      </w:r>
    </w:p>
    <w:p w:rsidR="0045424A" w:rsidRDefault="0045424A" w:rsidP="0045424A"/>
    <w:p w:rsidR="0045424A" w:rsidRDefault="0045424A" w:rsidP="0045424A">
      <w:r w:rsidRPr="00997C8F">
        <w:rPr>
          <w:rFonts w:ascii="Verdana" w:hAnsi="Verdana"/>
          <w:color w:val="000000"/>
          <w:sz w:val="14"/>
          <w:szCs w:val="27"/>
        </w:rPr>
        <w:t> </w:t>
      </w:r>
      <w:r>
        <w:br w:type="page"/>
      </w:r>
    </w:p>
    <w:tbl>
      <w:tblPr>
        <w:tblStyle w:val="TableGrid"/>
        <w:tblW w:w="0" w:type="auto"/>
        <w:tblLook w:val="04A0"/>
      </w:tblPr>
      <w:tblGrid>
        <w:gridCol w:w="2718"/>
        <w:gridCol w:w="6426"/>
      </w:tblGrid>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66" w:history="1">
              <w:r w:rsidR="0045424A" w:rsidRPr="00997C8F">
                <w:rPr>
                  <w:rStyle w:val="Hyperlink"/>
                  <w:rFonts w:ascii="Verdana" w:hAnsi="Verdana"/>
                  <w:b/>
                  <w:bCs/>
                  <w:color w:val="734559"/>
                  <w:sz w:val="14"/>
                  <w:szCs w:val="27"/>
                </w:rPr>
                <w:t>filter-clause:</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2238375" cy="228600"/>
                  <wp:effectExtent l="19050" t="0" r="9525" b="0"/>
                  <wp:docPr id="8" name="Picture 8" descr="C:\Users\SD027\AppData\Local\Microsoft\Windows\INetCache\Content.Word\filter-cla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D027\AppData\Local\Microsoft\Windows\INetCache\Content.Word\filter-clause.gif"/>
                          <pic:cNvPicPr>
                            <a:picLocks noChangeAspect="1" noChangeArrowheads="1"/>
                          </pic:cNvPicPr>
                        </pic:nvPicPr>
                        <pic:blipFill>
                          <a:blip r:embed="rId267"/>
                          <a:srcRect/>
                          <a:stretch>
                            <a:fillRect/>
                          </a:stretch>
                        </pic:blipFill>
                        <pic:spPr bwMode="auto">
                          <a:xfrm>
                            <a:off x="0" y="0"/>
                            <a:ext cx="2238375" cy="22860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68" w:history="1">
              <w:r w:rsidR="0045424A" w:rsidRPr="00997C8F">
                <w:rPr>
                  <w:rStyle w:val="Hyperlink"/>
                  <w:rFonts w:ascii="Verdana" w:hAnsi="Verdana"/>
                  <w:b/>
                  <w:bCs/>
                  <w:color w:val="734559"/>
                  <w:sz w:val="14"/>
                  <w:szCs w:val="27"/>
                </w:rPr>
                <w:t>literal-value:</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r>
              <w:rPr>
                <w:rFonts w:ascii="Verdana" w:hAnsi="Verdana"/>
                <w:b/>
                <w:bCs/>
                <w:noProof/>
                <w:color w:val="000000"/>
                <w:sz w:val="14"/>
                <w:szCs w:val="27"/>
              </w:rPr>
              <w:drawing>
                <wp:inline distT="0" distB="0" distL="0" distR="0">
                  <wp:extent cx="1475105" cy="1457960"/>
                  <wp:effectExtent l="19050" t="0" r="0" b="0"/>
                  <wp:docPr id="2" name="Picture 304" descr="C:\Users\SD027\AppData\Local\Microsoft\Windows\INetCache\Content.Word\literal-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SD027\AppData\Local\Microsoft\Windows\INetCache\Content.Word\literal-value.gif"/>
                          <pic:cNvPicPr>
                            <a:picLocks noChangeAspect="1" noChangeArrowheads="1"/>
                          </pic:cNvPicPr>
                        </pic:nvPicPr>
                        <pic:blipFill>
                          <a:blip r:embed="rId269"/>
                          <a:srcRect/>
                          <a:stretch>
                            <a:fillRect/>
                          </a:stretch>
                        </pic:blipFill>
                        <pic:spPr bwMode="auto">
                          <a:xfrm>
                            <a:off x="0" y="0"/>
                            <a:ext cx="1475105" cy="145796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0" w:history="1">
              <w:r w:rsidR="0045424A" w:rsidRPr="00997C8F">
                <w:rPr>
                  <w:rStyle w:val="Hyperlink"/>
                  <w:rFonts w:ascii="Verdana" w:hAnsi="Verdana"/>
                  <w:b/>
                  <w:bCs/>
                  <w:color w:val="734559"/>
                  <w:sz w:val="14"/>
                  <w:szCs w:val="27"/>
                </w:rPr>
                <w:t>over-clause:</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2657475" cy="1704975"/>
                  <wp:effectExtent l="19050" t="0" r="9525" b="0"/>
                  <wp:docPr id="9" name="Picture 9" descr="C:\Users\SD027\AppData\Local\Microsoft\Windows\INetCache\Content.Word\over-cla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027\AppData\Local\Microsoft\Windows\INetCache\Content.Word\over-clause.gif"/>
                          <pic:cNvPicPr>
                            <a:picLocks noChangeAspect="1" noChangeArrowheads="1"/>
                          </pic:cNvPicPr>
                        </pic:nvPicPr>
                        <pic:blipFill>
                          <a:blip r:embed="rId271"/>
                          <a:srcRect/>
                          <a:stretch>
                            <a:fillRect/>
                          </a:stretch>
                        </pic:blipFill>
                        <pic:spPr bwMode="auto">
                          <a:xfrm>
                            <a:off x="0" y="0"/>
                            <a:ext cx="2657475" cy="1704975"/>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2" w:history="1">
              <w:r w:rsidR="0045424A" w:rsidRPr="00997C8F">
                <w:rPr>
                  <w:rStyle w:val="Hyperlink"/>
                  <w:rFonts w:ascii="Verdana" w:hAnsi="Verdana"/>
                  <w:b/>
                  <w:bCs/>
                  <w:color w:val="734559"/>
                  <w:sz w:val="14"/>
                  <w:szCs w:val="27"/>
                </w:rPr>
                <w:t>raise-function:</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r>
              <w:rPr>
                <w:rFonts w:ascii="Verdana" w:hAnsi="Verdana"/>
                <w:b/>
                <w:bCs/>
                <w:noProof/>
                <w:color w:val="000000"/>
                <w:sz w:val="14"/>
                <w:szCs w:val="27"/>
              </w:rPr>
              <w:drawing>
                <wp:inline distT="0" distB="0" distL="0" distR="0">
                  <wp:extent cx="2771775" cy="647700"/>
                  <wp:effectExtent l="19050" t="0" r="9525" b="0"/>
                  <wp:docPr id="10" name="Picture 10" descr="C:\Users\SD027\AppData\Local\Microsoft\Windows\INetCache\Content.Word\raise-fun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D027\AppData\Local\Microsoft\Windows\INetCache\Content.Word\raise-function.gif"/>
                          <pic:cNvPicPr>
                            <a:picLocks noChangeAspect="1" noChangeArrowheads="1"/>
                          </pic:cNvPicPr>
                        </pic:nvPicPr>
                        <pic:blipFill>
                          <a:blip r:embed="rId273"/>
                          <a:srcRect/>
                          <a:stretch>
                            <a:fillRect/>
                          </a:stretch>
                        </pic:blipFill>
                        <pic:spPr bwMode="auto">
                          <a:xfrm>
                            <a:off x="0" y="0"/>
                            <a:ext cx="2771775" cy="64770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4" w:history="1">
              <w:r w:rsidR="0045424A" w:rsidRPr="00997C8F">
                <w:rPr>
                  <w:rStyle w:val="Hyperlink"/>
                  <w:rFonts w:ascii="Verdana" w:hAnsi="Verdana"/>
                  <w:b/>
                  <w:bCs/>
                  <w:color w:val="734559"/>
                  <w:sz w:val="14"/>
                  <w:szCs w:val="27"/>
                </w:rPr>
                <w:t>select-stmt:</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highlight w:val="yellow"/>
              </w:rPr>
            </w:pP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5" w:history="1">
              <w:r w:rsidR="0045424A" w:rsidRPr="00997C8F">
                <w:rPr>
                  <w:rStyle w:val="Hyperlink"/>
                  <w:rFonts w:ascii="Verdana" w:hAnsi="Verdana"/>
                  <w:b/>
                  <w:bCs/>
                  <w:color w:val="734559"/>
                  <w:sz w:val="14"/>
                  <w:szCs w:val="27"/>
                </w:rPr>
                <w:t>common-table-expression:</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3686175" cy="409575"/>
                  <wp:effectExtent l="19050" t="0" r="9525" b="0"/>
                  <wp:docPr id="11" name="Picture 11" descr="C:\Users\SD027\AppData\Local\Microsoft\Windows\INetCache\Content.Word\common-table-expres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D027\AppData\Local\Microsoft\Windows\INetCache\Content.Word\common-table-expression.gif"/>
                          <pic:cNvPicPr>
                            <a:picLocks noChangeAspect="1" noChangeArrowheads="1"/>
                          </pic:cNvPicPr>
                        </pic:nvPicPr>
                        <pic:blipFill>
                          <a:blip r:embed="rId276"/>
                          <a:srcRect/>
                          <a:stretch>
                            <a:fillRect/>
                          </a:stretch>
                        </pic:blipFill>
                        <pic:spPr bwMode="auto">
                          <a:xfrm>
                            <a:off x="0" y="0"/>
                            <a:ext cx="3686175" cy="409575"/>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7" w:history="1">
              <w:r w:rsidR="0045424A" w:rsidRPr="00997C8F">
                <w:rPr>
                  <w:rStyle w:val="Hyperlink"/>
                  <w:rFonts w:ascii="Verdana" w:hAnsi="Verdana"/>
                  <w:b/>
                  <w:bCs/>
                  <w:color w:val="734559"/>
                  <w:sz w:val="14"/>
                  <w:szCs w:val="27"/>
                </w:rPr>
                <w:t>compound-operator:</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r>
              <w:rPr>
                <w:rFonts w:ascii="Verdana" w:hAnsi="Verdana"/>
                <w:b/>
                <w:bCs/>
                <w:noProof/>
                <w:color w:val="000000"/>
                <w:sz w:val="14"/>
                <w:szCs w:val="27"/>
              </w:rPr>
              <w:drawing>
                <wp:inline distT="0" distB="0" distL="0" distR="0">
                  <wp:extent cx="981075" cy="581025"/>
                  <wp:effectExtent l="19050" t="0" r="9525" b="0"/>
                  <wp:docPr id="12" name="Picture 12" descr="C:\Users\SD027\AppData\Local\Microsoft\Windows\INetCache\Content.Word\compound-ope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D027\AppData\Local\Microsoft\Windows\INetCache\Content.Word\compound-operator.gif"/>
                          <pic:cNvPicPr>
                            <a:picLocks noChangeAspect="1" noChangeArrowheads="1"/>
                          </pic:cNvPicPr>
                        </pic:nvPicPr>
                        <pic:blipFill>
                          <a:blip r:embed="rId278"/>
                          <a:srcRect/>
                          <a:stretch>
                            <a:fillRect/>
                          </a:stretch>
                        </pic:blipFill>
                        <pic:spPr bwMode="auto">
                          <a:xfrm>
                            <a:off x="0" y="0"/>
                            <a:ext cx="981075" cy="581025"/>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79" w:history="1">
              <w:r w:rsidR="0045424A" w:rsidRPr="00997C8F">
                <w:rPr>
                  <w:rStyle w:val="Hyperlink"/>
                  <w:rFonts w:ascii="Verdana" w:hAnsi="Verdana"/>
                  <w:b/>
                  <w:bCs/>
                  <w:color w:val="734559"/>
                  <w:sz w:val="14"/>
                  <w:szCs w:val="27"/>
                </w:rPr>
                <w:t>join-clause:</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3914775" cy="371475"/>
                  <wp:effectExtent l="19050" t="0" r="9525" b="0"/>
                  <wp:docPr id="13" name="Picture 13" descr="C:\Users\SD027\AppData\Local\Microsoft\Windows\INetCache\Content.Word\join-cla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D027\AppData\Local\Microsoft\Windows\INetCache\Content.Word\join-clause.gif"/>
                          <pic:cNvPicPr>
                            <a:picLocks noChangeAspect="1" noChangeArrowheads="1"/>
                          </pic:cNvPicPr>
                        </pic:nvPicPr>
                        <pic:blipFill>
                          <a:blip r:embed="rId280"/>
                          <a:srcRect/>
                          <a:stretch>
                            <a:fillRect/>
                          </a:stretch>
                        </pic:blipFill>
                        <pic:spPr bwMode="auto">
                          <a:xfrm>
                            <a:off x="0" y="0"/>
                            <a:ext cx="3914775" cy="371475"/>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81" w:history="1">
              <w:r w:rsidR="0045424A" w:rsidRPr="00997C8F">
                <w:rPr>
                  <w:rStyle w:val="Hyperlink"/>
                  <w:rFonts w:ascii="Verdana" w:hAnsi="Verdana"/>
                  <w:b/>
                  <w:bCs/>
                  <w:color w:val="734559"/>
                  <w:sz w:val="14"/>
                  <w:szCs w:val="27"/>
                </w:rPr>
                <w:t>ordering-term:</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r>
              <w:rPr>
                <w:rFonts w:ascii="Verdana" w:hAnsi="Verdana"/>
                <w:b/>
                <w:bCs/>
                <w:noProof/>
                <w:color w:val="000000"/>
                <w:sz w:val="14"/>
                <w:szCs w:val="27"/>
              </w:rPr>
              <w:drawing>
                <wp:inline distT="0" distB="0" distL="0" distR="0">
                  <wp:extent cx="3657600" cy="438150"/>
                  <wp:effectExtent l="19050" t="0" r="0" b="0"/>
                  <wp:docPr id="14" name="Picture 14" descr="C:\Users\SD027\AppData\Local\Microsoft\Windows\INetCache\Content.Word\ordering-te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D027\AppData\Local\Microsoft\Windows\INetCache\Content.Word\ordering-term.gif"/>
                          <pic:cNvPicPr>
                            <a:picLocks noChangeAspect="1" noChangeArrowheads="1"/>
                          </pic:cNvPicPr>
                        </pic:nvPicPr>
                        <pic:blipFill>
                          <a:blip r:embed="rId282"/>
                          <a:srcRect/>
                          <a:stretch>
                            <a:fillRect/>
                          </a:stretch>
                        </pic:blipFill>
                        <pic:spPr bwMode="auto">
                          <a:xfrm>
                            <a:off x="0" y="0"/>
                            <a:ext cx="3657600" cy="43815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83" w:history="1">
              <w:r w:rsidR="0045424A" w:rsidRPr="00997C8F">
                <w:rPr>
                  <w:rStyle w:val="Hyperlink"/>
                  <w:rFonts w:ascii="Verdana" w:hAnsi="Verdana"/>
                  <w:b/>
                  <w:bCs/>
                  <w:color w:val="734559"/>
                  <w:sz w:val="14"/>
                  <w:szCs w:val="27"/>
                </w:rPr>
                <w:t>result-column:</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2324100" cy="781050"/>
                  <wp:effectExtent l="19050" t="0" r="0" b="0"/>
                  <wp:docPr id="15" name="Picture 15" descr="C:\Users\SD027\AppData\Local\Microsoft\Windows\INetCache\Content.Word\result-colum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D027\AppData\Local\Microsoft\Windows\INetCache\Content.Word\result-column.gif"/>
                          <pic:cNvPicPr>
                            <a:picLocks noChangeAspect="1" noChangeArrowheads="1"/>
                          </pic:cNvPicPr>
                        </pic:nvPicPr>
                        <pic:blipFill>
                          <a:blip r:embed="rId284"/>
                          <a:srcRect/>
                          <a:stretch>
                            <a:fillRect/>
                          </a:stretch>
                        </pic:blipFill>
                        <pic:spPr bwMode="auto">
                          <a:xfrm>
                            <a:off x="0" y="0"/>
                            <a:ext cx="2324100" cy="78105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85" w:history="1">
              <w:r w:rsidR="0045424A" w:rsidRPr="00997C8F">
                <w:rPr>
                  <w:rStyle w:val="Hyperlink"/>
                  <w:rFonts w:ascii="Verdana" w:hAnsi="Verdana"/>
                  <w:b/>
                  <w:bCs/>
                  <w:color w:val="734559"/>
                  <w:sz w:val="14"/>
                  <w:szCs w:val="27"/>
                </w:rPr>
                <w:t>table-or-subquery:</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86" w:history="1">
              <w:r w:rsidR="0045424A" w:rsidRPr="00997C8F">
                <w:rPr>
                  <w:rStyle w:val="Hyperlink"/>
                  <w:rFonts w:ascii="Verdana" w:hAnsi="Verdana"/>
                  <w:b/>
                  <w:bCs/>
                  <w:color w:val="734559"/>
                  <w:sz w:val="14"/>
                  <w:szCs w:val="27"/>
                </w:rPr>
                <w:t>window-defn:</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rPr>
                <w:rFonts w:ascii="Verdana" w:hAnsi="Verdana"/>
                <w:b/>
                <w:bCs/>
                <w:color w:val="000000"/>
                <w:sz w:val="14"/>
                <w:szCs w:val="27"/>
              </w:rPr>
            </w:pPr>
            <w:r>
              <w:rPr>
                <w:rFonts w:ascii="Verdana" w:hAnsi="Verdana"/>
                <w:b/>
                <w:bCs/>
                <w:noProof/>
                <w:color w:val="000000"/>
                <w:sz w:val="14"/>
                <w:szCs w:val="27"/>
              </w:rPr>
              <w:drawing>
                <wp:inline distT="0" distB="0" distL="0" distR="0">
                  <wp:extent cx="2019300" cy="1657350"/>
                  <wp:effectExtent l="19050" t="0" r="0" b="0"/>
                  <wp:docPr id="16" name="Picture 16" descr="C:\Users\SD027\AppData\Local\Microsoft\Windows\INetCache\Content.Word\window-def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D027\AppData\Local\Microsoft\Windows\INetCache\Content.Word\window-defn.gif"/>
                          <pic:cNvPicPr>
                            <a:picLocks noChangeAspect="1" noChangeArrowheads="1"/>
                          </pic:cNvPicPr>
                        </pic:nvPicPr>
                        <pic:blipFill>
                          <a:blip r:embed="rId287"/>
                          <a:srcRect/>
                          <a:stretch>
                            <a:fillRect/>
                          </a:stretch>
                        </pic:blipFill>
                        <pic:spPr bwMode="auto">
                          <a:xfrm>
                            <a:off x="0" y="0"/>
                            <a:ext cx="2019300" cy="1657350"/>
                          </a:xfrm>
                          <a:prstGeom prst="rect">
                            <a:avLst/>
                          </a:prstGeom>
                          <a:noFill/>
                          <a:ln w="9525">
                            <a:noFill/>
                            <a:miter lim="800000"/>
                            <a:headEnd/>
                            <a:tailEnd/>
                          </a:ln>
                        </pic:spPr>
                      </pic:pic>
                    </a:graphicData>
                  </a:graphic>
                </wp:inline>
              </w:drawing>
            </w:r>
          </w:p>
        </w:tc>
      </w:tr>
      <w:tr w:rsidR="0045424A" w:rsidRPr="00997C8F" w:rsidTr="006D1CF6">
        <w:tc>
          <w:tcPr>
            <w:tcW w:w="2718" w:type="dxa"/>
          </w:tcPr>
          <w:p w:rsidR="0045424A" w:rsidRPr="00997C8F" w:rsidRDefault="00012147" w:rsidP="006D1CF6">
            <w:pPr>
              <w:pStyle w:val="NormalWeb"/>
              <w:rPr>
                <w:rFonts w:ascii="Verdana" w:hAnsi="Verdana"/>
                <w:color w:val="000000"/>
                <w:sz w:val="14"/>
                <w:szCs w:val="27"/>
              </w:rPr>
            </w:pPr>
            <w:hyperlink r:id="rId288" w:history="1">
              <w:r w:rsidR="0045424A" w:rsidRPr="00997C8F">
                <w:rPr>
                  <w:rStyle w:val="Hyperlink"/>
                  <w:rFonts w:ascii="Verdana" w:hAnsi="Verdana"/>
                  <w:b/>
                  <w:bCs/>
                  <w:color w:val="734559"/>
                  <w:sz w:val="14"/>
                  <w:szCs w:val="27"/>
                </w:rPr>
                <w:t>type-name:</w:t>
              </w:r>
            </w:hyperlink>
            <w:r w:rsidR="0045424A" w:rsidRPr="00997C8F">
              <w:rPr>
                <w:rFonts w:ascii="Verdana" w:hAnsi="Verdana"/>
                <w:color w:val="000000"/>
                <w:sz w:val="14"/>
                <w:szCs w:val="27"/>
              </w:rPr>
              <w:t> </w:t>
            </w:r>
          </w:p>
        </w:tc>
        <w:tc>
          <w:tcPr>
            <w:tcW w:w="6390" w:type="dxa"/>
          </w:tcPr>
          <w:p w:rsidR="0045424A" w:rsidRPr="00997C8F" w:rsidRDefault="0045424A" w:rsidP="006D1CF6">
            <w:pPr>
              <w:pStyle w:val="NormalWeb"/>
              <w:jc w:val="right"/>
              <w:rPr>
                <w:rFonts w:ascii="Verdana" w:hAnsi="Verdana"/>
                <w:b/>
                <w:bCs/>
                <w:color w:val="000000"/>
                <w:sz w:val="14"/>
                <w:szCs w:val="27"/>
              </w:rPr>
            </w:pPr>
            <w:r>
              <w:rPr>
                <w:rFonts w:ascii="Verdana" w:hAnsi="Verdana"/>
                <w:b/>
                <w:bCs/>
                <w:noProof/>
                <w:color w:val="000000"/>
                <w:sz w:val="14"/>
                <w:szCs w:val="27"/>
              </w:rPr>
              <w:drawing>
                <wp:inline distT="0" distB="0" distL="0" distR="0">
                  <wp:extent cx="3460000" cy="552091"/>
                  <wp:effectExtent l="19050" t="0" r="7100" b="0"/>
                  <wp:docPr id="161" name="Picture 161" descr="C:\Users\SD027\AppData\Local\Microsoft\Windows\INetCache\Content.Word\type-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SD027\AppData\Local\Microsoft\Windows\INetCache\Content.Word\type-name.gif"/>
                          <pic:cNvPicPr>
                            <a:picLocks noChangeAspect="1" noChangeArrowheads="1"/>
                          </pic:cNvPicPr>
                        </pic:nvPicPr>
                        <pic:blipFill>
                          <a:blip r:embed="rId289"/>
                          <a:srcRect/>
                          <a:stretch>
                            <a:fillRect/>
                          </a:stretch>
                        </pic:blipFill>
                        <pic:spPr bwMode="auto">
                          <a:xfrm>
                            <a:off x="0" y="0"/>
                            <a:ext cx="3460028" cy="552096"/>
                          </a:xfrm>
                          <a:prstGeom prst="rect">
                            <a:avLst/>
                          </a:prstGeom>
                          <a:noFill/>
                          <a:ln w="9525">
                            <a:noFill/>
                            <a:miter lim="800000"/>
                            <a:headEnd/>
                            <a:tailEnd/>
                          </a:ln>
                        </pic:spPr>
                      </pic:pic>
                    </a:graphicData>
                  </a:graphic>
                </wp:inline>
              </w:drawing>
            </w:r>
          </w:p>
        </w:tc>
      </w:tr>
    </w:tbl>
    <w:p w:rsidR="0045424A" w:rsidRDefault="0045424A" w:rsidP="0045424A">
      <w:pPr>
        <w:spacing w:after="0"/>
        <w:rPr>
          <w:rFonts w:ascii="Verdana" w:hAnsi="Verdana"/>
          <w:b/>
          <w:bCs/>
          <w:color w:val="000000"/>
          <w:sz w:val="14"/>
          <w:szCs w:val="27"/>
        </w:rPr>
      </w:pPr>
    </w:p>
    <w:p w:rsidR="0045424A" w:rsidRDefault="0045424A" w:rsidP="0045424A">
      <w:pPr>
        <w:rPr>
          <w:rFonts w:ascii="Verdana" w:hAnsi="Verdana"/>
          <w:b/>
          <w:bCs/>
          <w:color w:val="000000"/>
          <w:sz w:val="14"/>
          <w:szCs w:val="27"/>
        </w:rPr>
      </w:pPr>
      <w:r>
        <w:rPr>
          <w:rFonts w:ascii="Verdana" w:hAnsi="Verdana"/>
          <w:b/>
          <w:bCs/>
          <w:color w:val="000000"/>
          <w:sz w:val="14"/>
          <w:szCs w:val="27"/>
        </w:rPr>
        <w:br w:type="page"/>
      </w:r>
    </w:p>
    <w:p w:rsidR="0045424A" w:rsidRDefault="00012147" w:rsidP="0045424A">
      <w:pPr>
        <w:spacing w:after="0"/>
        <w:rPr>
          <w:rFonts w:ascii="Verdana" w:hAnsi="Verdana"/>
          <w:color w:val="000000"/>
          <w:sz w:val="14"/>
          <w:szCs w:val="27"/>
        </w:rPr>
      </w:pPr>
      <w:hyperlink r:id="rId290" w:history="1">
        <w:r w:rsidR="0045424A" w:rsidRPr="00997C8F">
          <w:rPr>
            <w:rStyle w:val="Hyperlink"/>
            <w:rFonts w:ascii="Verdana" w:hAnsi="Verdana"/>
            <w:b/>
            <w:bCs/>
            <w:color w:val="734559"/>
            <w:sz w:val="14"/>
            <w:szCs w:val="27"/>
          </w:rPr>
          <w:t>select-stmt:</w:t>
        </w:r>
      </w:hyperlink>
      <w:r w:rsidR="0045424A" w:rsidRPr="00997C8F">
        <w:rPr>
          <w:rFonts w:ascii="Verdana" w:hAnsi="Verdana"/>
          <w:color w:val="000000"/>
          <w:sz w:val="14"/>
          <w:szCs w:val="27"/>
        </w:rPr>
        <w:t> </w:t>
      </w:r>
    </w:p>
    <w:p w:rsidR="0045424A" w:rsidRDefault="0045424A" w:rsidP="0045424A">
      <w:pPr>
        <w:spacing w:after="0"/>
        <w:rPr>
          <w:rFonts w:ascii="Verdana" w:hAnsi="Verdana"/>
          <w:color w:val="000000"/>
          <w:sz w:val="14"/>
          <w:szCs w:val="27"/>
        </w:rPr>
      </w:pPr>
    </w:p>
    <w:p w:rsidR="0045424A" w:rsidRDefault="0045424A" w:rsidP="006D1CF6">
      <w:pPr>
        <w:spacing w:after="0"/>
        <w:jc w:val="center"/>
        <w:rPr>
          <w:rFonts w:ascii="Verdana" w:hAnsi="Verdana"/>
          <w:color w:val="000000"/>
          <w:sz w:val="14"/>
          <w:szCs w:val="27"/>
        </w:rPr>
      </w:pPr>
      <w:r>
        <w:rPr>
          <w:rFonts w:ascii="Verdana" w:hAnsi="Verdana"/>
          <w:noProof/>
          <w:color w:val="000000"/>
          <w:sz w:val="14"/>
          <w:szCs w:val="27"/>
        </w:rPr>
        <w:drawing>
          <wp:inline distT="0" distB="0" distL="0" distR="0">
            <wp:extent cx="4124325" cy="5820922"/>
            <wp:effectExtent l="19050" t="0" r="9525" b="0"/>
            <wp:docPr id="17" name="Picture 17" descr="C:\Users\SD027\AppData\Local\Microsoft\Windows\INetCache\Content.Word\select-st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D027\AppData\Local\Microsoft\Windows\INetCache\Content.Word\select-stmt.gif"/>
                    <pic:cNvPicPr>
                      <a:picLocks noChangeAspect="1" noChangeArrowheads="1"/>
                    </pic:cNvPicPr>
                  </pic:nvPicPr>
                  <pic:blipFill>
                    <a:blip r:embed="rId291"/>
                    <a:srcRect/>
                    <a:stretch>
                      <a:fillRect/>
                    </a:stretch>
                  </pic:blipFill>
                  <pic:spPr bwMode="auto">
                    <a:xfrm>
                      <a:off x="0" y="0"/>
                      <a:ext cx="4124325" cy="5820922"/>
                    </a:xfrm>
                    <a:prstGeom prst="rect">
                      <a:avLst/>
                    </a:prstGeom>
                    <a:noFill/>
                    <a:ln w="9525">
                      <a:noFill/>
                      <a:miter lim="800000"/>
                      <a:headEnd/>
                      <a:tailEnd/>
                    </a:ln>
                  </pic:spPr>
                </pic:pic>
              </a:graphicData>
            </a:graphic>
          </wp:inline>
        </w:drawing>
      </w:r>
    </w:p>
    <w:p w:rsidR="0045424A" w:rsidRDefault="0045424A" w:rsidP="0045424A">
      <w:pPr>
        <w:spacing w:after="0"/>
        <w:rPr>
          <w:rFonts w:ascii="Verdana" w:hAnsi="Verdana"/>
          <w:color w:val="000000"/>
          <w:sz w:val="14"/>
          <w:szCs w:val="27"/>
        </w:rPr>
      </w:pPr>
    </w:p>
    <w:p w:rsidR="0045424A" w:rsidRDefault="0045424A" w:rsidP="0045424A">
      <w:pPr>
        <w:spacing w:after="0"/>
        <w:rPr>
          <w:rFonts w:ascii="Verdana" w:hAnsi="Verdana"/>
          <w:color w:val="000000"/>
          <w:sz w:val="14"/>
          <w:szCs w:val="27"/>
        </w:rPr>
      </w:pPr>
    </w:p>
    <w:p w:rsidR="0045424A" w:rsidRDefault="00012147" w:rsidP="0045424A">
      <w:pPr>
        <w:spacing w:after="0"/>
        <w:rPr>
          <w:rFonts w:ascii="Verdana" w:hAnsi="Verdana"/>
          <w:color w:val="000000"/>
          <w:sz w:val="14"/>
          <w:szCs w:val="27"/>
        </w:rPr>
      </w:pPr>
      <w:hyperlink r:id="rId292" w:history="1">
        <w:r w:rsidR="0045424A" w:rsidRPr="00997C8F">
          <w:rPr>
            <w:rStyle w:val="Hyperlink"/>
            <w:rFonts w:ascii="Verdana" w:hAnsi="Verdana"/>
            <w:b/>
            <w:bCs/>
            <w:color w:val="734559"/>
            <w:sz w:val="14"/>
            <w:szCs w:val="27"/>
          </w:rPr>
          <w:t>table-or-subquery:</w:t>
        </w:r>
      </w:hyperlink>
      <w:r w:rsidR="0045424A" w:rsidRPr="00997C8F">
        <w:rPr>
          <w:rFonts w:ascii="Verdana" w:hAnsi="Verdana"/>
          <w:color w:val="000000"/>
          <w:sz w:val="14"/>
          <w:szCs w:val="27"/>
        </w:rPr>
        <w:t> </w:t>
      </w:r>
    </w:p>
    <w:p w:rsidR="0045424A" w:rsidRDefault="0045424A" w:rsidP="0045424A">
      <w:pPr>
        <w:spacing w:after="0"/>
        <w:rPr>
          <w:rFonts w:ascii="Verdana" w:hAnsi="Verdana"/>
          <w:color w:val="000000"/>
          <w:sz w:val="14"/>
          <w:szCs w:val="27"/>
        </w:rPr>
      </w:pPr>
    </w:p>
    <w:p w:rsidR="00216B0E" w:rsidRDefault="0045424A" w:rsidP="00216B0E">
      <w:pPr>
        <w:spacing w:after="0"/>
        <w:jc w:val="center"/>
      </w:pPr>
      <w:r>
        <w:rPr>
          <w:rFonts w:ascii="Verdana" w:hAnsi="Verdana"/>
          <w:noProof/>
          <w:color w:val="000000"/>
          <w:sz w:val="14"/>
          <w:szCs w:val="27"/>
        </w:rPr>
        <w:drawing>
          <wp:inline distT="0" distB="0" distL="0" distR="0">
            <wp:extent cx="4286250" cy="2845262"/>
            <wp:effectExtent l="19050" t="0" r="0" b="0"/>
            <wp:docPr id="19" name="Picture 19" descr="C:\Users\SD027\AppData\Local\Microsoft\Windows\INetCache\Content.Word\table-or-subqu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D027\AppData\Local\Microsoft\Windows\INetCache\Content.Word\table-or-subquery.gif"/>
                    <pic:cNvPicPr>
                      <a:picLocks noChangeAspect="1" noChangeArrowheads="1"/>
                    </pic:cNvPicPr>
                  </pic:nvPicPr>
                  <pic:blipFill>
                    <a:blip r:embed="rId293"/>
                    <a:srcRect/>
                    <a:stretch>
                      <a:fillRect/>
                    </a:stretch>
                  </pic:blipFill>
                  <pic:spPr bwMode="auto">
                    <a:xfrm>
                      <a:off x="0" y="0"/>
                      <a:ext cx="4286250" cy="2845262"/>
                    </a:xfrm>
                    <a:prstGeom prst="rect">
                      <a:avLst/>
                    </a:prstGeom>
                    <a:noFill/>
                    <a:ln w="9525">
                      <a:noFill/>
                      <a:miter lim="800000"/>
                      <a:headEnd/>
                      <a:tailEnd/>
                    </a:ln>
                  </pic:spPr>
                </pic:pic>
              </a:graphicData>
            </a:graphic>
          </wp:inline>
        </w:drawing>
      </w:r>
    </w:p>
    <w:p w:rsidR="00CF1D63" w:rsidRPr="00216B0E" w:rsidRDefault="00CF1D63" w:rsidP="00216B0E">
      <w:pPr>
        <w:spacing w:after="0"/>
      </w:pPr>
      <w:r>
        <w:rPr>
          <w:rFonts w:eastAsia="Times New Roman" w:cstheme="minorHAnsi"/>
          <w:color w:val="24292E"/>
          <w:kern w:val="36"/>
          <w:sz w:val="36"/>
          <w:szCs w:val="48"/>
        </w:rPr>
        <w:br w:type="page"/>
      </w:r>
    </w:p>
    <w:p w:rsidR="00CF1D63" w:rsidRDefault="00012147" w:rsidP="001960FD">
      <w:pPr>
        <w:pStyle w:val="Heading1"/>
        <w:spacing w:before="0" w:beforeAutospacing="0" w:after="0" w:afterAutospacing="0" w:line="276" w:lineRule="auto"/>
        <w:jc w:val="center"/>
        <w:rPr>
          <w:rFonts w:ascii="Consolas" w:hAnsi="Consolas" w:cs="Calibri"/>
          <w:b w:val="0"/>
          <w:bCs w:val="0"/>
          <w:color w:val="777777"/>
          <w:sz w:val="18"/>
          <w:szCs w:val="18"/>
        </w:rPr>
      </w:pPr>
      <w:hyperlink r:id="rId294" w:tooltip="Go to jQuery site" w:history="1">
        <w:r w:rsidR="00CF1D63" w:rsidRPr="001960FD">
          <w:rPr>
            <w:rFonts w:ascii="Consolas" w:hAnsi="Consolas" w:cs="Calibri"/>
            <w:sz w:val="18"/>
            <w:szCs w:val="18"/>
          </w:rPr>
          <w:t>jQuery</w:t>
        </w:r>
      </w:hyperlink>
      <w:r w:rsidR="00CF1D63" w:rsidRPr="001960FD">
        <w:rPr>
          <w:rFonts w:ascii="Consolas" w:hAnsi="Consolas" w:cs="Calibri"/>
          <w:b w:val="0"/>
          <w:bCs w:val="0"/>
          <w:color w:val="777777"/>
          <w:sz w:val="18"/>
          <w:szCs w:val="18"/>
        </w:rPr>
        <w:t> Quick API Reference</w:t>
      </w:r>
    </w:p>
    <w:p w:rsidR="001960FD" w:rsidRPr="001960FD" w:rsidRDefault="001960FD" w:rsidP="001960FD">
      <w:pPr>
        <w:pStyle w:val="Heading1"/>
        <w:spacing w:before="0" w:beforeAutospacing="0" w:after="0" w:afterAutospacing="0" w:line="276" w:lineRule="auto"/>
        <w:jc w:val="center"/>
        <w:rPr>
          <w:rFonts w:ascii="Consolas" w:hAnsi="Consolas" w:cs="Calibri"/>
          <w:b w:val="0"/>
          <w:bCs w:val="0"/>
          <w:color w:val="777777"/>
          <w:sz w:val="18"/>
          <w:szCs w:val="18"/>
        </w:rPr>
      </w:pPr>
    </w:p>
    <w:p w:rsidR="00CF1D63" w:rsidRPr="000E3C52" w:rsidRDefault="00CF1D63" w:rsidP="001960FD">
      <w:pPr>
        <w:pStyle w:val="BalloonText"/>
        <w:numPr>
          <w:ilvl w:val="1"/>
          <w:numId w:val="22"/>
        </w:numPr>
        <w:jc w:val="center"/>
        <w:outlineLvl w:val="0"/>
        <w:rPr>
          <w:rFonts w:ascii="Consolas" w:eastAsia="Times New Roman" w:hAnsi="Consolas" w:cs="Calibri"/>
          <w:b/>
          <w:bCs/>
          <w:caps/>
          <w:color w:val="332B00"/>
          <w:kern w:val="36"/>
          <w:sz w:val="17"/>
          <w:szCs w:val="17"/>
          <w:u w:val="single"/>
        </w:rPr>
      </w:pPr>
      <w:r w:rsidRPr="000E3C52">
        <w:rPr>
          <w:rFonts w:ascii="Consolas" w:eastAsia="Times New Roman" w:hAnsi="Consolas" w:cs="Calibri"/>
          <w:b/>
          <w:bCs/>
          <w:caps/>
          <w:color w:val="332B00"/>
          <w:kern w:val="36"/>
          <w:sz w:val="17"/>
          <w:szCs w:val="17"/>
          <w:u w:val="single"/>
        </w:rPr>
        <w:t>SELECTORS</w:t>
      </w:r>
    </w:p>
    <w:p w:rsidR="00CF1D63" w:rsidRPr="000E3C52" w:rsidRDefault="00CF1D63" w:rsidP="001960FD">
      <w:pPr>
        <w:spacing w:after="0"/>
        <w:outlineLvl w:val="0"/>
        <w:rPr>
          <w:rFonts w:ascii="Consolas" w:eastAsia="Times New Roman" w:hAnsi="Consolas" w:cs="Calibri"/>
          <w:b/>
          <w:bCs/>
          <w:caps/>
          <w:color w:val="332B00"/>
          <w:kern w:val="36"/>
          <w:sz w:val="17"/>
          <w:szCs w:val="17"/>
          <w:u w:val="single"/>
        </w:rPr>
        <w:sectPr w:rsidR="00CF1D63" w:rsidRPr="000E3C52" w:rsidSect="008013CE">
          <w:type w:val="continuous"/>
          <w:pgSz w:w="11907" w:h="16839" w:code="9"/>
          <w:pgMar w:top="810" w:right="837" w:bottom="810" w:left="1260" w:header="720" w:footer="720" w:gutter="0"/>
          <w:cols w:space="720"/>
          <w:docGrid w:linePitch="360"/>
        </w:sect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lastRenderedPageBreak/>
        <w:t>Basics</w:t>
      </w:r>
    </w:p>
    <w:p w:rsidR="00CF1D63" w:rsidRPr="000E3C52" w:rsidRDefault="00012147" w:rsidP="000E3C52">
      <w:pPr>
        <w:spacing w:after="0"/>
        <w:rPr>
          <w:rFonts w:ascii="Consolas" w:eastAsia="Times New Roman" w:hAnsi="Consolas" w:cs="Calibri"/>
          <w:color w:val="332B00"/>
          <w:sz w:val="17"/>
          <w:szCs w:val="17"/>
        </w:rPr>
      </w:pPr>
      <w:hyperlink r:id="rId295" w:tooltip="Selects all elements." w:history="1">
        <w:r w:rsidR="00CF1D63" w:rsidRPr="000E3C52">
          <w:rPr>
            <w:rFonts w:ascii="Consolas" w:eastAsia="Times New Roman" w:hAnsi="Consolas" w:cs="Calibri"/>
            <w:color w:val="0000FF"/>
            <w:sz w:val="17"/>
            <w:szCs w:val="17"/>
          </w:rPr>
          <w:t>*</w:t>
        </w:r>
      </w:hyperlink>
    </w:p>
    <w:p w:rsidR="00CF1D63" w:rsidRPr="000E3C52" w:rsidRDefault="00012147" w:rsidP="000E3C52">
      <w:pPr>
        <w:spacing w:after="0"/>
        <w:rPr>
          <w:rFonts w:ascii="Consolas" w:eastAsia="Times New Roman" w:hAnsi="Consolas" w:cs="Calibri"/>
          <w:color w:val="332B00"/>
          <w:sz w:val="17"/>
          <w:szCs w:val="17"/>
        </w:rPr>
      </w:pPr>
      <w:hyperlink r:id="rId296" w:tooltip="Selects all elements with the given class." w:history="1">
        <w:r w:rsidR="00CF1D63" w:rsidRPr="000E3C52">
          <w:rPr>
            <w:rFonts w:ascii="Consolas" w:eastAsia="Times New Roman" w:hAnsi="Consolas" w:cs="Calibri"/>
            <w:color w:val="0000FF"/>
            <w:sz w:val="17"/>
            <w:szCs w:val="17"/>
          </w:rPr>
          <w:t>.class</w:t>
        </w:r>
      </w:hyperlink>
    </w:p>
    <w:p w:rsidR="00CF1D63" w:rsidRPr="000E3C52" w:rsidRDefault="00012147" w:rsidP="000E3C52">
      <w:pPr>
        <w:spacing w:after="0"/>
        <w:rPr>
          <w:rFonts w:ascii="Consolas" w:eastAsia="Times New Roman" w:hAnsi="Consolas" w:cs="Calibri"/>
          <w:color w:val="332B00"/>
          <w:sz w:val="17"/>
          <w:szCs w:val="17"/>
        </w:rPr>
      </w:pPr>
      <w:hyperlink r:id="rId297" w:tooltip="Selects all elements with the given tag name." w:history="1">
        <w:r w:rsidR="00CF1D63" w:rsidRPr="000E3C52">
          <w:rPr>
            <w:rFonts w:ascii="Consolas" w:eastAsia="Times New Roman" w:hAnsi="Consolas" w:cs="Calibri"/>
            <w:color w:val="0000FF"/>
            <w:sz w:val="17"/>
            <w:szCs w:val="17"/>
          </w:rPr>
          <w:t>element</w:t>
        </w:r>
      </w:hyperlink>
    </w:p>
    <w:p w:rsidR="00CF1D63" w:rsidRPr="000E3C52" w:rsidRDefault="00012147" w:rsidP="000E3C52">
      <w:pPr>
        <w:spacing w:after="0"/>
        <w:rPr>
          <w:rFonts w:ascii="Consolas" w:eastAsia="Times New Roman" w:hAnsi="Consolas" w:cs="Calibri"/>
          <w:color w:val="332B00"/>
          <w:sz w:val="17"/>
          <w:szCs w:val="17"/>
        </w:rPr>
      </w:pPr>
      <w:hyperlink r:id="rId298" w:tooltip="Selects a single element with the given id attribute." w:history="1">
        <w:r w:rsidR="00CF1D63" w:rsidRPr="000E3C52">
          <w:rPr>
            <w:rFonts w:ascii="Consolas" w:eastAsia="Times New Roman" w:hAnsi="Consolas" w:cs="Calibri"/>
            <w:color w:val="0000FF"/>
            <w:sz w:val="17"/>
            <w:szCs w:val="17"/>
          </w:rPr>
          <w:t>#id</w:t>
        </w:r>
      </w:hyperlink>
    </w:p>
    <w:p w:rsidR="00CF1D63" w:rsidRPr="000E3C52" w:rsidRDefault="00012147" w:rsidP="000E3C52">
      <w:pPr>
        <w:spacing w:after="0"/>
        <w:rPr>
          <w:rFonts w:ascii="Consolas" w:eastAsia="Times New Roman" w:hAnsi="Consolas" w:cs="Calibri"/>
          <w:color w:val="332B00"/>
          <w:sz w:val="17"/>
          <w:szCs w:val="17"/>
        </w:rPr>
      </w:pPr>
      <w:hyperlink r:id="rId299" w:tooltip="Selects the combined results of all the specified selectors." w:history="1">
        <w:r w:rsidR="00CF1D63" w:rsidRPr="000E3C52">
          <w:rPr>
            <w:rFonts w:ascii="Consolas" w:eastAsia="Times New Roman" w:hAnsi="Consolas" w:cs="Calibri"/>
            <w:color w:val="0000FF"/>
            <w:sz w:val="17"/>
            <w:szCs w:val="17"/>
          </w:rPr>
          <w:t>selector1, selectorN, ...</w:t>
        </w:r>
      </w:hyperlink>
    </w:p>
    <w:p w:rsidR="00C35EF6" w:rsidRPr="000E3C52" w:rsidRDefault="00C35EF6"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Hierarchy</w:t>
      </w:r>
    </w:p>
    <w:p w:rsidR="00CF1D63" w:rsidRPr="000E3C52" w:rsidRDefault="00012147" w:rsidP="000E3C52">
      <w:pPr>
        <w:spacing w:after="0"/>
        <w:rPr>
          <w:rFonts w:ascii="Consolas" w:eastAsia="Times New Roman" w:hAnsi="Consolas" w:cs="Calibri"/>
          <w:color w:val="332B00"/>
          <w:sz w:val="17"/>
          <w:szCs w:val="17"/>
        </w:rPr>
      </w:pPr>
      <w:hyperlink r:id="rId300" w:tooltip="Selects all direct child elements specified by 'child' of elements specified by 'parent'." w:history="1">
        <w:r w:rsidR="00CF1D63" w:rsidRPr="000E3C52">
          <w:rPr>
            <w:rFonts w:ascii="Consolas" w:eastAsia="Times New Roman" w:hAnsi="Consolas" w:cs="Calibri"/>
            <w:color w:val="0000FF"/>
            <w:sz w:val="17"/>
            <w:szCs w:val="17"/>
          </w:rPr>
          <w:t>parent &amp;gt; child</w:t>
        </w:r>
      </w:hyperlink>
    </w:p>
    <w:p w:rsidR="00CF1D63" w:rsidRPr="000E3C52" w:rsidRDefault="00012147" w:rsidP="000E3C52">
      <w:pPr>
        <w:spacing w:after="0"/>
        <w:rPr>
          <w:rFonts w:ascii="Consolas" w:eastAsia="Times New Roman" w:hAnsi="Consolas" w:cs="Calibri"/>
          <w:color w:val="332B00"/>
          <w:sz w:val="17"/>
          <w:szCs w:val="17"/>
        </w:rPr>
      </w:pPr>
      <w:hyperlink r:id="rId301" w:tooltip="Selects all elements that are descendants of a given ancestor." w:history="1">
        <w:r w:rsidR="00CF1D63" w:rsidRPr="000E3C52">
          <w:rPr>
            <w:rFonts w:ascii="Consolas" w:eastAsia="Times New Roman" w:hAnsi="Consolas" w:cs="Calibri"/>
            <w:color w:val="0000FF"/>
            <w:sz w:val="17"/>
            <w:szCs w:val="17"/>
          </w:rPr>
          <w:t>ancestor descendant</w:t>
        </w:r>
      </w:hyperlink>
    </w:p>
    <w:p w:rsidR="00CF1D63" w:rsidRPr="000E3C52" w:rsidRDefault="00012147" w:rsidP="000E3C52">
      <w:pPr>
        <w:spacing w:after="0"/>
        <w:rPr>
          <w:rFonts w:ascii="Consolas" w:eastAsia="Times New Roman" w:hAnsi="Consolas" w:cs="Calibri"/>
          <w:color w:val="332B00"/>
          <w:sz w:val="17"/>
          <w:szCs w:val="17"/>
        </w:rPr>
      </w:pPr>
      <w:hyperlink r:id="rId302" w:tooltip="Selects all next elements matching 'next' that are immediately preceded by a sibling 'prev'." w:history="1">
        <w:r w:rsidR="00CF1D63" w:rsidRPr="000E3C52">
          <w:rPr>
            <w:rFonts w:ascii="Consolas" w:eastAsia="Times New Roman" w:hAnsi="Consolas" w:cs="Calibri"/>
            <w:color w:val="0000FF"/>
            <w:sz w:val="17"/>
            <w:szCs w:val="17"/>
          </w:rPr>
          <w:t>prev + next</w:t>
        </w:r>
      </w:hyperlink>
    </w:p>
    <w:p w:rsidR="00CF1D63" w:rsidRPr="000E3C52" w:rsidRDefault="00012147" w:rsidP="000E3C52">
      <w:pPr>
        <w:spacing w:after="0"/>
        <w:rPr>
          <w:rFonts w:ascii="Consolas" w:eastAsia="Times New Roman" w:hAnsi="Consolas" w:cs="Calibri"/>
          <w:color w:val="332B00"/>
          <w:sz w:val="17"/>
          <w:szCs w:val="17"/>
        </w:rPr>
      </w:pPr>
      <w:hyperlink r:id="rId303" w:tooltip="Selects all sibling elements that follow after the 'prev' element, have the same parent, and match the filtering 'siblings' selector." w:history="1">
        <w:r w:rsidR="00CF1D63" w:rsidRPr="000E3C52">
          <w:rPr>
            <w:rFonts w:ascii="Consolas" w:eastAsia="Times New Roman" w:hAnsi="Consolas" w:cs="Calibri"/>
            <w:color w:val="0000FF"/>
            <w:sz w:val="17"/>
            <w:szCs w:val="17"/>
          </w:rPr>
          <w:t>prev ~ siblings</w:t>
        </w:r>
      </w:hyperlink>
    </w:p>
    <w:p w:rsidR="00C35EF6" w:rsidRPr="000E3C52" w:rsidRDefault="00C35EF6"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Basic Filters</w:t>
      </w:r>
    </w:p>
    <w:p w:rsidR="00CF1D63" w:rsidRPr="000E3C52" w:rsidRDefault="00012147" w:rsidP="000E3C52">
      <w:pPr>
        <w:spacing w:after="0"/>
        <w:rPr>
          <w:rFonts w:ascii="Consolas" w:eastAsia="Times New Roman" w:hAnsi="Consolas" w:cs="Calibri"/>
          <w:color w:val="332B00"/>
          <w:sz w:val="17"/>
          <w:szCs w:val="17"/>
        </w:rPr>
      </w:pPr>
      <w:hyperlink r:id="rId304" w:tooltip="Select all elements that are in the progress of an animation at the time the selector is run." w:history="1">
        <w:r w:rsidR="00CF1D63" w:rsidRPr="000E3C52">
          <w:rPr>
            <w:rFonts w:ascii="Consolas" w:eastAsia="Times New Roman" w:hAnsi="Consolas" w:cs="Calibri"/>
            <w:color w:val="0000FF"/>
            <w:sz w:val="17"/>
            <w:szCs w:val="17"/>
          </w:rPr>
          <w:t>:animated</w:t>
        </w:r>
      </w:hyperlink>
    </w:p>
    <w:p w:rsidR="00CF1D63" w:rsidRPr="000E3C52" w:rsidRDefault="00012147" w:rsidP="000E3C52">
      <w:pPr>
        <w:spacing w:after="0"/>
        <w:rPr>
          <w:rFonts w:ascii="Consolas" w:eastAsia="Times New Roman" w:hAnsi="Consolas" w:cs="Calibri"/>
          <w:color w:val="332B00"/>
          <w:sz w:val="17"/>
          <w:szCs w:val="17"/>
        </w:rPr>
      </w:pPr>
      <w:hyperlink r:id="rId305" w:tooltip="Select the element at index n within the matched set." w:history="1">
        <w:r w:rsidR="00CF1D63" w:rsidRPr="000E3C52">
          <w:rPr>
            <w:rFonts w:ascii="Consolas" w:eastAsia="Times New Roman" w:hAnsi="Consolas" w:cs="Calibri"/>
            <w:color w:val="0000FF"/>
            <w:sz w:val="17"/>
            <w:szCs w:val="17"/>
          </w:rPr>
          <w:t>:eq()</w:t>
        </w:r>
      </w:hyperlink>
    </w:p>
    <w:p w:rsidR="00CF1D63" w:rsidRPr="000E3C52" w:rsidRDefault="00012147" w:rsidP="000E3C52">
      <w:pPr>
        <w:spacing w:after="0"/>
        <w:rPr>
          <w:rFonts w:ascii="Consolas" w:eastAsia="Times New Roman" w:hAnsi="Consolas" w:cs="Calibri"/>
          <w:color w:val="332B00"/>
          <w:sz w:val="17"/>
          <w:szCs w:val="17"/>
        </w:rPr>
      </w:pPr>
      <w:hyperlink r:id="rId306" w:tooltip="Selects even elements, zero-indexed. See also odd." w:history="1">
        <w:r w:rsidR="00CF1D63" w:rsidRPr="000E3C52">
          <w:rPr>
            <w:rFonts w:ascii="Consolas" w:eastAsia="Times New Roman" w:hAnsi="Consolas" w:cs="Calibri"/>
            <w:color w:val="0000FF"/>
            <w:sz w:val="17"/>
            <w:szCs w:val="17"/>
          </w:rPr>
          <w:t>:even</w:t>
        </w:r>
      </w:hyperlink>
    </w:p>
    <w:p w:rsidR="00CF1D63" w:rsidRPr="000E3C52" w:rsidRDefault="00012147" w:rsidP="000E3C52">
      <w:pPr>
        <w:spacing w:after="0"/>
        <w:rPr>
          <w:rFonts w:ascii="Consolas" w:eastAsia="Times New Roman" w:hAnsi="Consolas" w:cs="Calibri"/>
          <w:color w:val="332B00"/>
          <w:sz w:val="17"/>
          <w:szCs w:val="17"/>
        </w:rPr>
      </w:pPr>
      <w:hyperlink r:id="rId307" w:tooltip="Selects the first matched element." w:history="1">
        <w:r w:rsidR="00CF1D63" w:rsidRPr="000E3C52">
          <w:rPr>
            <w:rFonts w:ascii="Consolas" w:eastAsia="Times New Roman" w:hAnsi="Consolas" w:cs="Calibri"/>
            <w:color w:val="0000FF"/>
            <w:sz w:val="17"/>
            <w:szCs w:val="17"/>
          </w:rPr>
          <w:t>:first</w:t>
        </w:r>
      </w:hyperlink>
    </w:p>
    <w:p w:rsidR="00CF1D63" w:rsidRPr="000E3C52" w:rsidRDefault="00012147" w:rsidP="000E3C52">
      <w:pPr>
        <w:spacing w:after="0"/>
        <w:rPr>
          <w:rFonts w:ascii="Consolas" w:eastAsia="Times New Roman" w:hAnsi="Consolas" w:cs="Calibri"/>
          <w:color w:val="332B00"/>
          <w:sz w:val="17"/>
          <w:szCs w:val="17"/>
        </w:rPr>
      </w:pPr>
      <w:hyperlink r:id="rId308" w:tooltip="Select all elements at an index greater than index within the matched set." w:history="1">
        <w:r w:rsidR="00CF1D63" w:rsidRPr="000E3C52">
          <w:rPr>
            <w:rFonts w:ascii="Consolas" w:eastAsia="Times New Roman" w:hAnsi="Consolas" w:cs="Calibri"/>
            <w:color w:val="0000FF"/>
            <w:sz w:val="17"/>
            <w:szCs w:val="17"/>
          </w:rPr>
          <w:t>:gt()</w:t>
        </w:r>
      </w:hyperlink>
    </w:p>
    <w:p w:rsidR="00CF1D63" w:rsidRPr="000E3C52" w:rsidRDefault="00012147" w:rsidP="000E3C52">
      <w:pPr>
        <w:spacing w:after="0"/>
        <w:rPr>
          <w:rFonts w:ascii="Consolas" w:eastAsia="Times New Roman" w:hAnsi="Consolas" w:cs="Calibri"/>
          <w:color w:val="332B00"/>
          <w:sz w:val="17"/>
          <w:szCs w:val="17"/>
        </w:rPr>
      </w:pPr>
      <w:hyperlink r:id="rId309" w:tooltip="Selects all elements that are headers, like h1, h2, h3 and so on." w:history="1">
        <w:r w:rsidR="00CF1D63" w:rsidRPr="000E3C52">
          <w:rPr>
            <w:rFonts w:ascii="Consolas" w:eastAsia="Times New Roman" w:hAnsi="Consolas" w:cs="Calibri"/>
            <w:color w:val="0000FF"/>
            <w:sz w:val="17"/>
            <w:szCs w:val="17"/>
          </w:rPr>
          <w:t>:header</w:t>
        </w:r>
      </w:hyperlink>
    </w:p>
    <w:p w:rsidR="00CF1D63" w:rsidRPr="000E3C52" w:rsidRDefault="00012147" w:rsidP="000E3C52">
      <w:pPr>
        <w:spacing w:after="0"/>
        <w:rPr>
          <w:rFonts w:ascii="Consolas" w:eastAsia="Times New Roman" w:hAnsi="Consolas" w:cs="Calibri"/>
          <w:color w:val="332B00"/>
          <w:sz w:val="17"/>
          <w:szCs w:val="17"/>
        </w:rPr>
      </w:pPr>
      <w:hyperlink r:id="rId310" w:tooltip="Selects all elements of the specified language." w:history="1">
        <w:r w:rsidR="00CF1D63" w:rsidRPr="000E3C52">
          <w:rPr>
            <w:rFonts w:ascii="Consolas" w:eastAsia="Times New Roman" w:hAnsi="Consolas" w:cs="Calibri"/>
            <w:color w:val="0000FF"/>
            <w:sz w:val="17"/>
            <w:szCs w:val="17"/>
          </w:rPr>
          <w:t>:lang()</w:t>
        </w:r>
      </w:hyperlink>
    </w:p>
    <w:p w:rsidR="00CF1D63" w:rsidRPr="000E3C52" w:rsidRDefault="00012147" w:rsidP="000E3C52">
      <w:pPr>
        <w:spacing w:after="0"/>
        <w:rPr>
          <w:rFonts w:ascii="Consolas" w:eastAsia="Times New Roman" w:hAnsi="Consolas" w:cs="Calibri"/>
          <w:color w:val="332B00"/>
          <w:sz w:val="17"/>
          <w:szCs w:val="17"/>
        </w:rPr>
      </w:pPr>
      <w:hyperlink r:id="rId311" w:tooltip="Selects the last matched element." w:history="1">
        <w:r w:rsidR="00CF1D63" w:rsidRPr="000E3C52">
          <w:rPr>
            <w:rFonts w:ascii="Consolas" w:eastAsia="Times New Roman" w:hAnsi="Consolas" w:cs="Calibri"/>
            <w:color w:val="0000FF"/>
            <w:sz w:val="17"/>
            <w:szCs w:val="17"/>
          </w:rPr>
          <w:t>:last</w:t>
        </w:r>
      </w:hyperlink>
    </w:p>
    <w:p w:rsidR="00CF1D63" w:rsidRPr="000E3C52" w:rsidRDefault="00012147" w:rsidP="000E3C52">
      <w:pPr>
        <w:spacing w:after="0"/>
        <w:rPr>
          <w:rFonts w:ascii="Consolas" w:eastAsia="Times New Roman" w:hAnsi="Consolas" w:cs="Calibri"/>
          <w:color w:val="332B00"/>
          <w:sz w:val="17"/>
          <w:szCs w:val="17"/>
        </w:rPr>
      </w:pPr>
      <w:hyperlink r:id="rId312" w:tooltip="Select all elements at an index less than index within the matched set." w:history="1">
        <w:r w:rsidR="00CF1D63" w:rsidRPr="000E3C52">
          <w:rPr>
            <w:rFonts w:ascii="Consolas" w:eastAsia="Times New Roman" w:hAnsi="Consolas" w:cs="Calibri"/>
            <w:color w:val="0000FF"/>
            <w:sz w:val="17"/>
            <w:szCs w:val="17"/>
          </w:rPr>
          <w:t>:lt()</w:t>
        </w:r>
      </w:hyperlink>
    </w:p>
    <w:p w:rsidR="00CF1D63" w:rsidRPr="000E3C52" w:rsidRDefault="00012147" w:rsidP="000E3C52">
      <w:pPr>
        <w:spacing w:after="0"/>
        <w:rPr>
          <w:rFonts w:ascii="Consolas" w:eastAsia="Times New Roman" w:hAnsi="Consolas" w:cs="Calibri"/>
          <w:color w:val="332B00"/>
          <w:sz w:val="17"/>
          <w:szCs w:val="17"/>
        </w:rPr>
      </w:pPr>
      <w:hyperlink r:id="rId313" w:tooltip="Selects all elements that do not match the given selector." w:history="1">
        <w:r w:rsidR="00CF1D63" w:rsidRPr="000E3C52">
          <w:rPr>
            <w:rFonts w:ascii="Consolas" w:eastAsia="Times New Roman" w:hAnsi="Consolas" w:cs="Calibri"/>
            <w:color w:val="0000FF"/>
            <w:sz w:val="17"/>
            <w:szCs w:val="17"/>
          </w:rPr>
          <w:t>:not()</w:t>
        </w:r>
      </w:hyperlink>
    </w:p>
    <w:p w:rsidR="00CF1D63" w:rsidRPr="000E3C52" w:rsidRDefault="00012147" w:rsidP="000E3C52">
      <w:pPr>
        <w:spacing w:after="0"/>
        <w:rPr>
          <w:rFonts w:ascii="Consolas" w:eastAsia="Times New Roman" w:hAnsi="Consolas" w:cs="Calibri"/>
          <w:color w:val="332B00"/>
          <w:sz w:val="17"/>
          <w:szCs w:val="17"/>
        </w:rPr>
      </w:pPr>
      <w:hyperlink r:id="rId314" w:tooltip="Selects odd elements, zero-indexed. See also even." w:history="1">
        <w:r w:rsidR="00CF1D63" w:rsidRPr="000E3C52">
          <w:rPr>
            <w:rFonts w:ascii="Consolas" w:eastAsia="Times New Roman" w:hAnsi="Consolas" w:cs="Calibri"/>
            <w:color w:val="0000FF"/>
            <w:sz w:val="17"/>
            <w:szCs w:val="17"/>
          </w:rPr>
          <w:t>:odd</w:t>
        </w:r>
      </w:hyperlink>
    </w:p>
    <w:p w:rsidR="00CF1D63" w:rsidRPr="000E3C52" w:rsidRDefault="00012147" w:rsidP="000E3C52">
      <w:pPr>
        <w:spacing w:after="0"/>
        <w:rPr>
          <w:rFonts w:ascii="Consolas" w:eastAsia="Times New Roman" w:hAnsi="Consolas" w:cs="Calibri"/>
          <w:color w:val="332B00"/>
          <w:sz w:val="17"/>
          <w:szCs w:val="17"/>
        </w:rPr>
      </w:pPr>
      <w:hyperlink r:id="rId315" w:tooltip="Selects the element that is the root of the document." w:history="1">
        <w:r w:rsidR="00CF1D63" w:rsidRPr="000E3C52">
          <w:rPr>
            <w:rFonts w:ascii="Consolas" w:eastAsia="Times New Roman" w:hAnsi="Consolas" w:cs="Calibri"/>
            <w:color w:val="0000FF"/>
            <w:sz w:val="17"/>
            <w:szCs w:val="17"/>
          </w:rPr>
          <w:t>:root</w:t>
        </w:r>
      </w:hyperlink>
    </w:p>
    <w:p w:rsidR="00CF1D63" w:rsidRPr="000E3C52" w:rsidRDefault="00012147" w:rsidP="000E3C52">
      <w:pPr>
        <w:spacing w:after="0"/>
        <w:rPr>
          <w:rFonts w:ascii="Consolas" w:eastAsia="Times New Roman" w:hAnsi="Consolas" w:cs="Calibri"/>
          <w:color w:val="332B00"/>
          <w:sz w:val="17"/>
          <w:szCs w:val="17"/>
        </w:rPr>
      </w:pPr>
      <w:hyperlink r:id="rId316" w:tooltip="Selects the target element indicated by the fragment identifier of the document's URI." w:history="1">
        <w:r w:rsidR="00CF1D63" w:rsidRPr="000E3C52">
          <w:rPr>
            <w:rFonts w:ascii="Consolas" w:eastAsia="Times New Roman" w:hAnsi="Consolas" w:cs="Calibri"/>
            <w:color w:val="0000FF"/>
            <w:sz w:val="17"/>
            <w:szCs w:val="17"/>
          </w:rPr>
          <w:t>:target</w:t>
        </w:r>
      </w:hyperlink>
    </w:p>
    <w:p w:rsidR="00C35EF6" w:rsidRPr="000E3C52" w:rsidRDefault="00C35EF6"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Content Filters</w:t>
      </w:r>
    </w:p>
    <w:p w:rsidR="00CF1D63" w:rsidRPr="000E3C52" w:rsidRDefault="00012147" w:rsidP="000E3C52">
      <w:pPr>
        <w:spacing w:after="0"/>
        <w:rPr>
          <w:rFonts w:ascii="Consolas" w:eastAsia="Times New Roman" w:hAnsi="Consolas" w:cs="Calibri"/>
          <w:color w:val="332B00"/>
          <w:sz w:val="17"/>
          <w:szCs w:val="17"/>
        </w:rPr>
      </w:pPr>
      <w:hyperlink r:id="rId317" w:tooltip="Select all elements that contain the specified text." w:history="1">
        <w:r w:rsidR="00CF1D63" w:rsidRPr="000E3C52">
          <w:rPr>
            <w:rFonts w:ascii="Consolas" w:eastAsia="Times New Roman" w:hAnsi="Consolas" w:cs="Calibri"/>
            <w:color w:val="0000FF"/>
            <w:sz w:val="17"/>
            <w:szCs w:val="17"/>
          </w:rPr>
          <w:t>:contains()</w:t>
        </w:r>
      </w:hyperlink>
    </w:p>
    <w:p w:rsidR="00CF1D63" w:rsidRPr="000E3C52" w:rsidRDefault="00012147" w:rsidP="000E3C52">
      <w:pPr>
        <w:spacing w:after="0"/>
        <w:rPr>
          <w:rFonts w:ascii="Consolas" w:eastAsia="Times New Roman" w:hAnsi="Consolas" w:cs="Calibri"/>
          <w:color w:val="332B00"/>
          <w:sz w:val="17"/>
          <w:szCs w:val="17"/>
        </w:rPr>
      </w:pPr>
      <w:hyperlink r:id="rId318" w:tooltip="Select all elements that have no children (including text nodes)." w:history="1">
        <w:r w:rsidR="00CF1D63" w:rsidRPr="000E3C52">
          <w:rPr>
            <w:rFonts w:ascii="Consolas" w:eastAsia="Times New Roman" w:hAnsi="Consolas" w:cs="Calibri"/>
            <w:color w:val="0000FF"/>
            <w:sz w:val="17"/>
            <w:szCs w:val="17"/>
          </w:rPr>
          <w:t>:empty</w:t>
        </w:r>
      </w:hyperlink>
    </w:p>
    <w:p w:rsidR="00CF1D63" w:rsidRPr="000E3C52" w:rsidRDefault="00012147" w:rsidP="000E3C52">
      <w:pPr>
        <w:spacing w:after="0"/>
        <w:rPr>
          <w:rFonts w:ascii="Consolas" w:eastAsia="Times New Roman" w:hAnsi="Consolas" w:cs="Calibri"/>
          <w:color w:val="332B00"/>
          <w:sz w:val="17"/>
          <w:szCs w:val="17"/>
        </w:rPr>
      </w:pPr>
      <w:hyperlink r:id="rId319" w:tooltip="Selects elements which contain at least one element that matches the specified selector." w:history="1">
        <w:r w:rsidR="00CF1D63" w:rsidRPr="000E3C52">
          <w:rPr>
            <w:rFonts w:ascii="Consolas" w:eastAsia="Times New Roman" w:hAnsi="Consolas" w:cs="Calibri"/>
            <w:color w:val="0000FF"/>
            <w:sz w:val="17"/>
            <w:szCs w:val="17"/>
          </w:rPr>
          <w:t>:has()</w:t>
        </w:r>
      </w:hyperlink>
    </w:p>
    <w:p w:rsidR="00CF1D63" w:rsidRPr="000E3C52" w:rsidRDefault="00012147" w:rsidP="000E3C52">
      <w:pPr>
        <w:spacing w:after="0"/>
        <w:rPr>
          <w:rFonts w:ascii="Consolas" w:eastAsia="Times New Roman" w:hAnsi="Consolas" w:cs="Calibri"/>
          <w:color w:val="332B00"/>
          <w:sz w:val="17"/>
          <w:szCs w:val="17"/>
        </w:rPr>
      </w:pPr>
      <w:hyperlink r:id="rId320" w:tooltip="Select all elements that are the parent of another element, including text nodes." w:history="1">
        <w:r w:rsidR="00CF1D63" w:rsidRPr="000E3C52">
          <w:rPr>
            <w:rFonts w:ascii="Consolas" w:eastAsia="Times New Roman" w:hAnsi="Consolas" w:cs="Calibri"/>
            <w:color w:val="0000FF"/>
            <w:sz w:val="17"/>
            <w:szCs w:val="17"/>
          </w:rPr>
          <w:t>:parent</w:t>
        </w:r>
      </w:hyperlink>
    </w:p>
    <w:p w:rsidR="000E3C52" w:rsidRPr="000E3C52" w:rsidRDefault="000E3C52"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Visibility Filters</w:t>
      </w:r>
    </w:p>
    <w:p w:rsidR="00CF1D63" w:rsidRPr="000E3C52" w:rsidRDefault="00012147" w:rsidP="000E3C52">
      <w:pPr>
        <w:spacing w:after="0"/>
        <w:rPr>
          <w:rFonts w:ascii="Consolas" w:eastAsia="Times New Roman" w:hAnsi="Consolas" w:cs="Calibri"/>
          <w:color w:val="332B00"/>
          <w:sz w:val="17"/>
          <w:szCs w:val="17"/>
        </w:rPr>
      </w:pPr>
      <w:hyperlink r:id="rId321" w:tooltip="Selects all elements that are hidden." w:history="1">
        <w:r w:rsidR="00CF1D63" w:rsidRPr="000E3C52">
          <w:rPr>
            <w:rFonts w:ascii="Consolas" w:eastAsia="Times New Roman" w:hAnsi="Consolas" w:cs="Calibri"/>
            <w:color w:val="0000FF"/>
            <w:sz w:val="17"/>
            <w:szCs w:val="17"/>
          </w:rPr>
          <w:t>:hidden</w:t>
        </w:r>
      </w:hyperlink>
    </w:p>
    <w:p w:rsidR="00CF1D63" w:rsidRPr="000E3C52" w:rsidRDefault="00012147" w:rsidP="000E3C52">
      <w:pPr>
        <w:spacing w:after="0"/>
        <w:rPr>
          <w:rFonts w:ascii="Consolas" w:eastAsia="Times New Roman" w:hAnsi="Consolas" w:cs="Calibri"/>
          <w:color w:val="332B00"/>
          <w:sz w:val="17"/>
          <w:szCs w:val="17"/>
        </w:rPr>
      </w:pPr>
      <w:hyperlink r:id="rId322" w:tooltip="Selects all elements that are visible." w:history="1">
        <w:r w:rsidR="00CF1D63" w:rsidRPr="000E3C52">
          <w:rPr>
            <w:rFonts w:ascii="Consolas" w:eastAsia="Times New Roman" w:hAnsi="Consolas" w:cs="Calibri"/>
            <w:color w:val="0000FF"/>
            <w:sz w:val="17"/>
            <w:szCs w:val="17"/>
          </w:rPr>
          <w:t>:visible</w:t>
        </w:r>
      </w:hyperlink>
    </w:p>
    <w:p w:rsidR="00C35EF6" w:rsidRDefault="00C35EF6"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Attribute</w:t>
      </w:r>
    </w:p>
    <w:p w:rsidR="00CF1D63" w:rsidRPr="000E3C52" w:rsidRDefault="00012147" w:rsidP="000E3C52">
      <w:pPr>
        <w:spacing w:after="0"/>
        <w:rPr>
          <w:rFonts w:ascii="Consolas" w:eastAsia="Times New Roman" w:hAnsi="Consolas" w:cs="Calibri"/>
          <w:color w:val="332B00"/>
          <w:sz w:val="17"/>
          <w:szCs w:val="17"/>
        </w:rPr>
      </w:pPr>
      <w:hyperlink r:id="rId323" w:tooltip="Selects elements that have the specified attribute with a value either equal to a given string or starting with that string followed by a hyphen (-)."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4" w:tooltip="Selects elements that have the specified attribute with a value containing the a given substring."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5" w:tooltip="Selects elements that have the specified attribute with a value containing a given word, delimited by spaces."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6" w:tooltip="Selects elements that have the specified attribute with a value ending exactly with a given string. The comparison is case sensitive."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7" w:tooltip="Selects elements that have the specified attribute with a value exactly equal to a certain value."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8" w:tooltip="Select elements that either don't have the specified attribute, or do have the specified attribute but not with a certain value."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29" w:tooltip="Selects elements that have the specified attribute with a value beginning exactly with a given string." w:history="1">
        <w:r w:rsidR="00CF1D63" w:rsidRPr="000E3C52">
          <w:rPr>
            <w:rFonts w:ascii="Consolas" w:eastAsia="Times New Roman" w:hAnsi="Consolas" w:cs="Calibri"/>
            <w:color w:val="0000FF"/>
            <w:sz w:val="17"/>
            <w:szCs w:val="17"/>
          </w:rPr>
          <w:t>[name^="value"]</w:t>
        </w:r>
      </w:hyperlink>
    </w:p>
    <w:p w:rsidR="00CF1D63" w:rsidRPr="000E3C52" w:rsidRDefault="00012147" w:rsidP="000E3C52">
      <w:pPr>
        <w:spacing w:after="0"/>
        <w:rPr>
          <w:rFonts w:ascii="Consolas" w:eastAsia="Times New Roman" w:hAnsi="Consolas" w:cs="Calibri"/>
          <w:color w:val="332B00"/>
          <w:sz w:val="17"/>
          <w:szCs w:val="17"/>
        </w:rPr>
      </w:pPr>
      <w:hyperlink r:id="rId330" w:tooltip="Selects elements that have the specified attribute, with any value." w:history="1">
        <w:r w:rsidR="00CF1D63" w:rsidRPr="000E3C52">
          <w:rPr>
            <w:rFonts w:ascii="Consolas" w:eastAsia="Times New Roman" w:hAnsi="Consolas" w:cs="Calibri"/>
            <w:color w:val="0000FF"/>
            <w:sz w:val="17"/>
            <w:szCs w:val="17"/>
          </w:rPr>
          <w:t>[name]</w:t>
        </w:r>
      </w:hyperlink>
    </w:p>
    <w:p w:rsidR="00CF1D63" w:rsidRPr="000E3C52" w:rsidRDefault="00012147" w:rsidP="000E3C52">
      <w:pPr>
        <w:spacing w:after="0"/>
        <w:rPr>
          <w:rFonts w:ascii="Consolas" w:eastAsia="Times New Roman" w:hAnsi="Consolas" w:cs="Calibri"/>
          <w:color w:val="332B00"/>
          <w:sz w:val="17"/>
          <w:szCs w:val="17"/>
        </w:rPr>
      </w:pPr>
      <w:hyperlink r:id="rId331" w:tooltip="Matches elements that match all of the specified attribute filters." w:history="1">
        <w:r w:rsidR="00CF1D63" w:rsidRPr="000E3C52">
          <w:rPr>
            <w:rFonts w:ascii="Consolas" w:eastAsia="Times New Roman" w:hAnsi="Consolas" w:cs="Calibri"/>
            <w:color w:val="0000FF"/>
            <w:sz w:val="17"/>
            <w:szCs w:val="17"/>
          </w:rPr>
          <w:t>[name="value"][name2="value2"]</w:t>
        </w:r>
      </w:hyperlink>
    </w:p>
    <w:p w:rsidR="000E3C52" w:rsidRDefault="000E3C52" w:rsidP="000E3C52">
      <w:pPr>
        <w:spacing w:after="0"/>
        <w:outlineLvl w:val="1"/>
        <w:rPr>
          <w:rFonts w:ascii="Consolas" w:eastAsia="Times New Roman" w:hAnsi="Consolas" w:cs="Calibri"/>
          <w:b/>
          <w:bCs/>
          <w:color w:val="332B00"/>
          <w:sz w:val="17"/>
          <w:szCs w:val="17"/>
        </w:rPr>
      </w:pPr>
    </w:p>
    <w:p w:rsidR="000E3C52" w:rsidRPr="000E3C52" w:rsidRDefault="000E3C52"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Child Filters</w:t>
      </w:r>
    </w:p>
    <w:p w:rsidR="000E3C52" w:rsidRPr="000E3C52" w:rsidRDefault="00012147" w:rsidP="000E3C52">
      <w:pPr>
        <w:spacing w:after="0"/>
        <w:rPr>
          <w:rFonts w:ascii="Consolas" w:eastAsia="Times New Roman" w:hAnsi="Consolas" w:cs="Calibri"/>
          <w:color w:val="332B00"/>
          <w:sz w:val="17"/>
          <w:szCs w:val="17"/>
        </w:rPr>
      </w:pPr>
      <w:hyperlink r:id="rId332" w:tooltip="Selects all elements that are the first child of their parent." w:history="1">
        <w:r w:rsidR="000E3C52" w:rsidRPr="000E3C52">
          <w:rPr>
            <w:rFonts w:ascii="Consolas" w:eastAsia="Times New Roman" w:hAnsi="Consolas" w:cs="Calibri"/>
            <w:color w:val="0000FF"/>
            <w:sz w:val="17"/>
            <w:szCs w:val="17"/>
          </w:rPr>
          <w:t>:first-child</w:t>
        </w:r>
      </w:hyperlink>
    </w:p>
    <w:p w:rsidR="000E3C52" w:rsidRPr="000E3C52" w:rsidRDefault="00012147" w:rsidP="000E3C52">
      <w:pPr>
        <w:spacing w:after="0"/>
        <w:rPr>
          <w:rFonts w:ascii="Consolas" w:eastAsia="Times New Roman" w:hAnsi="Consolas" w:cs="Calibri"/>
          <w:color w:val="332B00"/>
          <w:sz w:val="17"/>
          <w:szCs w:val="17"/>
        </w:rPr>
      </w:pPr>
      <w:hyperlink r:id="rId333" w:tooltip="Selects all elements that are the first among siblings of the same element name." w:history="1">
        <w:r w:rsidR="000E3C52" w:rsidRPr="000E3C52">
          <w:rPr>
            <w:rFonts w:ascii="Consolas" w:eastAsia="Times New Roman" w:hAnsi="Consolas" w:cs="Calibri"/>
            <w:color w:val="0000FF"/>
            <w:sz w:val="17"/>
            <w:szCs w:val="17"/>
          </w:rPr>
          <w:t>:first-of-type</w:t>
        </w:r>
      </w:hyperlink>
    </w:p>
    <w:p w:rsidR="00CF1D63" w:rsidRPr="000E3C52" w:rsidRDefault="00012147" w:rsidP="000E3C52">
      <w:pPr>
        <w:spacing w:after="0"/>
        <w:rPr>
          <w:rFonts w:ascii="Consolas" w:eastAsia="Times New Roman" w:hAnsi="Consolas" w:cs="Calibri"/>
          <w:color w:val="332B00"/>
          <w:sz w:val="17"/>
          <w:szCs w:val="17"/>
        </w:rPr>
      </w:pPr>
      <w:hyperlink r:id="rId334" w:tooltip="Selects all elements that are the last child of their parent." w:history="1">
        <w:r w:rsidR="00CF1D63" w:rsidRPr="000E3C52">
          <w:rPr>
            <w:rFonts w:ascii="Consolas" w:eastAsia="Times New Roman" w:hAnsi="Consolas" w:cs="Calibri"/>
            <w:color w:val="0000FF"/>
            <w:sz w:val="17"/>
            <w:szCs w:val="17"/>
          </w:rPr>
          <w:t>:last-child</w:t>
        </w:r>
      </w:hyperlink>
    </w:p>
    <w:p w:rsidR="00CF1D63" w:rsidRPr="000E3C52" w:rsidRDefault="00012147" w:rsidP="000E3C52">
      <w:pPr>
        <w:spacing w:after="0"/>
        <w:rPr>
          <w:rFonts w:ascii="Consolas" w:eastAsia="Times New Roman" w:hAnsi="Consolas" w:cs="Calibri"/>
          <w:color w:val="332B00"/>
          <w:sz w:val="17"/>
          <w:szCs w:val="17"/>
        </w:rPr>
      </w:pPr>
      <w:hyperlink r:id="rId335" w:tooltip="Selects all elements that are the last among siblings of the same element name." w:history="1">
        <w:r w:rsidR="00CF1D63" w:rsidRPr="000E3C52">
          <w:rPr>
            <w:rFonts w:ascii="Consolas" w:eastAsia="Times New Roman" w:hAnsi="Consolas" w:cs="Calibri"/>
            <w:color w:val="0000FF"/>
            <w:sz w:val="17"/>
            <w:szCs w:val="17"/>
          </w:rPr>
          <w:t>:last-of-type</w:t>
        </w:r>
      </w:hyperlink>
    </w:p>
    <w:p w:rsidR="00CF1D63" w:rsidRPr="000E3C52" w:rsidRDefault="00012147" w:rsidP="000E3C52">
      <w:pPr>
        <w:spacing w:after="0"/>
        <w:rPr>
          <w:rFonts w:ascii="Consolas" w:eastAsia="Times New Roman" w:hAnsi="Consolas" w:cs="Calibri"/>
          <w:color w:val="332B00"/>
          <w:sz w:val="17"/>
          <w:szCs w:val="17"/>
        </w:rPr>
      </w:pPr>
      <w:hyperlink r:id="rId336" w:tooltip="Selects all elements that are the nth-child of their parent." w:history="1">
        <w:r w:rsidR="00CF1D63" w:rsidRPr="000E3C52">
          <w:rPr>
            <w:rFonts w:ascii="Consolas" w:eastAsia="Times New Roman" w:hAnsi="Consolas" w:cs="Calibri"/>
            <w:color w:val="0000FF"/>
            <w:sz w:val="17"/>
            <w:szCs w:val="17"/>
          </w:rPr>
          <w:t>:nth-child()</w:t>
        </w:r>
      </w:hyperlink>
    </w:p>
    <w:p w:rsidR="00CF1D63" w:rsidRPr="000E3C52" w:rsidRDefault="00012147" w:rsidP="000E3C52">
      <w:pPr>
        <w:spacing w:after="0"/>
        <w:rPr>
          <w:rFonts w:ascii="Consolas" w:eastAsia="Times New Roman" w:hAnsi="Consolas" w:cs="Calibri"/>
          <w:color w:val="332B00"/>
          <w:sz w:val="17"/>
          <w:szCs w:val="17"/>
        </w:rPr>
      </w:pPr>
      <w:hyperlink r:id="rId337" w:tooltip="Selects all elements that are the nth-child of their parent, counting from the last element to the first." w:history="1">
        <w:r w:rsidR="00CF1D63" w:rsidRPr="000E3C52">
          <w:rPr>
            <w:rFonts w:ascii="Consolas" w:eastAsia="Times New Roman" w:hAnsi="Consolas" w:cs="Calibri"/>
            <w:color w:val="0000FF"/>
            <w:sz w:val="17"/>
            <w:szCs w:val="17"/>
          </w:rPr>
          <w:t>:nth-last-child()</w:t>
        </w:r>
      </w:hyperlink>
    </w:p>
    <w:p w:rsidR="00CF1D63" w:rsidRPr="000E3C52" w:rsidRDefault="00012147" w:rsidP="000E3C52">
      <w:pPr>
        <w:spacing w:after="0"/>
        <w:rPr>
          <w:rFonts w:ascii="Consolas" w:eastAsia="Times New Roman" w:hAnsi="Consolas" w:cs="Calibri"/>
          <w:color w:val="332B00"/>
          <w:sz w:val="17"/>
          <w:szCs w:val="17"/>
        </w:rPr>
      </w:pPr>
      <w:hyperlink r:id="rId338" w:tooltip="Selects all elements that are the nth-child of their parent, counting from the last element to the first." w:history="1">
        <w:r w:rsidR="00CF1D63" w:rsidRPr="000E3C52">
          <w:rPr>
            <w:rFonts w:ascii="Consolas" w:eastAsia="Times New Roman" w:hAnsi="Consolas" w:cs="Calibri"/>
            <w:color w:val="0000FF"/>
            <w:sz w:val="17"/>
            <w:szCs w:val="17"/>
          </w:rPr>
          <w:t>:nth-last-of-type()</w:t>
        </w:r>
      </w:hyperlink>
    </w:p>
    <w:p w:rsidR="00CF1D63" w:rsidRPr="000E3C52" w:rsidRDefault="00012147" w:rsidP="000E3C52">
      <w:pPr>
        <w:spacing w:after="0"/>
        <w:rPr>
          <w:rFonts w:ascii="Consolas" w:eastAsia="Times New Roman" w:hAnsi="Consolas" w:cs="Calibri"/>
          <w:color w:val="332B00"/>
          <w:sz w:val="17"/>
          <w:szCs w:val="17"/>
        </w:rPr>
      </w:pPr>
      <w:hyperlink r:id="rId339" w:tooltip="Selects all elements that are the nth child of their parent in relation to siblings with the same element name." w:history="1">
        <w:r w:rsidR="00CF1D63" w:rsidRPr="000E3C52">
          <w:rPr>
            <w:rFonts w:ascii="Consolas" w:eastAsia="Times New Roman" w:hAnsi="Consolas" w:cs="Calibri"/>
            <w:color w:val="0000FF"/>
            <w:sz w:val="17"/>
            <w:szCs w:val="17"/>
          </w:rPr>
          <w:t>:nth-of-type()</w:t>
        </w:r>
      </w:hyperlink>
    </w:p>
    <w:p w:rsidR="00CF1D63" w:rsidRPr="000E3C52" w:rsidRDefault="00012147" w:rsidP="000E3C52">
      <w:pPr>
        <w:spacing w:after="0"/>
        <w:rPr>
          <w:rFonts w:ascii="Consolas" w:eastAsia="Times New Roman" w:hAnsi="Consolas" w:cs="Calibri"/>
          <w:color w:val="332B00"/>
          <w:sz w:val="17"/>
          <w:szCs w:val="17"/>
        </w:rPr>
      </w:pPr>
      <w:hyperlink r:id="rId340" w:tooltip="Selects all elements that are the only child of their parent." w:history="1">
        <w:r w:rsidR="00CF1D63" w:rsidRPr="000E3C52">
          <w:rPr>
            <w:rFonts w:ascii="Consolas" w:eastAsia="Times New Roman" w:hAnsi="Consolas" w:cs="Calibri"/>
            <w:color w:val="0000FF"/>
            <w:sz w:val="17"/>
            <w:szCs w:val="17"/>
          </w:rPr>
          <w:t>:only-child</w:t>
        </w:r>
      </w:hyperlink>
    </w:p>
    <w:p w:rsidR="00CF1D63" w:rsidRPr="000E3C52" w:rsidRDefault="00012147" w:rsidP="000E3C52">
      <w:pPr>
        <w:spacing w:after="0"/>
        <w:rPr>
          <w:rFonts w:ascii="Consolas" w:eastAsia="Times New Roman" w:hAnsi="Consolas" w:cs="Calibri"/>
          <w:color w:val="332B00"/>
          <w:sz w:val="17"/>
          <w:szCs w:val="17"/>
        </w:rPr>
      </w:pPr>
      <w:hyperlink r:id="rId341" w:tooltip="Selects all elements that have no siblings with the same element name." w:history="1">
        <w:r w:rsidR="00CF1D63" w:rsidRPr="000E3C52">
          <w:rPr>
            <w:rFonts w:ascii="Consolas" w:eastAsia="Times New Roman" w:hAnsi="Consolas" w:cs="Calibri"/>
            <w:color w:val="0000FF"/>
            <w:sz w:val="17"/>
            <w:szCs w:val="17"/>
          </w:rPr>
          <w:t>:only-of-type()</w:t>
        </w:r>
      </w:hyperlink>
    </w:p>
    <w:p w:rsidR="000E3C52" w:rsidRPr="000E3C52" w:rsidRDefault="000E3C52" w:rsidP="000E3C52">
      <w:pPr>
        <w:spacing w:after="0"/>
        <w:outlineLvl w:val="1"/>
        <w:rPr>
          <w:rFonts w:ascii="Consolas" w:eastAsia="Times New Roman" w:hAnsi="Consolas" w:cs="Calibri"/>
          <w:b/>
          <w:bCs/>
          <w:color w:val="332B00"/>
          <w:sz w:val="17"/>
          <w:szCs w:val="17"/>
        </w:rPr>
      </w:pPr>
    </w:p>
    <w:p w:rsidR="00CF1D63" w:rsidRPr="000E3C52" w:rsidRDefault="00CF1D63" w:rsidP="000E3C52">
      <w:pPr>
        <w:spacing w:after="0"/>
        <w:outlineLvl w:val="1"/>
        <w:rPr>
          <w:rFonts w:ascii="Consolas" w:eastAsia="Times New Roman" w:hAnsi="Consolas" w:cs="Calibri"/>
          <w:b/>
          <w:bCs/>
          <w:color w:val="332B00"/>
          <w:sz w:val="17"/>
          <w:szCs w:val="17"/>
        </w:rPr>
      </w:pPr>
      <w:r w:rsidRPr="000E3C52">
        <w:rPr>
          <w:rFonts w:ascii="Consolas" w:eastAsia="Times New Roman" w:hAnsi="Consolas" w:cs="Calibri"/>
          <w:b/>
          <w:bCs/>
          <w:color w:val="332B00"/>
          <w:sz w:val="17"/>
          <w:szCs w:val="17"/>
        </w:rPr>
        <w:t>Forms</w:t>
      </w:r>
    </w:p>
    <w:p w:rsidR="00CF1D63" w:rsidRPr="000E3C52" w:rsidRDefault="00012147" w:rsidP="000E3C52">
      <w:pPr>
        <w:spacing w:after="0"/>
        <w:rPr>
          <w:rFonts w:ascii="Consolas" w:eastAsia="Times New Roman" w:hAnsi="Consolas" w:cs="Calibri"/>
          <w:color w:val="332B00"/>
          <w:sz w:val="17"/>
          <w:szCs w:val="17"/>
        </w:rPr>
      </w:pPr>
      <w:hyperlink r:id="rId342" w:tooltip="Selects all button elements and elements of type button." w:history="1">
        <w:r w:rsidR="00CF1D63" w:rsidRPr="000E3C52">
          <w:rPr>
            <w:rFonts w:ascii="Consolas" w:eastAsia="Times New Roman" w:hAnsi="Consolas" w:cs="Calibri"/>
            <w:color w:val="0000FF"/>
            <w:sz w:val="17"/>
            <w:szCs w:val="17"/>
          </w:rPr>
          <w:t>:button</w:t>
        </w:r>
      </w:hyperlink>
    </w:p>
    <w:p w:rsidR="00CF1D63" w:rsidRPr="000E3C52" w:rsidRDefault="00012147" w:rsidP="000E3C52">
      <w:pPr>
        <w:spacing w:after="0"/>
        <w:rPr>
          <w:rFonts w:ascii="Consolas" w:eastAsia="Times New Roman" w:hAnsi="Consolas" w:cs="Calibri"/>
          <w:color w:val="332B00"/>
          <w:sz w:val="17"/>
          <w:szCs w:val="17"/>
        </w:rPr>
      </w:pPr>
      <w:hyperlink r:id="rId343" w:tooltip="Selects all elements of type checkbox." w:history="1">
        <w:r w:rsidR="00CF1D63" w:rsidRPr="000E3C52">
          <w:rPr>
            <w:rFonts w:ascii="Consolas" w:eastAsia="Times New Roman" w:hAnsi="Consolas" w:cs="Calibri"/>
            <w:color w:val="0000FF"/>
            <w:sz w:val="17"/>
            <w:szCs w:val="17"/>
          </w:rPr>
          <w:t>:checkbox</w:t>
        </w:r>
      </w:hyperlink>
    </w:p>
    <w:p w:rsidR="00CF1D63" w:rsidRPr="000E3C52" w:rsidRDefault="00012147" w:rsidP="000E3C52">
      <w:pPr>
        <w:spacing w:after="0"/>
        <w:rPr>
          <w:rFonts w:ascii="Consolas" w:eastAsia="Times New Roman" w:hAnsi="Consolas" w:cs="Calibri"/>
          <w:color w:val="332B00"/>
          <w:sz w:val="17"/>
          <w:szCs w:val="17"/>
        </w:rPr>
      </w:pPr>
      <w:hyperlink r:id="rId344" w:tooltip="Matches all elements that are checked." w:history="1">
        <w:r w:rsidR="00CF1D63" w:rsidRPr="000E3C52">
          <w:rPr>
            <w:rFonts w:ascii="Consolas" w:eastAsia="Times New Roman" w:hAnsi="Consolas" w:cs="Calibri"/>
            <w:color w:val="0000FF"/>
            <w:sz w:val="17"/>
            <w:szCs w:val="17"/>
          </w:rPr>
          <w:t>:checked</w:t>
        </w:r>
      </w:hyperlink>
    </w:p>
    <w:p w:rsidR="00CF1D63" w:rsidRPr="000E3C52" w:rsidRDefault="00012147" w:rsidP="000E3C52">
      <w:pPr>
        <w:spacing w:after="0"/>
        <w:rPr>
          <w:rFonts w:ascii="Consolas" w:eastAsia="Times New Roman" w:hAnsi="Consolas" w:cs="Calibri"/>
          <w:color w:val="332B00"/>
          <w:sz w:val="17"/>
          <w:szCs w:val="17"/>
        </w:rPr>
      </w:pPr>
      <w:hyperlink r:id="rId345" w:tooltip="Selects all elements that are disabled." w:history="1">
        <w:r w:rsidR="00CF1D63" w:rsidRPr="000E3C52">
          <w:rPr>
            <w:rFonts w:ascii="Consolas" w:eastAsia="Times New Roman" w:hAnsi="Consolas" w:cs="Calibri"/>
            <w:color w:val="0000FF"/>
            <w:sz w:val="17"/>
            <w:szCs w:val="17"/>
          </w:rPr>
          <w:t>:disabled</w:t>
        </w:r>
      </w:hyperlink>
    </w:p>
    <w:p w:rsidR="00CF1D63" w:rsidRPr="000E3C52" w:rsidRDefault="00012147" w:rsidP="000E3C52">
      <w:pPr>
        <w:spacing w:after="0"/>
        <w:rPr>
          <w:rFonts w:ascii="Consolas" w:eastAsia="Times New Roman" w:hAnsi="Consolas" w:cs="Calibri"/>
          <w:color w:val="332B00"/>
          <w:sz w:val="17"/>
          <w:szCs w:val="17"/>
        </w:rPr>
      </w:pPr>
      <w:hyperlink r:id="rId346" w:tooltip="Selects all elements that are enabled." w:history="1">
        <w:r w:rsidR="00CF1D63" w:rsidRPr="000E3C52">
          <w:rPr>
            <w:rFonts w:ascii="Consolas" w:eastAsia="Times New Roman" w:hAnsi="Consolas" w:cs="Calibri"/>
            <w:color w:val="0000FF"/>
            <w:sz w:val="17"/>
            <w:szCs w:val="17"/>
          </w:rPr>
          <w:t>:enabled</w:t>
        </w:r>
      </w:hyperlink>
    </w:p>
    <w:p w:rsidR="00CF1D63" w:rsidRPr="000E3C52" w:rsidRDefault="00012147" w:rsidP="000E3C52">
      <w:pPr>
        <w:spacing w:after="0"/>
        <w:rPr>
          <w:rFonts w:ascii="Consolas" w:eastAsia="Times New Roman" w:hAnsi="Consolas" w:cs="Calibri"/>
          <w:color w:val="332B00"/>
          <w:sz w:val="17"/>
          <w:szCs w:val="17"/>
        </w:rPr>
      </w:pPr>
      <w:hyperlink r:id="rId347" w:tooltip="Selects element if it is currently focused." w:history="1">
        <w:r w:rsidR="00CF1D63" w:rsidRPr="000E3C52">
          <w:rPr>
            <w:rFonts w:ascii="Consolas" w:eastAsia="Times New Roman" w:hAnsi="Consolas" w:cs="Calibri"/>
            <w:color w:val="0000FF"/>
            <w:sz w:val="17"/>
            <w:szCs w:val="17"/>
          </w:rPr>
          <w:t>:focus</w:t>
        </w:r>
      </w:hyperlink>
    </w:p>
    <w:p w:rsidR="00CF1D63" w:rsidRPr="000E3C52" w:rsidRDefault="00012147" w:rsidP="000E3C52">
      <w:pPr>
        <w:spacing w:after="0"/>
        <w:rPr>
          <w:rFonts w:ascii="Consolas" w:eastAsia="Times New Roman" w:hAnsi="Consolas" w:cs="Calibri"/>
          <w:color w:val="332B00"/>
          <w:sz w:val="17"/>
          <w:szCs w:val="17"/>
        </w:rPr>
      </w:pPr>
      <w:hyperlink r:id="rId348" w:tooltip="Selects all elements of type file." w:history="1">
        <w:r w:rsidR="00CF1D63" w:rsidRPr="000E3C52">
          <w:rPr>
            <w:rFonts w:ascii="Consolas" w:eastAsia="Times New Roman" w:hAnsi="Consolas" w:cs="Calibri"/>
            <w:color w:val="0000FF"/>
            <w:sz w:val="17"/>
            <w:szCs w:val="17"/>
          </w:rPr>
          <w:t>:file</w:t>
        </w:r>
      </w:hyperlink>
    </w:p>
    <w:p w:rsidR="00CF1D63" w:rsidRPr="000E3C52" w:rsidRDefault="00012147" w:rsidP="000E3C52">
      <w:pPr>
        <w:spacing w:after="0"/>
        <w:rPr>
          <w:rFonts w:ascii="Consolas" w:eastAsia="Times New Roman" w:hAnsi="Consolas" w:cs="Calibri"/>
          <w:color w:val="332B00"/>
          <w:sz w:val="17"/>
          <w:szCs w:val="17"/>
        </w:rPr>
      </w:pPr>
      <w:hyperlink r:id="rId349" w:tooltip="Selects all elements of type image." w:history="1">
        <w:r w:rsidR="00CF1D63" w:rsidRPr="000E3C52">
          <w:rPr>
            <w:rFonts w:ascii="Consolas" w:eastAsia="Times New Roman" w:hAnsi="Consolas" w:cs="Calibri"/>
            <w:color w:val="0000FF"/>
            <w:sz w:val="17"/>
            <w:szCs w:val="17"/>
          </w:rPr>
          <w:t>:image</w:t>
        </w:r>
      </w:hyperlink>
    </w:p>
    <w:p w:rsidR="00CF1D63" w:rsidRPr="000E3C52" w:rsidRDefault="00012147" w:rsidP="000E3C52">
      <w:pPr>
        <w:spacing w:after="0"/>
        <w:rPr>
          <w:rFonts w:ascii="Consolas" w:eastAsia="Times New Roman" w:hAnsi="Consolas" w:cs="Calibri"/>
          <w:color w:val="332B00"/>
          <w:sz w:val="17"/>
          <w:szCs w:val="17"/>
        </w:rPr>
      </w:pPr>
      <w:hyperlink r:id="rId350" w:tooltip="Selects all input, textarea, select and button elements." w:history="1">
        <w:r w:rsidR="00CF1D63" w:rsidRPr="000E3C52">
          <w:rPr>
            <w:rFonts w:ascii="Consolas" w:eastAsia="Times New Roman" w:hAnsi="Consolas" w:cs="Calibri"/>
            <w:color w:val="0000FF"/>
            <w:sz w:val="17"/>
            <w:szCs w:val="17"/>
          </w:rPr>
          <w:t>:input</w:t>
        </w:r>
      </w:hyperlink>
    </w:p>
    <w:p w:rsidR="00CF1D63" w:rsidRPr="000E3C52" w:rsidRDefault="00012147" w:rsidP="000E3C52">
      <w:pPr>
        <w:spacing w:after="0"/>
        <w:rPr>
          <w:rFonts w:ascii="Consolas" w:eastAsia="Times New Roman" w:hAnsi="Consolas" w:cs="Calibri"/>
          <w:color w:val="332B00"/>
          <w:sz w:val="17"/>
          <w:szCs w:val="17"/>
        </w:rPr>
      </w:pPr>
      <w:hyperlink r:id="rId351" w:tooltip="Selects all elements of type password." w:history="1">
        <w:r w:rsidR="00CF1D63" w:rsidRPr="000E3C52">
          <w:rPr>
            <w:rFonts w:ascii="Consolas" w:eastAsia="Times New Roman" w:hAnsi="Consolas" w:cs="Calibri"/>
            <w:color w:val="0000FF"/>
            <w:sz w:val="17"/>
            <w:szCs w:val="17"/>
          </w:rPr>
          <w:t>:password</w:t>
        </w:r>
      </w:hyperlink>
    </w:p>
    <w:p w:rsidR="00CF1D63" w:rsidRPr="000E3C52" w:rsidRDefault="00012147" w:rsidP="000E3C52">
      <w:pPr>
        <w:spacing w:after="0"/>
        <w:rPr>
          <w:rFonts w:ascii="Consolas" w:eastAsia="Times New Roman" w:hAnsi="Consolas" w:cs="Calibri"/>
          <w:color w:val="332B00"/>
          <w:sz w:val="17"/>
          <w:szCs w:val="17"/>
        </w:rPr>
      </w:pPr>
      <w:hyperlink r:id="rId352" w:tooltip="Selects all elements of type radio." w:history="1">
        <w:r w:rsidR="00CF1D63" w:rsidRPr="000E3C52">
          <w:rPr>
            <w:rFonts w:ascii="Consolas" w:eastAsia="Times New Roman" w:hAnsi="Consolas" w:cs="Calibri"/>
            <w:color w:val="0000FF"/>
            <w:sz w:val="17"/>
            <w:szCs w:val="17"/>
          </w:rPr>
          <w:t>:radio</w:t>
        </w:r>
      </w:hyperlink>
    </w:p>
    <w:p w:rsidR="00CF1D63" w:rsidRPr="000E3C52" w:rsidRDefault="00012147" w:rsidP="000E3C52">
      <w:pPr>
        <w:spacing w:after="0"/>
        <w:rPr>
          <w:rFonts w:ascii="Consolas" w:eastAsia="Times New Roman" w:hAnsi="Consolas" w:cs="Calibri"/>
          <w:color w:val="332B00"/>
          <w:sz w:val="17"/>
          <w:szCs w:val="17"/>
        </w:rPr>
      </w:pPr>
      <w:hyperlink r:id="rId353" w:tooltip="Selects all elements of type reset." w:history="1">
        <w:r w:rsidR="00CF1D63" w:rsidRPr="000E3C52">
          <w:rPr>
            <w:rFonts w:ascii="Consolas" w:eastAsia="Times New Roman" w:hAnsi="Consolas" w:cs="Calibri"/>
            <w:color w:val="0000FF"/>
            <w:sz w:val="17"/>
            <w:szCs w:val="17"/>
          </w:rPr>
          <w:t>:reset</w:t>
        </w:r>
      </w:hyperlink>
    </w:p>
    <w:p w:rsidR="00CF1D63" w:rsidRPr="000E3C52" w:rsidRDefault="00012147" w:rsidP="000E3C52">
      <w:pPr>
        <w:spacing w:after="0"/>
        <w:rPr>
          <w:rFonts w:ascii="Consolas" w:eastAsia="Times New Roman" w:hAnsi="Consolas" w:cs="Calibri"/>
          <w:color w:val="332B00"/>
          <w:sz w:val="17"/>
          <w:szCs w:val="17"/>
        </w:rPr>
      </w:pPr>
      <w:hyperlink r:id="rId354" w:tooltip="Selects all elements that are selected." w:history="1">
        <w:r w:rsidR="00CF1D63" w:rsidRPr="000E3C52">
          <w:rPr>
            <w:rFonts w:ascii="Consolas" w:eastAsia="Times New Roman" w:hAnsi="Consolas" w:cs="Calibri"/>
            <w:color w:val="0000FF"/>
            <w:sz w:val="17"/>
            <w:szCs w:val="17"/>
          </w:rPr>
          <w:t>:selected</w:t>
        </w:r>
      </w:hyperlink>
    </w:p>
    <w:p w:rsidR="00CF1D63" w:rsidRPr="000E3C52" w:rsidRDefault="00012147" w:rsidP="000E3C52">
      <w:pPr>
        <w:spacing w:after="0"/>
        <w:rPr>
          <w:rFonts w:ascii="Consolas" w:eastAsia="Times New Roman" w:hAnsi="Consolas" w:cs="Calibri"/>
          <w:color w:val="332B00"/>
          <w:sz w:val="17"/>
          <w:szCs w:val="17"/>
        </w:rPr>
      </w:pPr>
      <w:hyperlink r:id="rId355" w:tooltip="Selects all elements of type submit." w:history="1">
        <w:r w:rsidR="00CF1D63" w:rsidRPr="000E3C52">
          <w:rPr>
            <w:rFonts w:ascii="Consolas" w:eastAsia="Times New Roman" w:hAnsi="Consolas" w:cs="Calibri"/>
            <w:color w:val="0000FF"/>
            <w:sz w:val="17"/>
            <w:szCs w:val="17"/>
          </w:rPr>
          <w:t>:submit</w:t>
        </w:r>
      </w:hyperlink>
    </w:p>
    <w:p w:rsidR="00CF1D63" w:rsidRPr="000E3C52" w:rsidRDefault="00012147" w:rsidP="000E3C52">
      <w:pPr>
        <w:spacing w:after="0"/>
        <w:rPr>
          <w:rFonts w:ascii="Consolas" w:eastAsia="Times New Roman" w:hAnsi="Consolas" w:cs="Calibri"/>
          <w:color w:val="332B00"/>
          <w:sz w:val="17"/>
          <w:szCs w:val="17"/>
        </w:rPr>
      </w:pPr>
      <w:hyperlink r:id="rId356" w:tooltip="Selects all elements of type text." w:history="1">
        <w:r w:rsidR="00CF1D63" w:rsidRPr="000E3C52">
          <w:rPr>
            <w:rFonts w:ascii="Consolas" w:eastAsia="Times New Roman" w:hAnsi="Consolas" w:cs="Calibri"/>
            <w:color w:val="0000FF"/>
            <w:sz w:val="17"/>
            <w:szCs w:val="17"/>
          </w:rPr>
          <w:t>:text</w:t>
        </w:r>
      </w:hyperlink>
    </w:p>
    <w:p w:rsidR="00CF1D63" w:rsidRPr="000E3C52" w:rsidRDefault="00CF1D63" w:rsidP="001960FD">
      <w:pPr>
        <w:spacing w:after="0"/>
        <w:rPr>
          <w:rFonts w:ascii="Consolas" w:hAnsi="Consolas" w:cs="Calibri"/>
          <w:sz w:val="17"/>
          <w:szCs w:val="17"/>
        </w:rPr>
        <w:sectPr w:rsidR="00CF1D63" w:rsidRPr="000E3C52" w:rsidSect="000E3C52">
          <w:type w:val="continuous"/>
          <w:pgSz w:w="11907" w:h="16839" w:code="9"/>
          <w:pgMar w:top="810" w:right="837" w:bottom="810" w:left="1440" w:header="720" w:footer="720" w:gutter="0"/>
          <w:cols w:num="3" w:space="328"/>
          <w:docGrid w:linePitch="360"/>
        </w:sectPr>
      </w:pPr>
    </w:p>
    <w:p w:rsidR="00CF1D63" w:rsidRPr="000E3C52" w:rsidRDefault="00CF1D63" w:rsidP="001960FD">
      <w:pPr>
        <w:pBdr>
          <w:bottom w:val="single" w:sz="6" w:space="1" w:color="auto"/>
        </w:pBdr>
        <w:spacing w:after="0"/>
        <w:outlineLvl w:val="0"/>
        <w:rPr>
          <w:rFonts w:ascii="Consolas" w:hAnsi="Consolas" w:cs="Calibri"/>
          <w:sz w:val="17"/>
          <w:szCs w:val="17"/>
        </w:rPr>
      </w:pPr>
    </w:p>
    <w:p w:rsidR="00CF1D63" w:rsidRPr="000E3C52" w:rsidRDefault="00CF1D63" w:rsidP="001960FD">
      <w:pPr>
        <w:spacing w:after="0"/>
        <w:outlineLvl w:val="0"/>
        <w:rPr>
          <w:rFonts w:ascii="Consolas" w:eastAsia="Times New Roman" w:hAnsi="Consolas" w:cs="Calibri"/>
          <w:b/>
          <w:bCs/>
          <w:caps/>
          <w:color w:val="331A00"/>
          <w:kern w:val="36"/>
          <w:sz w:val="17"/>
          <w:szCs w:val="17"/>
        </w:rPr>
      </w:pPr>
    </w:p>
    <w:p w:rsidR="00C35EF6" w:rsidRPr="000E3C52" w:rsidRDefault="00CF1D63" w:rsidP="001960FD">
      <w:pPr>
        <w:pStyle w:val="BalloonText"/>
        <w:numPr>
          <w:ilvl w:val="1"/>
          <w:numId w:val="22"/>
        </w:numPr>
        <w:jc w:val="center"/>
        <w:outlineLvl w:val="0"/>
        <w:rPr>
          <w:rFonts w:ascii="Consolas" w:eastAsia="Times New Roman" w:hAnsi="Consolas" w:cs="Calibri"/>
          <w:b/>
          <w:bCs/>
          <w:caps/>
          <w:color w:val="331A00"/>
          <w:kern w:val="36"/>
          <w:sz w:val="17"/>
          <w:szCs w:val="17"/>
        </w:rPr>
      </w:pPr>
      <w:r w:rsidRPr="000E3C52">
        <w:rPr>
          <w:rFonts w:ascii="Consolas" w:eastAsia="Times New Roman" w:hAnsi="Consolas" w:cs="Calibri"/>
          <w:b/>
          <w:bCs/>
          <w:caps/>
          <w:color w:val="331A00"/>
          <w:kern w:val="36"/>
          <w:sz w:val="17"/>
          <w:szCs w:val="17"/>
          <w:u w:val="single"/>
        </w:rPr>
        <w:t>ATTRIBUTES / CSS</w:t>
      </w:r>
    </w:p>
    <w:p w:rsidR="00C35EF6" w:rsidRPr="000E3C52" w:rsidRDefault="00C35EF6" w:rsidP="000E3C52">
      <w:pPr>
        <w:spacing w:after="0"/>
        <w:jc w:val="center"/>
        <w:outlineLvl w:val="0"/>
        <w:rPr>
          <w:rFonts w:ascii="Consolas" w:eastAsia="Times New Roman" w:hAnsi="Consolas" w:cs="Calibri"/>
          <w:b/>
          <w:bCs/>
          <w:caps/>
          <w:color w:val="331A00"/>
          <w:kern w:val="36"/>
          <w:sz w:val="17"/>
          <w:szCs w:val="17"/>
        </w:rPr>
        <w:sectPr w:rsidR="00C35EF6" w:rsidRPr="000E3C52" w:rsidSect="00C35EF6">
          <w:type w:val="continuous"/>
          <w:pgSz w:w="11907" w:h="16839" w:code="9"/>
          <w:pgMar w:top="1440" w:right="1440" w:bottom="144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331A00"/>
          <w:sz w:val="17"/>
          <w:szCs w:val="17"/>
        </w:rPr>
      </w:pPr>
      <w:r w:rsidRPr="000E3C52">
        <w:rPr>
          <w:rFonts w:ascii="Consolas" w:eastAsia="Times New Roman" w:hAnsi="Consolas" w:cs="Calibri"/>
          <w:b/>
          <w:bCs/>
          <w:color w:val="331A00"/>
          <w:sz w:val="17"/>
          <w:szCs w:val="17"/>
        </w:rPr>
        <w:lastRenderedPageBreak/>
        <w:t>Attributes</w:t>
      </w:r>
    </w:p>
    <w:p w:rsidR="00CF1D63" w:rsidRPr="000E3C52" w:rsidRDefault="00012147" w:rsidP="001960FD">
      <w:pPr>
        <w:spacing w:after="0"/>
        <w:ind w:left="360"/>
        <w:rPr>
          <w:rFonts w:ascii="Consolas" w:eastAsia="Times New Roman" w:hAnsi="Consolas" w:cs="Calibri"/>
          <w:color w:val="331A00"/>
          <w:sz w:val="17"/>
          <w:szCs w:val="17"/>
        </w:rPr>
      </w:pPr>
      <w:hyperlink r:id="rId357" w:tooltip="Get the value of an attribute for the first element in the set of matched elements or set one or more attributes for every matched element." w:history="1">
        <w:r w:rsidR="00CF1D63" w:rsidRPr="000E3C52">
          <w:rPr>
            <w:rFonts w:ascii="Consolas" w:eastAsia="Times New Roman" w:hAnsi="Consolas" w:cs="Calibri"/>
            <w:color w:val="0000FF"/>
            <w:sz w:val="17"/>
            <w:szCs w:val="17"/>
          </w:rPr>
          <w:t>.attr()</w:t>
        </w:r>
      </w:hyperlink>
    </w:p>
    <w:p w:rsidR="00CF1D63" w:rsidRPr="000E3C52" w:rsidRDefault="00012147" w:rsidP="001960FD">
      <w:pPr>
        <w:spacing w:after="0"/>
        <w:ind w:left="360"/>
        <w:rPr>
          <w:rFonts w:ascii="Consolas" w:eastAsia="Times New Roman" w:hAnsi="Consolas" w:cs="Calibri"/>
          <w:color w:val="331A00"/>
          <w:sz w:val="17"/>
          <w:szCs w:val="17"/>
        </w:rPr>
      </w:pPr>
      <w:hyperlink r:id="rId358" w:tooltip="Get the value of a property for the first element in the set of matched elements or set one or more properties for every matched element." w:history="1">
        <w:r w:rsidR="00CF1D63" w:rsidRPr="000E3C52">
          <w:rPr>
            <w:rFonts w:ascii="Consolas" w:eastAsia="Times New Roman" w:hAnsi="Consolas" w:cs="Calibri"/>
            <w:color w:val="0000FF"/>
            <w:sz w:val="17"/>
            <w:szCs w:val="17"/>
          </w:rPr>
          <w:t>.prop()</w:t>
        </w:r>
      </w:hyperlink>
    </w:p>
    <w:p w:rsidR="00CF1D63" w:rsidRPr="000E3C52" w:rsidRDefault="00012147" w:rsidP="001960FD">
      <w:pPr>
        <w:spacing w:after="0"/>
        <w:ind w:left="360"/>
        <w:rPr>
          <w:rFonts w:ascii="Consolas" w:eastAsia="Times New Roman" w:hAnsi="Consolas" w:cs="Calibri"/>
          <w:color w:val="331A00"/>
          <w:sz w:val="17"/>
          <w:szCs w:val="17"/>
        </w:rPr>
      </w:pPr>
      <w:hyperlink r:id="rId359" w:tooltip="Remove an attribute from each element in the set of matched elements." w:history="1">
        <w:r w:rsidR="00CF1D63" w:rsidRPr="000E3C52">
          <w:rPr>
            <w:rFonts w:ascii="Consolas" w:eastAsia="Times New Roman" w:hAnsi="Consolas" w:cs="Calibri"/>
            <w:color w:val="0000FF"/>
            <w:sz w:val="17"/>
            <w:szCs w:val="17"/>
          </w:rPr>
          <w:t>.removeAttr()</w:t>
        </w:r>
      </w:hyperlink>
    </w:p>
    <w:p w:rsidR="00CF1D63" w:rsidRPr="000E3C52" w:rsidRDefault="00012147" w:rsidP="001960FD">
      <w:pPr>
        <w:spacing w:after="0"/>
        <w:ind w:left="360"/>
        <w:rPr>
          <w:rFonts w:ascii="Consolas" w:eastAsia="Times New Roman" w:hAnsi="Consolas" w:cs="Calibri"/>
          <w:color w:val="331A00"/>
          <w:sz w:val="17"/>
          <w:szCs w:val="17"/>
        </w:rPr>
      </w:pPr>
      <w:hyperlink r:id="rId360" w:tooltip="Remove a property for the set of matched elements." w:history="1">
        <w:r w:rsidR="00CF1D63" w:rsidRPr="000E3C52">
          <w:rPr>
            <w:rFonts w:ascii="Consolas" w:eastAsia="Times New Roman" w:hAnsi="Consolas" w:cs="Calibri"/>
            <w:color w:val="0000FF"/>
            <w:sz w:val="17"/>
            <w:szCs w:val="17"/>
          </w:rPr>
          <w:t>.removeProp()</w:t>
        </w:r>
      </w:hyperlink>
    </w:p>
    <w:p w:rsidR="00CF1D63" w:rsidRPr="000E3C52" w:rsidRDefault="00012147" w:rsidP="001960FD">
      <w:pPr>
        <w:spacing w:after="0"/>
        <w:ind w:left="360"/>
        <w:rPr>
          <w:rFonts w:ascii="Consolas" w:eastAsia="Times New Roman" w:hAnsi="Consolas" w:cs="Calibri"/>
          <w:color w:val="331A00"/>
          <w:sz w:val="17"/>
          <w:szCs w:val="17"/>
        </w:rPr>
      </w:pPr>
      <w:hyperlink r:id="rId361" w:tooltip="Get the current value of the first element in the set of matched elements or set the value of every matched element." w:history="1">
        <w:r w:rsidR="00CF1D63" w:rsidRPr="000E3C52">
          <w:rPr>
            <w:rFonts w:ascii="Consolas" w:eastAsia="Times New Roman" w:hAnsi="Consolas" w:cs="Calibri"/>
            <w:color w:val="0000FF"/>
            <w:sz w:val="17"/>
            <w:szCs w:val="17"/>
          </w:rPr>
          <w:t>.val()</w:t>
        </w:r>
      </w:hyperlink>
    </w:p>
    <w:p w:rsidR="001960FD" w:rsidRPr="000E3C52" w:rsidRDefault="001960FD" w:rsidP="001960FD">
      <w:pPr>
        <w:spacing w:after="0"/>
        <w:ind w:left="360"/>
        <w:rPr>
          <w:rFonts w:ascii="Consolas" w:eastAsia="Times New Roman" w:hAnsi="Consolas" w:cs="Calibri"/>
          <w:color w:val="331A00"/>
          <w:sz w:val="17"/>
          <w:szCs w:val="17"/>
        </w:rPr>
      </w:pPr>
    </w:p>
    <w:p w:rsidR="00CF1D63" w:rsidRPr="000E3C52" w:rsidRDefault="00CF1D63" w:rsidP="001960FD">
      <w:pPr>
        <w:spacing w:after="0"/>
        <w:ind w:left="360"/>
        <w:outlineLvl w:val="1"/>
        <w:rPr>
          <w:rFonts w:ascii="Consolas" w:eastAsia="Times New Roman" w:hAnsi="Consolas" w:cs="Calibri"/>
          <w:b/>
          <w:bCs/>
          <w:color w:val="331A00"/>
          <w:sz w:val="17"/>
          <w:szCs w:val="17"/>
        </w:rPr>
      </w:pPr>
      <w:r w:rsidRPr="000E3C52">
        <w:rPr>
          <w:rFonts w:ascii="Consolas" w:eastAsia="Times New Roman" w:hAnsi="Consolas" w:cs="Calibri"/>
          <w:b/>
          <w:bCs/>
          <w:color w:val="331A00"/>
          <w:sz w:val="17"/>
          <w:szCs w:val="17"/>
        </w:rPr>
        <w:t>CSS</w:t>
      </w:r>
    </w:p>
    <w:p w:rsidR="00CF1D63" w:rsidRPr="000E3C52" w:rsidRDefault="00012147" w:rsidP="001960FD">
      <w:pPr>
        <w:spacing w:after="0"/>
        <w:ind w:left="360"/>
        <w:rPr>
          <w:rFonts w:ascii="Consolas" w:eastAsia="Times New Roman" w:hAnsi="Consolas" w:cs="Calibri"/>
          <w:color w:val="331A00"/>
          <w:sz w:val="17"/>
          <w:szCs w:val="17"/>
        </w:rPr>
      </w:pPr>
      <w:hyperlink r:id="rId362" w:tooltip="Adds the specified class(es) to each of the set of matched elements." w:history="1">
        <w:r w:rsidR="00CF1D63" w:rsidRPr="000E3C52">
          <w:rPr>
            <w:rFonts w:ascii="Consolas" w:eastAsia="Times New Roman" w:hAnsi="Consolas" w:cs="Calibri"/>
            <w:color w:val="0000FF"/>
            <w:sz w:val="17"/>
            <w:szCs w:val="17"/>
          </w:rPr>
          <w:t>.addClass()</w:t>
        </w:r>
      </w:hyperlink>
    </w:p>
    <w:p w:rsidR="00CF1D63" w:rsidRPr="000E3C52" w:rsidRDefault="00012147" w:rsidP="001960FD">
      <w:pPr>
        <w:spacing w:after="0"/>
        <w:ind w:left="360"/>
        <w:rPr>
          <w:rFonts w:ascii="Consolas" w:eastAsia="Times New Roman" w:hAnsi="Consolas" w:cs="Calibri"/>
          <w:color w:val="331A00"/>
          <w:sz w:val="17"/>
          <w:szCs w:val="17"/>
        </w:rPr>
      </w:pPr>
      <w:hyperlink r:id="rId363" w:tooltip="Get the value of a style property for the first element in the set of matched elements or set one or more CSS properties for every matched element." w:history="1">
        <w:r w:rsidR="00CF1D63" w:rsidRPr="000E3C52">
          <w:rPr>
            <w:rFonts w:ascii="Consolas" w:eastAsia="Times New Roman" w:hAnsi="Consolas" w:cs="Calibri"/>
            <w:color w:val="0000FF"/>
            <w:sz w:val="17"/>
            <w:szCs w:val="17"/>
          </w:rPr>
          <w:t>.css()</w:t>
        </w:r>
      </w:hyperlink>
    </w:p>
    <w:p w:rsidR="00CF1D63" w:rsidRPr="000E3C52" w:rsidRDefault="00012147" w:rsidP="001960FD">
      <w:pPr>
        <w:spacing w:after="0"/>
        <w:ind w:left="360"/>
        <w:rPr>
          <w:rFonts w:ascii="Consolas" w:eastAsia="Times New Roman" w:hAnsi="Consolas" w:cs="Calibri"/>
          <w:color w:val="331A00"/>
          <w:sz w:val="17"/>
          <w:szCs w:val="17"/>
        </w:rPr>
      </w:pPr>
      <w:hyperlink r:id="rId364" w:tooltip="Provides a way to hook directly into jQuery to override how particular CSS properties are retrieved or set. Amongst other uses, cssHooks can be used to create custom, browser-normalized properties for CSS3 features such as box-shadows and gradients." w:history="1">
        <w:r w:rsidR="00CF1D63" w:rsidRPr="000E3C52">
          <w:rPr>
            <w:rFonts w:ascii="Consolas" w:eastAsia="Times New Roman" w:hAnsi="Consolas" w:cs="Calibri"/>
            <w:color w:val="0000FF"/>
            <w:sz w:val="17"/>
            <w:szCs w:val="17"/>
          </w:rPr>
          <w:t>jQuery.cssHooks</w:t>
        </w:r>
      </w:hyperlink>
    </w:p>
    <w:p w:rsidR="00CF1D63" w:rsidRPr="000E3C52" w:rsidRDefault="00012147" w:rsidP="001960FD">
      <w:pPr>
        <w:spacing w:after="0"/>
        <w:ind w:left="360"/>
        <w:rPr>
          <w:rFonts w:ascii="Consolas" w:eastAsia="Times New Roman" w:hAnsi="Consolas" w:cs="Calibri"/>
          <w:color w:val="331A00"/>
          <w:sz w:val="17"/>
          <w:szCs w:val="17"/>
        </w:rPr>
      </w:pPr>
      <w:hyperlink r:id="rId365" w:tooltip="An object containing all CSS properties that may be used without a unit. The .css() method uses this object to see if it may append px to unitless values.." w:history="1">
        <w:r w:rsidR="00CF1D63" w:rsidRPr="000E3C52">
          <w:rPr>
            <w:rFonts w:ascii="Consolas" w:eastAsia="Times New Roman" w:hAnsi="Consolas" w:cs="Calibri"/>
            <w:color w:val="0000FF"/>
            <w:sz w:val="17"/>
            <w:szCs w:val="17"/>
          </w:rPr>
          <w:t>jQuery.cssNumber</w:t>
        </w:r>
      </w:hyperlink>
    </w:p>
    <w:p w:rsidR="00CF1D63" w:rsidRPr="000E3C52" w:rsidRDefault="00012147" w:rsidP="001960FD">
      <w:pPr>
        <w:spacing w:after="0"/>
        <w:ind w:left="360"/>
        <w:rPr>
          <w:rFonts w:ascii="Consolas" w:eastAsia="Times New Roman" w:hAnsi="Consolas" w:cs="Calibri"/>
          <w:color w:val="331A00"/>
          <w:sz w:val="17"/>
          <w:szCs w:val="17"/>
        </w:rPr>
      </w:pPr>
      <w:hyperlink r:id="rId366" w:tooltip="Escapes any character that has a special meaning in a CSS selector." w:history="1">
        <w:r w:rsidR="00CF1D63" w:rsidRPr="000E3C52">
          <w:rPr>
            <w:rFonts w:ascii="Consolas" w:eastAsia="Times New Roman" w:hAnsi="Consolas" w:cs="Calibri"/>
            <w:color w:val="0000FF"/>
            <w:sz w:val="17"/>
            <w:szCs w:val="17"/>
          </w:rPr>
          <w:t>jQuery.escapeSelector()</w:t>
        </w:r>
      </w:hyperlink>
    </w:p>
    <w:p w:rsidR="00CF1D63" w:rsidRPr="000E3C52" w:rsidRDefault="00012147" w:rsidP="001960FD">
      <w:pPr>
        <w:spacing w:after="0"/>
        <w:ind w:left="360"/>
        <w:rPr>
          <w:rFonts w:ascii="Consolas" w:eastAsia="Times New Roman" w:hAnsi="Consolas" w:cs="Calibri"/>
          <w:color w:val="331A00"/>
          <w:sz w:val="17"/>
          <w:szCs w:val="17"/>
        </w:rPr>
      </w:pPr>
      <w:hyperlink r:id="rId367" w:tooltip="Determine whether any of the matched elements are assigned the given class." w:history="1">
        <w:r w:rsidR="00CF1D63" w:rsidRPr="000E3C52">
          <w:rPr>
            <w:rFonts w:ascii="Consolas" w:eastAsia="Times New Roman" w:hAnsi="Consolas" w:cs="Calibri"/>
            <w:color w:val="0000FF"/>
            <w:sz w:val="17"/>
            <w:szCs w:val="17"/>
          </w:rPr>
          <w:t>.hasClass()</w:t>
        </w:r>
      </w:hyperlink>
    </w:p>
    <w:p w:rsidR="00CF1D63" w:rsidRPr="000E3C52" w:rsidRDefault="00012147" w:rsidP="001960FD">
      <w:pPr>
        <w:spacing w:after="0"/>
        <w:ind w:left="360"/>
        <w:rPr>
          <w:rFonts w:ascii="Consolas" w:eastAsia="Times New Roman" w:hAnsi="Consolas" w:cs="Calibri"/>
          <w:color w:val="331A00"/>
          <w:sz w:val="17"/>
          <w:szCs w:val="17"/>
        </w:rPr>
      </w:pPr>
      <w:hyperlink r:id="rId368" w:tooltip="Remove a single class, multiple classes, or all classes from each element in the set of matched elements." w:history="1">
        <w:r w:rsidR="00CF1D63" w:rsidRPr="000E3C52">
          <w:rPr>
            <w:rFonts w:ascii="Consolas" w:eastAsia="Times New Roman" w:hAnsi="Consolas" w:cs="Calibri"/>
            <w:color w:val="0000FF"/>
            <w:sz w:val="17"/>
            <w:szCs w:val="17"/>
          </w:rPr>
          <w:t>.removeClass()</w:t>
        </w:r>
      </w:hyperlink>
    </w:p>
    <w:p w:rsidR="00CF1D63" w:rsidRPr="000E3C52" w:rsidRDefault="00012147" w:rsidP="001960FD">
      <w:pPr>
        <w:spacing w:after="0"/>
        <w:ind w:left="360"/>
        <w:rPr>
          <w:rFonts w:ascii="Consolas" w:eastAsia="Times New Roman" w:hAnsi="Consolas" w:cs="Calibri"/>
          <w:color w:val="331A00"/>
          <w:sz w:val="17"/>
          <w:szCs w:val="17"/>
        </w:rPr>
      </w:pPr>
      <w:hyperlink r:id="rId369" w:tooltip="Add or remove one or more classes from each element in the set of matched elements, depending on either the class's presence or the value of the switch argument." w:history="1">
        <w:r w:rsidR="00CF1D63" w:rsidRPr="000E3C52">
          <w:rPr>
            <w:rFonts w:ascii="Consolas" w:eastAsia="Times New Roman" w:hAnsi="Consolas" w:cs="Calibri"/>
            <w:color w:val="0000FF"/>
            <w:sz w:val="17"/>
            <w:szCs w:val="17"/>
          </w:rPr>
          <w:t>.toggleClass()</w:t>
        </w:r>
      </w:hyperlink>
    </w:p>
    <w:p w:rsidR="001960FD" w:rsidRPr="000E3C52" w:rsidRDefault="001960FD" w:rsidP="001960FD">
      <w:pPr>
        <w:spacing w:after="0"/>
        <w:ind w:left="360"/>
        <w:rPr>
          <w:rFonts w:ascii="Consolas" w:eastAsia="Times New Roman" w:hAnsi="Consolas" w:cs="Calibri"/>
          <w:color w:val="331A00"/>
          <w:sz w:val="17"/>
          <w:szCs w:val="17"/>
        </w:rPr>
      </w:pPr>
    </w:p>
    <w:p w:rsidR="00CF1D63" w:rsidRPr="000E3C52" w:rsidRDefault="00CF1D63" w:rsidP="001960FD">
      <w:pPr>
        <w:spacing w:after="0"/>
        <w:ind w:left="360"/>
        <w:outlineLvl w:val="1"/>
        <w:rPr>
          <w:rFonts w:ascii="Consolas" w:eastAsia="Times New Roman" w:hAnsi="Consolas" w:cs="Calibri"/>
          <w:b/>
          <w:bCs/>
          <w:color w:val="331A00"/>
          <w:sz w:val="17"/>
          <w:szCs w:val="17"/>
        </w:rPr>
      </w:pPr>
      <w:r w:rsidRPr="000E3C52">
        <w:rPr>
          <w:rFonts w:ascii="Consolas" w:eastAsia="Times New Roman" w:hAnsi="Consolas" w:cs="Calibri"/>
          <w:b/>
          <w:bCs/>
          <w:color w:val="331A00"/>
          <w:sz w:val="17"/>
          <w:szCs w:val="17"/>
        </w:rPr>
        <w:t>Dimensions</w:t>
      </w:r>
    </w:p>
    <w:p w:rsidR="00CF1D63" w:rsidRPr="000E3C52" w:rsidRDefault="00012147" w:rsidP="001960FD">
      <w:pPr>
        <w:spacing w:after="0"/>
        <w:ind w:left="360"/>
        <w:rPr>
          <w:rFonts w:ascii="Consolas" w:eastAsia="Times New Roman" w:hAnsi="Consolas" w:cs="Calibri"/>
          <w:color w:val="331A00"/>
          <w:sz w:val="17"/>
          <w:szCs w:val="17"/>
        </w:rPr>
      </w:pPr>
      <w:hyperlink r:id="rId370" w:tooltip="Get the current computed height for the first element in the set of matched elements or set the height of every matched element." w:history="1">
        <w:r w:rsidR="00CF1D63" w:rsidRPr="000E3C52">
          <w:rPr>
            <w:rFonts w:ascii="Consolas" w:eastAsia="Times New Roman" w:hAnsi="Consolas" w:cs="Calibri"/>
            <w:color w:val="0000FF"/>
            <w:sz w:val="17"/>
            <w:szCs w:val="17"/>
          </w:rPr>
          <w:t>.height()</w:t>
        </w:r>
      </w:hyperlink>
    </w:p>
    <w:p w:rsidR="00CF1D63" w:rsidRPr="000E3C52" w:rsidRDefault="00012147" w:rsidP="001960FD">
      <w:pPr>
        <w:spacing w:after="0"/>
        <w:ind w:left="360"/>
        <w:rPr>
          <w:rFonts w:ascii="Consolas" w:eastAsia="Times New Roman" w:hAnsi="Consolas" w:cs="Calibri"/>
          <w:color w:val="331A00"/>
          <w:sz w:val="17"/>
          <w:szCs w:val="17"/>
        </w:rPr>
      </w:pPr>
      <w:hyperlink r:id="rId371" w:tooltip="Get the current computed height for the first element in the set of matched elements, including padding but not border." w:history="1">
        <w:r w:rsidR="00CF1D63" w:rsidRPr="000E3C52">
          <w:rPr>
            <w:rFonts w:ascii="Consolas" w:eastAsia="Times New Roman" w:hAnsi="Consolas" w:cs="Calibri"/>
            <w:color w:val="0000FF"/>
            <w:sz w:val="17"/>
            <w:szCs w:val="17"/>
          </w:rPr>
          <w:t>.innerHeight()</w:t>
        </w:r>
      </w:hyperlink>
    </w:p>
    <w:p w:rsidR="00CF1D63" w:rsidRPr="000E3C52" w:rsidRDefault="00012147" w:rsidP="001960FD">
      <w:pPr>
        <w:spacing w:after="0"/>
        <w:ind w:left="360"/>
        <w:rPr>
          <w:rFonts w:ascii="Consolas" w:eastAsia="Times New Roman" w:hAnsi="Consolas" w:cs="Calibri"/>
          <w:color w:val="331A00"/>
          <w:sz w:val="17"/>
          <w:szCs w:val="17"/>
        </w:rPr>
      </w:pPr>
      <w:hyperlink r:id="rId372" w:tooltip="Get the current computed width for the first element in the set of matched elements, including padding but not border." w:history="1">
        <w:r w:rsidR="00CF1D63" w:rsidRPr="000E3C52">
          <w:rPr>
            <w:rFonts w:ascii="Consolas" w:eastAsia="Times New Roman" w:hAnsi="Consolas" w:cs="Calibri"/>
            <w:color w:val="0000FF"/>
            <w:sz w:val="17"/>
            <w:szCs w:val="17"/>
          </w:rPr>
          <w:t>.innerWidth()</w:t>
        </w:r>
      </w:hyperlink>
    </w:p>
    <w:p w:rsidR="00CF1D63" w:rsidRPr="000E3C52" w:rsidRDefault="00012147" w:rsidP="001960FD">
      <w:pPr>
        <w:spacing w:after="0"/>
        <w:ind w:left="360"/>
        <w:rPr>
          <w:rFonts w:ascii="Consolas" w:eastAsia="Times New Roman" w:hAnsi="Consolas" w:cs="Calibri"/>
          <w:color w:val="331A00"/>
          <w:sz w:val="17"/>
          <w:szCs w:val="17"/>
        </w:rPr>
      </w:pPr>
      <w:hyperlink r:id="rId373" w:tooltip="Get the current computed height for the first element in the set of matched elements, including padding, border, and optionally margin." w:history="1">
        <w:r w:rsidR="00CF1D63" w:rsidRPr="000E3C52">
          <w:rPr>
            <w:rFonts w:ascii="Consolas" w:eastAsia="Times New Roman" w:hAnsi="Consolas" w:cs="Calibri"/>
            <w:color w:val="0000FF"/>
            <w:sz w:val="17"/>
            <w:szCs w:val="17"/>
          </w:rPr>
          <w:t>.outerHeight()</w:t>
        </w:r>
      </w:hyperlink>
    </w:p>
    <w:p w:rsidR="00CF1D63" w:rsidRPr="000E3C52" w:rsidRDefault="00012147" w:rsidP="001960FD">
      <w:pPr>
        <w:spacing w:after="0"/>
        <w:ind w:left="360"/>
        <w:rPr>
          <w:rFonts w:ascii="Consolas" w:eastAsia="Times New Roman" w:hAnsi="Consolas" w:cs="Calibri"/>
          <w:color w:val="331A00"/>
          <w:sz w:val="17"/>
          <w:szCs w:val="17"/>
        </w:rPr>
      </w:pPr>
      <w:hyperlink r:id="rId374" w:tooltip="Get the current computed width for the first element in the set of matched elements, including padding and border." w:history="1">
        <w:r w:rsidR="00CF1D63" w:rsidRPr="000E3C52">
          <w:rPr>
            <w:rFonts w:ascii="Consolas" w:eastAsia="Times New Roman" w:hAnsi="Consolas" w:cs="Calibri"/>
            <w:color w:val="0000FF"/>
            <w:sz w:val="17"/>
            <w:szCs w:val="17"/>
          </w:rPr>
          <w:t>.outerWidth()</w:t>
        </w:r>
      </w:hyperlink>
    </w:p>
    <w:p w:rsidR="00CF1D63" w:rsidRPr="000E3C52" w:rsidRDefault="00012147" w:rsidP="001960FD">
      <w:pPr>
        <w:spacing w:after="0"/>
        <w:ind w:left="360"/>
        <w:rPr>
          <w:rFonts w:ascii="Consolas" w:eastAsia="Times New Roman" w:hAnsi="Consolas" w:cs="Calibri"/>
          <w:color w:val="331A00"/>
          <w:sz w:val="17"/>
          <w:szCs w:val="17"/>
        </w:rPr>
      </w:pPr>
      <w:hyperlink r:id="rId375" w:tooltip="Get the current computed width for the first element in the set of matched elements or set the width of every matched element." w:history="1">
        <w:r w:rsidR="00CF1D63" w:rsidRPr="000E3C52">
          <w:rPr>
            <w:rFonts w:ascii="Consolas" w:eastAsia="Times New Roman" w:hAnsi="Consolas" w:cs="Calibri"/>
            <w:color w:val="0000FF"/>
            <w:sz w:val="17"/>
            <w:szCs w:val="17"/>
          </w:rPr>
          <w:t>.width()</w:t>
        </w:r>
      </w:hyperlink>
    </w:p>
    <w:p w:rsidR="001960FD" w:rsidRPr="000E3C52" w:rsidRDefault="001960FD" w:rsidP="001960FD">
      <w:pPr>
        <w:spacing w:after="0"/>
        <w:ind w:left="360"/>
        <w:rPr>
          <w:rFonts w:ascii="Consolas" w:eastAsia="Times New Roman" w:hAnsi="Consolas" w:cs="Calibri"/>
          <w:color w:val="331A00"/>
          <w:sz w:val="17"/>
          <w:szCs w:val="17"/>
        </w:rPr>
      </w:pPr>
    </w:p>
    <w:p w:rsidR="00CF1D63" w:rsidRPr="000E3C52" w:rsidRDefault="00CF1D63" w:rsidP="001960FD">
      <w:pPr>
        <w:spacing w:after="0"/>
        <w:ind w:left="360"/>
        <w:outlineLvl w:val="1"/>
        <w:rPr>
          <w:rFonts w:ascii="Consolas" w:eastAsia="Times New Roman" w:hAnsi="Consolas" w:cs="Calibri"/>
          <w:b/>
          <w:bCs/>
          <w:color w:val="331A00"/>
          <w:sz w:val="17"/>
          <w:szCs w:val="17"/>
        </w:rPr>
      </w:pPr>
      <w:r w:rsidRPr="000E3C52">
        <w:rPr>
          <w:rFonts w:ascii="Consolas" w:eastAsia="Times New Roman" w:hAnsi="Consolas" w:cs="Calibri"/>
          <w:b/>
          <w:bCs/>
          <w:color w:val="331A00"/>
          <w:sz w:val="17"/>
          <w:szCs w:val="17"/>
        </w:rPr>
        <w:t>Offset</w:t>
      </w:r>
    </w:p>
    <w:p w:rsidR="00CF1D63" w:rsidRPr="000E3C52" w:rsidRDefault="00012147" w:rsidP="001960FD">
      <w:pPr>
        <w:spacing w:after="0"/>
        <w:ind w:left="360"/>
        <w:rPr>
          <w:rFonts w:ascii="Consolas" w:eastAsia="Times New Roman" w:hAnsi="Consolas" w:cs="Calibri"/>
          <w:color w:val="331A00"/>
          <w:sz w:val="17"/>
          <w:szCs w:val="17"/>
        </w:rPr>
      </w:pPr>
      <w:hyperlink r:id="rId376" w:tooltip="Get the current coordinates of the first element, or set the coordinates of every element, in the set of matched elements, relative to the document." w:history="1">
        <w:r w:rsidR="00CF1D63" w:rsidRPr="000E3C52">
          <w:rPr>
            <w:rFonts w:ascii="Consolas" w:eastAsia="Times New Roman" w:hAnsi="Consolas" w:cs="Calibri"/>
            <w:color w:val="0000FF"/>
            <w:sz w:val="17"/>
            <w:szCs w:val="17"/>
          </w:rPr>
          <w:t>.offset()</w:t>
        </w:r>
      </w:hyperlink>
    </w:p>
    <w:p w:rsidR="00CF1D63" w:rsidRPr="000E3C52" w:rsidRDefault="00012147" w:rsidP="001960FD">
      <w:pPr>
        <w:spacing w:after="0"/>
        <w:ind w:left="360"/>
        <w:rPr>
          <w:rFonts w:ascii="Consolas" w:eastAsia="Times New Roman" w:hAnsi="Consolas" w:cs="Calibri"/>
          <w:color w:val="331A00"/>
          <w:sz w:val="17"/>
          <w:szCs w:val="17"/>
        </w:rPr>
      </w:pPr>
      <w:hyperlink r:id="rId377" w:tooltip="Get the closest ancestor element that is positioned." w:history="1">
        <w:r w:rsidR="00CF1D63" w:rsidRPr="000E3C52">
          <w:rPr>
            <w:rFonts w:ascii="Consolas" w:eastAsia="Times New Roman" w:hAnsi="Consolas" w:cs="Calibri"/>
            <w:color w:val="0000FF"/>
            <w:sz w:val="17"/>
            <w:szCs w:val="17"/>
          </w:rPr>
          <w:t>.offsetParent()</w:t>
        </w:r>
      </w:hyperlink>
    </w:p>
    <w:p w:rsidR="00CF1D63" w:rsidRPr="000E3C52" w:rsidRDefault="00012147" w:rsidP="001960FD">
      <w:pPr>
        <w:spacing w:after="0"/>
        <w:ind w:left="360"/>
        <w:rPr>
          <w:rFonts w:ascii="Consolas" w:eastAsia="Times New Roman" w:hAnsi="Consolas" w:cs="Calibri"/>
          <w:color w:val="331A00"/>
          <w:sz w:val="17"/>
          <w:szCs w:val="17"/>
        </w:rPr>
      </w:pPr>
      <w:hyperlink r:id="rId378" w:tooltip="Get the current coordinates of the first element in the set of matched elements, relative to the offset parent." w:history="1">
        <w:r w:rsidR="00CF1D63" w:rsidRPr="000E3C52">
          <w:rPr>
            <w:rFonts w:ascii="Consolas" w:eastAsia="Times New Roman" w:hAnsi="Consolas" w:cs="Calibri"/>
            <w:color w:val="0000FF"/>
            <w:sz w:val="17"/>
            <w:szCs w:val="17"/>
          </w:rPr>
          <w:t>.position()</w:t>
        </w:r>
      </w:hyperlink>
    </w:p>
    <w:p w:rsidR="00CF1D63" w:rsidRPr="000E3C52" w:rsidRDefault="00012147" w:rsidP="001960FD">
      <w:pPr>
        <w:spacing w:after="0"/>
        <w:ind w:left="360"/>
        <w:rPr>
          <w:rFonts w:ascii="Consolas" w:eastAsia="Times New Roman" w:hAnsi="Consolas" w:cs="Calibri"/>
          <w:color w:val="331A00"/>
          <w:sz w:val="17"/>
          <w:szCs w:val="17"/>
        </w:rPr>
      </w:pPr>
      <w:hyperlink r:id="rId379" w:tooltip="Get the current horizontal position of the scroll bar for the first element in the set of matched elements or set the horizontal position of the scroll bar for every matched element." w:history="1">
        <w:r w:rsidR="00CF1D63" w:rsidRPr="000E3C52">
          <w:rPr>
            <w:rFonts w:ascii="Consolas" w:eastAsia="Times New Roman" w:hAnsi="Consolas" w:cs="Calibri"/>
            <w:color w:val="0000FF"/>
            <w:sz w:val="17"/>
            <w:szCs w:val="17"/>
          </w:rPr>
          <w:t>.scrollLeft()</w:t>
        </w:r>
      </w:hyperlink>
    </w:p>
    <w:p w:rsidR="00CF1D63" w:rsidRPr="000E3C52" w:rsidRDefault="00012147" w:rsidP="001960FD">
      <w:pPr>
        <w:spacing w:after="0"/>
        <w:ind w:left="360"/>
        <w:rPr>
          <w:rFonts w:ascii="Consolas" w:eastAsia="Times New Roman" w:hAnsi="Consolas" w:cs="Calibri"/>
          <w:color w:val="331A00"/>
          <w:sz w:val="17"/>
          <w:szCs w:val="17"/>
        </w:rPr>
      </w:pPr>
      <w:hyperlink r:id="rId380" w:tooltip="Get the current vertical position of the scroll bar for the first element in the set of matched elements or set the vertical position of the scroll bar for every matched element." w:history="1">
        <w:r w:rsidR="00CF1D63" w:rsidRPr="000E3C52">
          <w:rPr>
            <w:rFonts w:ascii="Consolas" w:eastAsia="Times New Roman" w:hAnsi="Consolas" w:cs="Calibri"/>
            <w:color w:val="0000FF"/>
            <w:sz w:val="17"/>
            <w:szCs w:val="17"/>
          </w:rPr>
          <w:t>.scrollTop()</w:t>
        </w:r>
      </w:hyperlink>
    </w:p>
    <w:p w:rsidR="001960FD" w:rsidRPr="000E3C52" w:rsidRDefault="001960FD" w:rsidP="001960FD">
      <w:pPr>
        <w:spacing w:after="0"/>
        <w:ind w:left="360"/>
        <w:rPr>
          <w:rFonts w:ascii="Consolas" w:eastAsia="Times New Roman" w:hAnsi="Consolas" w:cs="Calibri"/>
          <w:color w:val="331A00"/>
          <w:sz w:val="17"/>
          <w:szCs w:val="17"/>
        </w:rPr>
      </w:pPr>
    </w:p>
    <w:p w:rsidR="00CF1D63" w:rsidRPr="000E3C52" w:rsidRDefault="00CF1D63" w:rsidP="001960FD">
      <w:pPr>
        <w:spacing w:after="0"/>
        <w:ind w:left="360"/>
        <w:outlineLvl w:val="1"/>
        <w:rPr>
          <w:rFonts w:ascii="Consolas" w:eastAsia="Times New Roman" w:hAnsi="Consolas" w:cs="Calibri"/>
          <w:b/>
          <w:bCs/>
          <w:color w:val="331A00"/>
          <w:sz w:val="17"/>
          <w:szCs w:val="17"/>
        </w:rPr>
      </w:pPr>
      <w:r w:rsidRPr="000E3C52">
        <w:rPr>
          <w:rFonts w:ascii="Consolas" w:eastAsia="Times New Roman" w:hAnsi="Consolas" w:cs="Calibri"/>
          <w:b/>
          <w:bCs/>
          <w:color w:val="331A00"/>
          <w:sz w:val="17"/>
          <w:szCs w:val="17"/>
        </w:rPr>
        <w:t>Data</w:t>
      </w:r>
    </w:p>
    <w:p w:rsidR="00CF1D63" w:rsidRPr="000E3C52" w:rsidRDefault="00012147" w:rsidP="001960FD">
      <w:pPr>
        <w:spacing w:after="0"/>
        <w:ind w:left="360"/>
        <w:rPr>
          <w:rFonts w:ascii="Consolas" w:eastAsia="Times New Roman" w:hAnsi="Consolas" w:cs="Calibri"/>
          <w:color w:val="331A00"/>
          <w:sz w:val="17"/>
          <w:szCs w:val="17"/>
        </w:rPr>
      </w:pPr>
      <w:hyperlink r:id="rId381" w:tooltip="Store arbitrary data associated with the specified element and/or return the value that was set." w:history="1">
        <w:r w:rsidR="00CF1D63" w:rsidRPr="000E3C52">
          <w:rPr>
            <w:rFonts w:ascii="Consolas" w:eastAsia="Times New Roman" w:hAnsi="Consolas" w:cs="Calibri"/>
            <w:color w:val="0000FF"/>
            <w:sz w:val="17"/>
            <w:szCs w:val="17"/>
          </w:rPr>
          <w:t>jQuery.data()</w:t>
        </w:r>
      </w:hyperlink>
    </w:p>
    <w:p w:rsidR="00CF1D63" w:rsidRPr="000E3C52" w:rsidRDefault="00012147" w:rsidP="001960FD">
      <w:pPr>
        <w:spacing w:after="0"/>
        <w:ind w:left="360"/>
        <w:rPr>
          <w:rFonts w:ascii="Consolas" w:eastAsia="Times New Roman" w:hAnsi="Consolas" w:cs="Calibri"/>
          <w:color w:val="331A00"/>
          <w:sz w:val="17"/>
          <w:szCs w:val="17"/>
        </w:rPr>
      </w:pPr>
      <w:hyperlink r:id="rId382" w:tooltip="Store arbitrary data associated with the matched elements or return the value at the named data store for the first element in the set of matched elements." w:history="1">
        <w:r w:rsidR="00CF1D63" w:rsidRPr="000E3C52">
          <w:rPr>
            <w:rFonts w:ascii="Consolas" w:eastAsia="Times New Roman" w:hAnsi="Consolas" w:cs="Calibri"/>
            <w:color w:val="0000FF"/>
            <w:sz w:val="17"/>
            <w:szCs w:val="17"/>
          </w:rPr>
          <w:t>.data()</w:t>
        </w:r>
      </w:hyperlink>
    </w:p>
    <w:p w:rsidR="00CF1D63" w:rsidRPr="000E3C52" w:rsidRDefault="00012147" w:rsidP="001960FD">
      <w:pPr>
        <w:spacing w:after="0"/>
        <w:ind w:left="360"/>
        <w:rPr>
          <w:rFonts w:ascii="Consolas" w:eastAsia="Times New Roman" w:hAnsi="Consolas" w:cs="Calibri"/>
          <w:color w:val="331A00"/>
          <w:sz w:val="17"/>
          <w:szCs w:val="17"/>
        </w:rPr>
      </w:pPr>
      <w:hyperlink r:id="rId383" w:tooltip="Determine whether an element has any jQuery data associated with it." w:history="1">
        <w:r w:rsidR="00CF1D63" w:rsidRPr="000E3C52">
          <w:rPr>
            <w:rFonts w:ascii="Consolas" w:eastAsia="Times New Roman" w:hAnsi="Consolas" w:cs="Calibri"/>
            <w:color w:val="0000FF"/>
            <w:sz w:val="17"/>
            <w:szCs w:val="17"/>
          </w:rPr>
          <w:t>jQuery.hasData()</w:t>
        </w:r>
      </w:hyperlink>
    </w:p>
    <w:p w:rsidR="00CF1D63" w:rsidRPr="000E3C52" w:rsidRDefault="00012147" w:rsidP="001960FD">
      <w:pPr>
        <w:spacing w:after="0"/>
        <w:ind w:left="360"/>
        <w:rPr>
          <w:rFonts w:ascii="Consolas" w:eastAsia="Times New Roman" w:hAnsi="Consolas" w:cs="Calibri"/>
          <w:color w:val="331A00"/>
          <w:sz w:val="17"/>
          <w:szCs w:val="17"/>
        </w:rPr>
      </w:pPr>
      <w:hyperlink r:id="rId384" w:tooltip="Remove a previously-stored piece of data." w:history="1">
        <w:r w:rsidR="00CF1D63" w:rsidRPr="000E3C52">
          <w:rPr>
            <w:rFonts w:ascii="Consolas" w:eastAsia="Times New Roman" w:hAnsi="Consolas" w:cs="Calibri"/>
            <w:color w:val="0000FF"/>
            <w:sz w:val="17"/>
            <w:szCs w:val="17"/>
          </w:rPr>
          <w:t>jQuery.removeData()</w:t>
        </w:r>
      </w:hyperlink>
    </w:p>
    <w:p w:rsidR="00CF1D63" w:rsidRPr="000E3C52" w:rsidRDefault="00012147" w:rsidP="001960FD">
      <w:pPr>
        <w:spacing w:after="0"/>
        <w:ind w:left="360"/>
        <w:rPr>
          <w:rFonts w:ascii="Consolas" w:eastAsia="Times New Roman" w:hAnsi="Consolas" w:cs="Calibri"/>
          <w:color w:val="331A00"/>
          <w:sz w:val="17"/>
          <w:szCs w:val="17"/>
        </w:rPr>
      </w:pPr>
      <w:hyperlink r:id="rId385" w:tooltip="Remove a previously-stored piece of data." w:history="1">
        <w:r w:rsidR="00CF1D63" w:rsidRPr="000E3C52">
          <w:rPr>
            <w:rFonts w:ascii="Consolas" w:eastAsia="Times New Roman" w:hAnsi="Consolas" w:cs="Calibri"/>
            <w:color w:val="FFA03C"/>
            <w:sz w:val="17"/>
            <w:szCs w:val="17"/>
          </w:rPr>
          <w:t>.removeData()</w:t>
        </w:r>
      </w:hyperlink>
    </w:p>
    <w:p w:rsidR="00CF1D63" w:rsidRPr="000E3C52" w:rsidRDefault="00CF1D63" w:rsidP="001960FD">
      <w:pPr>
        <w:spacing w:after="0"/>
        <w:rPr>
          <w:rFonts w:ascii="Consolas" w:hAnsi="Consolas" w:cs="Calibri"/>
          <w:sz w:val="17"/>
          <w:szCs w:val="17"/>
        </w:rPr>
        <w:sectPr w:rsidR="00CF1D63" w:rsidRPr="000E3C52" w:rsidSect="000E3C52">
          <w:type w:val="continuous"/>
          <w:pgSz w:w="11907" w:h="16839" w:code="9"/>
          <w:pgMar w:top="1440" w:right="1440" w:bottom="1440" w:left="1440" w:header="720" w:footer="720" w:gutter="0"/>
          <w:cols w:num="3" w:space="234"/>
          <w:docGrid w:linePitch="360"/>
        </w:sectPr>
      </w:pPr>
    </w:p>
    <w:p w:rsidR="00CF1D63" w:rsidRPr="000E3C52" w:rsidRDefault="00CF1D63" w:rsidP="001960FD">
      <w:pPr>
        <w:pBdr>
          <w:bottom w:val="single" w:sz="6" w:space="1" w:color="auto"/>
        </w:pBdr>
        <w:spacing w:after="0"/>
        <w:rPr>
          <w:rFonts w:ascii="Consolas" w:hAnsi="Consolas" w:cs="Calibri"/>
          <w:sz w:val="17"/>
          <w:szCs w:val="17"/>
        </w:rPr>
      </w:pPr>
    </w:p>
    <w:p w:rsidR="00CF1D63" w:rsidRPr="000E3C52" w:rsidRDefault="00CF1D63" w:rsidP="001960FD">
      <w:pPr>
        <w:spacing w:after="0"/>
        <w:outlineLvl w:val="0"/>
        <w:rPr>
          <w:rFonts w:ascii="Consolas" w:eastAsia="Times New Roman" w:hAnsi="Consolas" w:cs="Calibri"/>
          <w:b/>
          <w:bCs/>
          <w:caps/>
          <w:color w:val="2C0707"/>
          <w:kern w:val="36"/>
          <w:sz w:val="17"/>
          <w:szCs w:val="17"/>
        </w:rPr>
      </w:pPr>
    </w:p>
    <w:p w:rsidR="00CF1D63" w:rsidRPr="000E3C52" w:rsidRDefault="00CF1D63" w:rsidP="001960FD">
      <w:pPr>
        <w:pStyle w:val="BalloonText"/>
        <w:numPr>
          <w:ilvl w:val="1"/>
          <w:numId w:val="22"/>
        </w:numPr>
        <w:jc w:val="center"/>
        <w:outlineLvl w:val="0"/>
        <w:rPr>
          <w:rFonts w:ascii="Consolas" w:eastAsia="Times New Roman" w:hAnsi="Consolas" w:cs="Calibri"/>
          <w:b/>
          <w:bCs/>
          <w:caps/>
          <w:color w:val="2C0707"/>
          <w:kern w:val="36"/>
          <w:sz w:val="17"/>
          <w:szCs w:val="17"/>
          <w:u w:val="single"/>
        </w:rPr>
      </w:pPr>
      <w:r w:rsidRPr="000E3C52">
        <w:rPr>
          <w:rFonts w:ascii="Consolas" w:eastAsia="Times New Roman" w:hAnsi="Consolas" w:cs="Calibri"/>
          <w:b/>
          <w:bCs/>
          <w:caps/>
          <w:color w:val="2C0707"/>
          <w:kern w:val="36"/>
          <w:sz w:val="17"/>
          <w:szCs w:val="17"/>
          <w:u w:val="single"/>
        </w:rPr>
        <w:t>MANIPULATION</w:t>
      </w:r>
    </w:p>
    <w:p w:rsidR="00CF1D63" w:rsidRPr="000E3C52" w:rsidRDefault="00CF1D63" w:rsidP="001960FD">
      <w:pPr>
        <w:spacing w:after="0"/>
        <w:outlineLvl w:val="0"/>
        <w:rPr>
          <w:rFonts w:ascii="Consolas" w:eastAsia="Times New Roman" w:hAnsi="Consolas" w:cs="Calibri"/>
          <w:b/>
          <w:bCs/>
          <w:caps/>
          <w:color w:val="2C0707"/>
          <w:kern w:val="36"/>
          <w:sz w:val="17"/>
          <w:szCs w:val="17"/>
        </w:rPr>
      </w:pPr>
    </w:p>
    <w:p w:rsidR="000E3C52" w:rsidRPr="000E3C52" w:rsidRDefault="000E3C52" w:rsidP="001960FD">
      <w:pPr>
        <w:spacing w:after="0"/>
        <w:outlineLvl w:val="0"/>
        <w:rPr>
          <w:rFonts w:ascii="Consolas" w:eastAsia="Times New Roman" w:hAnsi="Consolas" w:cs="Calibri"/>
          <w:b/>
          <w:bCs/>
          <w:caps/>
          <w:color w:val="2C0707"/>
          <w:kern w:val="36"/>
          <w:sz w:val="17"/>
          <w:szCs w:val="17"/>
        </w:rPr>
        <w:sectPr w:rsidR="000E3C52" w:rsidRPr="000E3C52" w:rsidSect="00C35EF6">
          <w:type w:val="continuous"/>
          <w:pgSz w:w="11907" w:h="16839" w:code="9"/>
          <w:pgMar w:top="1440" w:right="1440" w:bottom="144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lastRenderedPageBreak/>
        <w:t>Copying</w:t>
      </w:r>
    </w:p>
    <w:p w:rsidR="00CF1D63" w:rsidRPr="000E3C52" w:rsidRDefault="00012147" w:rsidP="001960FD">
      <w:pPr>
        <w:spacing w:after="0"/>
        <w:ind w:left="360"/>
        <w:rPr>
          <w:rFonts w:ascii="Consolas" w:eastAsia="Times New Roman" w:hAnsi="Consolas" w:cs="Calibri"/>
          <w:color w:val="2C0707"/>
          <w:sz w:val="17"/>
          <w:szCs w:val="17"/>
        </w:rPr>
      </w:pPr>
      <w:hyperlink r:id="rId386" w:tooltip="Create a deep copy of the set of matched elements." w:history="1">
        <w:r w:rsidR="00CF1D63" w:rsidRPr="000E3C52">
          <w:rPr>
            <w:rFonts w:ascii="Consolas" w:eastAsia="Times New Roman" w:hAnsi="Consolas" w:cs="Calibri"/>
            <w:color w:val="0000FF"/>
            <w:sz w:val="17"/>
            <w:szCs w:val="17"/>
          </w:rPr>
          <w:t>.clone()</w:t>
        </w:r>
      </w:hyperlink>
    </w:p>
    <w:p w:rsidR="001960FD" w:rsidRPr="000E3C52" w:rsidRDefault="001960FD" w:rsidP="001960FD">
      <w:pPr>
        <w:spacing w:after="0"/>
        <w:ind w:left="360"/>
        <w:rPr>
          <w:rFonts w:ascii="Consolas" w:eastAsia="Times New Roman" w:hAnsi="Consolas" w:cs="Calibri"/>
          <w:color w:val="2C0707"/>
          <w:sz w:val="17"/>
          <w:szCs w:val="17"/>
        </w:r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t>DOM Insertion, Around</w:t>
      </w:r>
    </w:p>
    <w:p w:rsidR="00CF1D63" w:rsidRPr="000E3C52" w:rsidRDefault="00012147" w:rsidP="001960FD">
      <w:pPr>
        <w:spacing w:after="0"/>
        <w:ind w:left="360"/>
        <w:rPr>
          <w:rFonts w:ascii="Consolas" w:eastAsia="Times New Roman" w:hAnsi="Consolas" w:cs="Calibri"/>
          <w:color w:val="2C0707"/>
          <w:sz w:val="17"/>
          <w:szCs w:val="17"/>
        </w:rPr>
      </w:pPr>
      <w:hyperlink r:id="rId387" w:tooltip="Wrap an HTML structure around each element in the set of matched elements." w:history="1">
        <w:r w:rsidR="00CF1D63" w:rsidRPr="000E3C52">
          <w:rPr>
            <w:rFonts w:ascii="Consolas" w:eastAsia="Times New Roman" w:hAnsi="Consolas" w:cs="Calibri"/>
            <w:color w:val="0000FF"/>
            <w:sz w:val="17"/>
            <w:szCs w:val="17"/>
          </w:rPr>
          <w:t>.wrap()</w:t>
        </w:r>
      </w:hyperlink>
    </w:p>
    <w:p w:rsidR="00CF1D63" w:rsidRPr="000E3C52" w:rsidRDefault="00012147" w:rsidP="001960FD">
      <w:pPr>
        <w:spacing w:after="0"/>
        <w:ind w:left="360"/>
        <w:rPr>
          <w:rFonts w:ascii="Consolas" w:eastAsia="Times New Roman" w:hAnsi="Consolas" w:cs="Calibri"/>
          <w:color w:val="2C0707"/>
          <w:sz w:val="17"/>
          <w:szCs w:val="17"/>
        </w:rPr>
      </w:pPr>
      <w:hyperlink r:id="rId388" w:tooltip="Wrap an HTML structure around all elements in the set of matched elements." w:history="1">
        <w:r w:rsidR="00CF1D63" w:rsidRPr="000E3C52">
          <w:rPr>
            <w:rFonts w:ascii="Consolas" w:eastAsia="Times New Roman" w:hAnsi="Consolas" w:cs="Calibri"/>
            <w:color w:val="0000FF"/>
            <w:sz w:val="17"/>
            <w:szCs w:val="17"/>
          </w:rPr>
          <w:t>.wrapAll()</w:t>
        </w:r>
      </w:hyperlink>
    </w:p>
    <w:p w:rsidR="00CF1D63" w:rsidRPr="000E3C52" w:rsidRDefault="00012147" w:rsidP="001960FD">
      <w:pPr>
        <w:spacing w:after="0"/>
        <w:ind w:left="360"/>
        <w:rPr>
          <w:rFonts w:ascii="Consolas" w:eastAsia="Times New Roman" w:hAnsi="Consolas" w:cs="Calibri"/>
          <w:color w:val="2C0707"/>
          <w:sz w:val="17"/>
          <w:szCs w:val="17"/>
        </w:rPr>
      </w:pPr>
      <w:hyperlink r:id="rId389" w:tooltip="Wrap an HTML structure around the content of each element in the set of matched elements." w:history="1">
        <w:r w:rsidR="00CF1D63" w:rsidRPr="000E3C52">
          <w:rPr>
            <w:rFonts w:ascii="Consolas" w:eastAsia="Times New Roman" w:hAnsi="Consolas" w:cs="Calibri"/>
            <w:color w:val="0000FF"/>
            <w:sz w:val="17"/>
            <w:szCs w:val="17"/>
          </w:rPr>
          <w:t>.wrapInner()</w:t>
        </w:r>
      </w:hyperlink>
    </w:p>
    <w:p w:rsidR="001960FD" w:rsidRPr="000E3C52" w:rsidRDefault="001960FD" w:rsidP="001960FD">
      <w:pPr>
        <w:spacing w:after="0"/>
        <w:ind w:left="360"/>
        <w:rPr>
          <w:rFonts w:ascii="Consolas" w:eastAsia="Times New Roman" w:hAnsi="Consolas" w:cs="Calibri"/>
          <w:color w:val="2C0707"/>
          <w:sz w:val="17"/>
          <w:szCs w:val="17"/>
        </w:r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t>DOM Insertion, Inside</w:t>
      </w:r>
    </w:p>
    <w:p w:rsidR="00CF1D63" w:rsidRPr="000E3C52" w:rsidRDefault="00012147" w:rsidP="001960FD">
      <w:pPr>
        <w:spacing w:after="0"/>
        <w:ind w:left="360"/>
        <w:rPr>
          <w:rFonts w:ascii="Consolas" w:eastAsia="Times New Roman" w:hAnsi="Consolas" w:cs="Calibri"/>
          <w:color w:val="2C0707"/>
          <w:sz w:val="17"/>
          <w:szCs w:val="17"/>
        </w:rPr>
      </w:pPr>
      <w:hyperlink r:id="rId390" w:tooltip="Insert content, specified by the parameter, to the end of each element in the set of matched elements." w:history="1">
        <w:r w:rsidR="00CF1D63" w:rsidRPr="000E3C52">
          <w:rPr>
            <w:rFonts w:ascii="Consolas" w:eastAsia="Times New Roman" w:hAnsi="Consolas" w:cs="Calibri"/>
            <w:color w:val="0000FF"/>
            <w:sz w:val="17"/>
            <w:szCs w:val="17"/>
          </w:rPr>
          <w:t>.append()</w:t>
        </w:r>
      </w:hyperlink>
    </w:p>
    <w:p w:rsidR="00CF1D63" w:rsidRPr="000E3C52" w:rsidRDefault="00012147" w:rsidP="001960FD">
      <w:pPr>
        <w:spacing w:after="0"/>
        <w:ind w:left="360"/>
        <w:rPr>
          <w:rFonts w:ascii="Consolas" w:eastAsia="Times New Roman" w:hAnsi="Consolas" w:cs="Calibri"/>
          <w:color w:val="2C0707"/>
          <w:sz w:val="17"/>
          <w:szCs w:val="17"/>
        </w:rPr>
      </w:pPr>
      <w:hyperlink r:id="rId391" w:tooltip="Insert every element in the set of matched elements to the end of the target." w:history="1">
        <w:r w:rsidR="00CF1D63" w:rsidRPr="000E3C52">
          <w:rPr>
            <w:rFonts w:ascii="Consolas" w:eastAsia="Times New Roman" w:hAnsi="Consolas" w:cs="Calibri"/>
            <w:color w:val="0000FF"/>
            <w:sz w:val="17"/>
            <w:szCs w:val="17"/>
          </w:rPr>
          <w:t>.appendTo()</w:t>
        </w:r>
      </w:hyperlink>
    </w:p>
    <w:p w:rsidR="00CF1D63" w:rsidRPr="000E3C52" w:rsidRDefault="00012147" w:rsidP="001960FD">
      <w:pPr>
        <w:spacing w:after="0"/>
        <w:ind w:left="360"/>
        <w:rPr>
          <w:rFonts w:ascii="Consolas" w:eastAsia="Times New Roman" w:hAnsi="Consolas" w:cs="Calibri"/>
          <w:color w:val="2C0707"/>
          <w:sz w:val="17"/>
          <w:szCs w:val="17"/>
        </w:rPr>
      </w:pPr>
      <w:hyperlink r:id="rId392" w:tooltip="Get the HTML contents of the first element in the set of matched elements or set the HTML contents of every matched element." w:history="1">
        <w:r w:rsidR="00CF1D63" w:rsidRPr="000E3C52">
          <w:rPr>
            <w:rFonts w:ascii="Consolas" w:eastAsia="Times New Roman" w:hAnsi="Consolas" w:cs="Calibri"/>
            <w:color w:val="0000FF"/>
            <w:sz w:val="17"/>
            <w:szCs w:val="17"/>
          </w:rPr>
          <w:t>.html()</w:t>
        </w:r>
      </w:hyperlink>
    </w:p>
    <w:p w:rsidR="00CF1D63" w:rsidRPr="000E3C52" w:rsidRDefault="00012147" w:rsidP="001960FD">
      <w:pPr>
        <w:spacing w:after="0"/>
        <w:ind w:left="360"/>
        <w:rPr>
          <w:rFonts w:ascii="Consolas" w:eastAsia="Times New Roman" w:hAnsi="Consolas" w:cs="Calibri"/>
          <w:color w:val="2C0707"/>
          <w:sz w:val="17"/>
          <w:szCs w:val="17"/>
        </w:rPr>
      </w:pPr>
      <w:hyperlink r:id="rId393" w:tooltip="Insert content, specified by the parameter, to the beginning of each element in the set of matched elements." w:history="1">
        <w:r w:rsidR="00CF1D63" w:rsidRPr="000E3C52">
          <w:rPr>
            <w:rFonts w:ascii="Consolas" w:eastAsia="Times New Roman" w:hAnsi="Consolas" w:cs="Calibri"/>
            <w:color w:val="0000FF"/>
            <w:sz w:val="17"/>
            <w:szCs w:val="17"/>
          </w:rPr>
          <w:t>.prepend()</w:t>
        </w:r>
      </w:hyperlink>
    </w:p>
    <w:p w:rsidR="00CF1D63" w:rsidRPr="000E3C52" w:rsidRDefault="00012147" w:rsidP="001960FD">
      <w:pPr>
        <w:spacing w:after="0"/>
        <w:ind w:left="360"/>
        <w:rPr>
          <w:rFonts w:ascii="Consolas" w:eastAsia="Times New Roman" w:hAnsi="Consolas" w:cs="Calibri"/>
          <w:color w:val="2C0707"/>
          <w:sz w:val="17"/>
          <w:szCs w:val="17"/>
        </w:rPr>
      </w:pPr>
      <w:hyperlink r:id="rId394" w:tooltip="Insert every element in the set of matched elements to the beginning of the target." w:history="1">
        <w:r w:rsidR="00CF1D63" w:rsidRPr="000E3C52">
          <w:rPr>
            <w:rFonts w:ascii="Consolas" w:eastAsia="Times New Roman" w:hAnsi="Consolas" w:cs="Calibri"/>
            <w:color w:val="0000FF"/>
            <w:sz w:val="17"/>
            <w:szCs w:val="17"/>
          </w:rPr>
          <w:t>.prependTo()</w:t>
        </w:r>
      </w:hyperlink>
    </w:p>
    <w:p w:rsidR="00CF1D63" w:rsidRPr="000E3C52" w:rsidRDefault="00012147" w:rsidP="001960FD">
      <w:pPr>
        <w:spacing w:after="0"/>
        <w:ind w:left="360"/>
        <w:rPr>
          <w:rFonts w:ascii="Consolas" w:eastAsia="Times New Roman" w:hAnsi="Consolas" w:cs="Calibri"/>
          <w:color w:val="2C0707"/>
          <w:sz w:val="17"/>
          <w:szCs w:val="17"/>
        </w:rPr>
      </w:pPr>
      <w:hyperlink r:id="rId395" w:tooltip="Get the combined text contents of each element in the set of matched elements, including their descendants, or set the text contents of the matched elements." w:history="1">
        <w:r w:rsidR="00CF1D63" w:rsidRPr="000E3C52">
          <w:rPr>
            <w:rFonts w:ascii="Consolas" w:eastAsia="Times New Roman" w:hAnsi="Consolas" w:cs="Calibri"/>
            <w:color w:val="0000FF"/>
            <w:sz w:val="17"/>
            <w:szCs w:val="17"/>
          </w:rPr>
          <w:t>.text()</w:t>
        </w:r>
      </w:hyperlink>
    </w:p>
    <w:p w:rsidR="001960FD" w:rsidRPr="000E3C52" w:rsidRDefault="001960FD" w:rsidP="001960FD">
      <w:pPr>
        <w:spacing w:after="0"/>
        <w:ind w:left="360"/>
        <w:rPr>
          <w:rFonts w:ascii="Consolas" w:eastAsia="Times New Roman" w:hAnsi="Consolas" w:cs="Calibri"/>
          <w:color w:val="2C0707"/>
          <w:sz w:val="17"/>
          <w:szCs w:val="17"/>
        </w:r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t>DOM Insertion, Outside</w:t>
      </w:r>
    </w:p>
    <w:p w:rsidR="00CF1D63" w:rsidRPr="000E3C52" w:rsidRDefault="00012147" w:rsidP="001960FD">
      <w:pPr>
        <w:spacing w:after="0"/>
        <w:ind w:left="360"/>
        <w:rPr>
          <w:rFonts w:ascii="Consolas" w:eastAsia="Times New Roman" w:hAnsi="Consolas" w:cs="Calibri"/>
          <w:color w:val="2C0707"/>
          <w:sz w:val="17"/>
          <w:szCs w:val="17"/>
        </w:rPr>
      </w:pPr>
      <w:hyperlink r:id="rId396" w:tooltip="Insert content, specified by the parameter, after each element in the set of matched elements." w:history="1">
        <w:r w:rsidR="00CF1D63" w:rsidRPr="000E3C52">
          <w:rPr>
            <w:rFonts w:ascii="Consolas" w:eastAsia="Times New Roman" w:hAnsi="Consolas" w:cs="Calibri"/>
            <w:color w:val="0000FF"/>
            <w:sz w:val="17"/>
            <w:szCs w:val="17"/>
          </w:rPr>
          <w:t>.after()</w:t>
        </w:r>
      </w:hyperlink>
    </w:p>
    <w:p w:rsidR="00CF1D63" w:rsidRPr="000E3C52" w:rsidRDefault="00012147" w:rsidP="001960FD">
      <w:pPr>
        <w:spacing w:after="0"/>
        <w:ind w:left="360"/>
        <w:rPr>
          <w:rFonts w:ascii="Consolas" w:eastAsia="Times New Roman" w:hAnsi="Consolas" w:cs="Calibri"/>
          <w:color w:val="2C0707"/>
          <w:sz w:val="17"/>
          <w:szCs w:val="17"/>
        </w:rPr>
      </w:pPr>
      <w:hyperlink r:id="rId397" w:tooltip="Insert content, specified by the parameter, before each element in the set of matched elements." w:history="1">
        <w:r w:rsidR="00CF1D63" w:rsidRPr="000E3C52">
          <w:rPr>
            <w:rFonts w:ascii="Consolas" w:eastAsia="Times New Roman" w:hAnsi="Consolas" w:cs="Calibri"/>
            <w:color w:val="0000FF"/>
            <w:sz w:val="17"/>
            <w:szCs w:val="17"/>
          </w:rPr>
          <w:t>.before()</w:t>
        </w:r>
      </w:hyperlink>
    </w:p>
    <w:p w:rsidR="00CF1D63" w:rsidRPr="000E3C52" w:rsidRDefault="00012147" w:rsidP="001960FD">
      <w:pPr>
        <w:spacing w:after="0"/>
        <w:ind w:left="360"/>
        <w:rPr>
          <w:rFonts w:ascii="Consolas" w:eastAsia="Times New Roman" w:hAnsi="Consolas" w:cs="Calibri"/>
          <w:color w:val="2C0707"/>
          <w:sz w:val="17"/>
          <w:szCs w:val="17"/>
        </w:rPr>
      </w:pPr>
      <w:hyperlink r:id="rId398" w:tooltip="Insert every element in the set of matched elements after the target." w:history="1">
        <w:r w:rsidR="00CF1D63" w:rsidRPr="000E3C52">
          <w:rPr>
            <w:rFonts w:ascii="Consolas" w:eastAsia="Times New Roman" w:hAnsi="Consolas" w:cs="Calibri"/>
            <w:color w:val="0000FF"/>
            <w:sz w:val="17"/>
            <w:szCs w:val="17"/>
          </w:rPr>
          <w:t>.insertAfter()</w:t>
        </w:r>
      </w:hyperlink>
    </w:p>
    <w:p w:rsidR="00CF1D63" w:rsidRPr="000E3C52" w:rsidRDefault="00012147" w:rsidP="001960FD">
      <w:pPr>
        <w:spacing w:after="0"/>
        <w:ind w:left="360"/>
        <w:rPr>
          <w:rFonts w:ascii="Consolas" w:eastAsia="Times New Roman" w:hAnsi="Consolas" w:cs="Calibri"/>
          <w:color w:val="2C0707"/>
          <w:sz w:val="17"/>
          <w:szCs w:val="17"/>
        </w:rPr>
      </w:pPr>
      <w:hyperlink r:id="rId399" w:tooltip="Insert every element in the set of matched elements before the target." w:history="1">
        <w:r w:rsidR="00CF1D63" w:rsidRPr="000E3C52">
          <w:rPr>
            <w:rFonts w:ascii="Consolas" w:eastAsia="Times New Roman" w:hAnsi="Consolas" w:cs="Calibri"/>
            <w:color w:val="0000FF"/>
            <w:sz w:val="17"/>
            <w:szCs w:val="17"/>
          </w:rPr>
          <w:t>.insertBefore()</w:t>
        </w:r>
      </w:hyperlink>
    </w:p>
    <w:p w:rsidR="001960FD" w:rsidRPr="000E3C52" w:rsidRDefault="001960FD" w:rsidP="001960FD">
      <w:pPr>
        <w:spacing w:after="0"/>
        <w:ind w:left="360"/>
        <w:rPr>
          <w:rFonts w:ascii="Consolas" w:eastAsia="Times New Roman" w:hAnsi="Consolas" w:cs="Calibri"/>
          <w:color w:val="2C0707"/>
          <w:sz w:val="17"/>
          <w:szCs w:val="17"/>
        </w:r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lastRenderedPageBreak/>
        <w:t>DOM Removal</w:t>
      </w:r>
    </w:p>
    <w:p w:rsidR="00CF1D63" w:rsidRPr="000E3C52" w:rsidRDefault="00012147" w:rsidP="001960FD">
      <w:pPr>
        <w:spacing w:after="0"/>
        <w:ind w:left="360"/>
        <w:rPr>
          <w:rFonts w:ascii="Consolas" w:eastAsia="Times New Roman" w:hAnsi="Consolas" w:cs="Calibri"/>
          <w:color w:val="2C0707"/>
          <w:sz w:val="17"/>
          <w:szCs w:val="17"/>
        </w:rPr>
      </w:pPr>
      <w:hyperlink r:id="rId400" w:tooltip="Remove the set of matched elements from the DOM." w:history="1">
        <w:r w:rsidR="00CF1D63" w:rsidRPr="000E3C52">
          <w:rPr>
            <w:rFonts w:ascii="Consolas" w:eastAsia="Times New Roman" w:hAnsi="Consolas" w:cs="Calibri"/>
            <w:color w:val="0000FF"/>
            <w:sz w:val="17"/>
            <w:szCs w:val="17"/>
          </w:rPr>
          <w:t>.detach()</w:t>
        </w:r>
      </w:hyperlink>
    </w:p>
    <w:p w:rsidR="00CF1D63" w:rsidRPr="000E3C52" w:rsidRDefault="00012147" w:rsidP="001960FD">
      <w:pPr>
        <w:spacing w:after="0"/>
        <w:ind w:left="360"/>
        <w:rPr>
          <w:rFonts w:ascii="Consolas" w:eastAsia="Times New Roman" w:hAnsi="Consolas" w:cs="Calibri"/>
          <w:color w:val="2C0707"/>
          <w:sz w:val="17"/>
          <w:szCs w:val="17"/>
        </w:rPr>
      </w:pPr>
      <w:hyperlink r:id="rId401" w:tooltip="Remove all child nodes of the set of matched elements from the DOM." w:history="1">
        <w:r w:rsidR="00CF1D63" w:rsidRPr="000E3C52">
          <w:rPr>
            <w:rFonts w:ascii="Consolas" w:eastAsia="Times New Roman" w:hAnsi="Consolas" w:cs="Calibri"/>
            <w:color w:val="0000FF"/>
            <w:sz w:val="17"/>
            <w:szCs w:val="17"/>
          </w:rPr>
          <w:t>.empty()</w:t>
        </w:r>
      </w:hyperlink>
    </w:p>
    <w:p w:rsidR="00CF1D63" w:rsidRPr="000E3C52" w:rsidRDefault="00012147" w:rsidP="001960FD">
      <w:pPr>
        <w:spacing w:after="0"/>
        <w:ind w:left="360"/>
        <w:rPr>
          <w:rFonts w:ascii="Consolas" w:eastAsia="Times New Roman" w:hAnsi="Consolas" w:cs="Calibri"/>
          <w:color w:val="2C0707"/>
          <w:sz w:val="17"/>
          <w:szCs w:val="17"/>
        </w:rPr>
      </w:pPr>
      <w:hyperlink r:id="rId402" w:tooltip="Remove the set of matched elements from the DOM." w:history="1">
        <w:r w:rsidR="00CF1D63" w:rsidRPr="000E3C52">
          <w:rPr>
            <w:rFonts w:ascii="Consolas" w:eastAsia="Times New Roman" w:hAnsi="Consolas" w:cs="Calibri"/>
            <w:color w:val="0000FF"/>
            <w:sz w:val="17"/>
            <w:szCs w:val="17"/>
          </w:rPr>
          <w:t>.remove()</w:t>
        </w:r>
      </w:hyperlink>
    </w:p>
    <w:p w:rsidR="00CF1D63" w:rsidRPr="000E3C52" w:rsidRDefault="00012147" w:rsidP="001960FD">
      <w:pPr>
        <w:spacing w:after="0"/>
        <w:ind w:left="360"/>
        <w:rPr>
          <w:rFonts w:ascii="Consolas" w:eastAsia="Times New Roman" w:hAnsi="Consolas" w:cs="Calibri"/>
          <w:color w:val="2C0707"/>
          <w:sz w:val="17"/>
          <w:szCs w:val="17"/>
        </w:rPr>
      </w:pPr>
      <w:hyperlink r:id="rId403" w:tooltip="Remove the parents of the set of matched elements from the DOM, leaving the matched elements in their place." w:history="1">
        <w:r w:rsidR="00CF1D63" w:rsidRPr="000E3C52">
          <w:rPr>
            <w:rFonts w:ascii="Consolas" w:eastAsia="Times New Roman" w:hAnsi="Consolas" w:cs="Calibri"/>
            <w:color w:val="0000FF"/>
            <w:sz w:val="17"/>
            <w:szCs w:val="17"/>
          </w:rPr>
          <w:t>.unwrap()</w:t>
        </w:r>
      </w:hyperlink>
    </w:p>
    <w:p w:rsidR="001960FD" w:rsidRPr="000E3C52" w:rsidRDefault="001960FD" w:rsidP="001960FD">
      <w:pPr>
        <w:spacing w:after="0"/>
        <w:ind w:left="360"/>
        <w:rPr>
          <w:rFonts w:ascii="Consolas" w:eastAsia="Times New Roman" w:hAnsi="Consolas" w:cs="Calibri"/>
          <w:color w:val="2C0707"/>
          <w:sz w:val="17"/>
          <w:szCs w:val="17"/>
        </w:rPr>
      </w:pPr>
    </w:p>
    <w:p w:rsidR="00CF1D63" w:rsidRPr="000E3C52" w:rsidRDefault="00CF1D63" w:rsidP="001960FD">
      <w:pPr>
        <w:spacing w:after="0"/>
        <w:ind w:left="360"/>
        <w:outlineLvl w:val="1"/>
        <w:rPr>
          <w:rFonts w:ascii="Consolas" w:eastAsia="Times New Roman" w:hAnsi="Consolas" w:cs="Calibri"/>
          <w:b/>
          <w:bCs/>
          <w:color w:val="2C0707"/>
          <w:sz w:val="17"/>
          <w:szCs w:val="17"/>
        </w:rPr>
      </w:pPr>
      <w:r w:rsidRPr="000E3C52">
        <w:rPr>
          <w:rFonts w:ascii="Consolas" w:eastAsia="Times New Roman" w:hAnsi="Consolas" w:cs="Calibri"/>
          <w:b/>
          <w:bCs/>
          <w:color w:val="2C0707"/>
          <w:sz w:val="17"/>
          <w:szCs w:val="17"/>
        </w:rPr>
        <w:t>DOM Replacement</w:t>
      </w:r>
    </w:p>
    <w:p w:rsidR="00CF1D63" w:rsidRPr="000E3C52" w:rsidRDefault="00012147" w:rsidP="001960FD">
      <w:pPr>
        <w:spacing w:after="0"/>
        <w:ind w:left="360"/>
        <w:rPr>
          <w:rFonts w:ascii="Consolas" w:eastAsia="Times New Roman" w:hAnsi="Consolas" w:cs="Calibri"/>
          <w:color w:val="2C0707"/>
          <w:sz w:val="17"/>
          <w:szCs w:val="17"/>
        </w:rPr>
      </w:pPr>
      <w:hyperlink r:id="rId404" w:tooltip="Replace each target element with the set of matched elements." w:history="1">
        <w:r w:rsidR="00CF1D63" w:rsidRPr="000E3C52">
          <w:rPr>
            <w:rFonts w:ascii="Consolas" w:eastAsia="Times New Roman" w:hAnsi="Consolas" w:cs="Calibri"/>
            <w:color w:val="0000FF"/>
            <w:sz w:val="17"/>
            <w:szCs w:val="17"/>
          </w:rPr>
          <w:t>.replaceAll()</w:t>
        </w:r>
      </w:hyperlink>
    </w:p>
    <w:p w:rsidR="00CF1D63" w:rsidRPr="000E3C52" w:rsidRDefault="00012147" w:rsidP="001960FD">
      <w:pPr>
        <w:spacing w:after="0"/>
        <w:ind w:left="360"/>
        <w:rPr>
          <w:rFonts w:ascii="Consolas" w:eastAsia="Times New Roman" w:hAnsi="Consolas" w:cs="Calibri"/>
          <w:color w:val="2C0707"/>
          <w:sz w:val="17"/>
          <w:szCs w:val="17"/>
        </w:rPr>
      </w:pPr>
      <w:hyperlink r:id="rId405" w:tooltip="Replace each element in the set of matched elements with the provided new content." w:history="1">
        <w:r w:rsidR="00CF1D63" w:rsidRPr="000E3C52">
          <w:rPr>
            <w:rFonts w:ascii="Consolas" w:eastAsia="Times New Roman" w:hAnsi="Consolas" w:cs="Calibri"/>
            <w:color w:val="E45B5B"/>
            <w:sz w:val="17"/>
            <w:szCs w:val="17"/>
          </w:rPr>
          <w:t>.replaceWith()</w:t>
        </w:r>
      </w:hyperlink>
    </w:p>
    <w:p w:rsidR="00CF1D63" w:rsidRPr="000E3C52" w:rsidRDefault="00CF1D63" w:rsidP="001960FD">
      <w:pPr>
        <w:spacing w:after="0"/>
        <w:rPr>
          <w:rFonts w:ascii="Consolas" w:hAnsi="Consolas" w:cs="Calibri"/>
          <w:sz w:val="17"/>
          <w:szCs w:val="17"/>
        </w:rPr>
        <w:sectPr w:rsidR="00CF1D63" w:rsidRPr="000E3C52" w:rsidSect="000E3C52">
          <w:type w:val="continuous"/>
          <w:pgSz w:w="11907" w:h="16839" w:code="9"/>
          <w:pgMar w:top="900" w:right="1440" w:bottom="1440" w:left="1440" w:header="720" w:footer="720" w:gutter="0"/>
          <w:cols w:num="3" w:space="234"/>
          <w:docGrid w:linePitch="360"/>
        </w:sectPr>
      </w:pPr>
    </w:p>
    <w:p w:rsidR="00CF1D63" w:rsidRPr="000E3C52" w:rsidRDefault="00CF1D63" w:rsidP="001960FD">
      <w:pPr>
        <w:pBdr>
          <w:bottom w:val="single" w:sz="6" w:space="1" w:color="auto"/>
        </w:pBdr>
        <w:spacing w:after="0"/>
        <w:rPr>
          <w:rFonts w:ascii="Consolas" w:hAnsi="Consolas" w:cs="Calibri"/>
          <w:sz w:val="17"/>
          <w:szCs w:val="17"/>
        </w:rPr>
      </w:pPr>
    </w:p>
    <w:p w:rsidR="00CF1D63" w:rsidRDefault="000E3C52" w:rsidP="000E3C52">
      <w:pPr>
        <w:tabs>
          <w:tab w:val="left" w:pos="6135"/>
        </w:tabs>
        <w:spacing w:after="0"/>
        <w:outlineLvl w:val="0"/>
        <w:rPr>
          <w:rFonts w:ascii="Consolas" w:eastAsia="Times New Roman" w:hAnsi="Consolas" w:cs="Calibri"/>
          <w:b/>
          <w:bCs/>
          <w:caps/>
          <w:color w:val="2B0828"/>
          <w:kern w:val="36"/>
          <w:sz w:val="17"/>
          <w:szCs w:val="17"/>
        </w:rPr>
      </w:pPr>
      <w:r w:rsidRPr="000E3C52">
        <w:rPr>
          <w:rFonts w:ascii="Consolas" w:eastAsia="Times New Roman" w:hAnsi="Consolas" w:cs="Calibri"/>
          <w:b/>
          <w:bCs/>
          <w:caps/>
          <w:color w:val="2B0828"/>
          <w:kern w:val="36"/>
          <w:sz w:val="17"/>
          <w:szCs w:val="17"/>
        </w:rPr>
        <w:tab/>
      </w:r>
    </w:p>
    <w:p w:rsidR="000E3C52" w:rsidRDefault="000E3C52" w:rsidP="000E3C52">
      <w:pPr>
        <w:tabs>
          <w:tab w:val="left" w:pos="6135"/>
        </w:tabs>
        <w:spacing w:after="0"/>
        <w:outlineLvl w:val="0"/>
        <w:rPr>
          <w:rFonts w:ascii="Consolas" w:eastAsia="Times New Roman" w:hAnsi="Consolas" w:cs="Calibri"/>
          <w:b/>
          <w:bCs/>
          <w:caps/>
          <w:color w:val="2B0828"/>
          <w:kern w:val="36"/>
          <w:sz w:val="17"/>
          <w:szCs w:val="17"/>
        </w:rPr>
      </w:pPr>
    </w:p>
    <w:p w:rsidR="000E3C52" w:rsidRDefault="000E3C52" w:rsidP="000E3C52">
      <w:pPr>
        <w:tabs>
          <w:tab w:val="left" w:pos="6135"/>
        </w:tabs>
        <w:spacing w:after="0"/>
        <w:outlineLvl w:val="0"/>
        <w:rPr>
          <w:rFonts w:ascii="Consolas" w:eastAsia="Times New Roman" w:hAnsi="Consolas" w:cs="Calibri"/>
          <w:b/>
          <w:bCs/>
          <w:caps/>
          <w:color w:val="2B0828"/>
          <w:kern w:val="36"/>
          <w:sz w:val="17"/>
          <w:szCs w:val="17"/>
        </w:rPr>
      </w:pPr>
    </w:p>
    <w:p w:rsidR="000E3C52" w:rsidRPr="000E3C52" w:rsidRDefault="000E3C52" w:rsidP="000E3C52">
      <w:pPr>
        <w:tabs>
          <w:tab w:val="left" w:pos="6135"/>
        </w:tabs>
        <w:spacing w:after="0"/>
        <w:outlineLvl w:val="0"/>
        <w:rPr>
          <w:rFonts w:ascii="Consolas" w:eastAsia="Times New Roman" w:hAnsi="Consolas" w:cs="Calibri"/>
          <w:b/>
          <w:bCs/>
          <w:caps/>
          <w:color w:val="2B0828"/>
          <w:kern w:val="36"/>
          <w:sz w:val="17"/>
          <w:szCs w:val="17"/>
        </w:rPr>
      </w:pPr>
    </w:p>
    <w:p w:rsidR="000E3C52" w:rsidRPr="000E3C52" w:rsidRDefault="000E3C52" w:rsidP="000E3C52">
      <w:pPr>
        <w:tabs>
          <w:tab w:val="left" w:pos="6135"/>
        </w:tabs>
        <w:spacing w:after="0"/>
        <w:outlineLvl w:val="0"/>
        <w:rPr>
          <w:rFonts w:ascii="Consolas" w:eastAsia="Times New Roman" w:hAnsi="Consolas" w:cs="Calibri"/>
          <w:b/>
          <w:bCs/>
          <w:caps/>
          <w:color w:val="2B0828"/>
          <w:kern w:val="36"/>
          <w:sz w:val="17"/>
          <w:szCs w:val="17"/>
        </w:rPr>
      </w:pPr>
    </w:p>
    <w:p w:rsidR="00CF1D63" w:rsidRPr="000E3C52" w:rsidRDefault="00CF1D63" w:rsidP="001960FD">
      <w:pPr>
        <w:pStyle w:val="BalloonText"/>
        <w:numPr>
          <w:ilvl w:val="1"/>
          <w:numId w:val="22"/>
        </w:numPr>
        <w:jc w:val="center"/>
        <w:outlineLvl w:val="0"/>
        <w:rPr>
          <w:rFonts w:ascii="Consolas" w:eastAsia="Times New Roman" w:hAnsi="Consolas" w:cs="Calibri"/>
          <w:b/>
          <w:bCs/>
          <w:caps/>
          <w:color w:val="2B0828"/>
          <w:kern w:val="36"/>
          <w:sz w:val="17"/>
          <w:szCs w:val="17"/>
        </w:rPr>
      </w:pPr>
      <w:r w:rsidRPr="000E3C52">
        <w:rPr>
          <w:rFonts w:ascii="Consolas" w:eastAsia="Times New Roman" w:hAnsi="Consolas" w:cs="Calibri"/>
          <w:b/>
          <w:bCs/>
          <w:caps/>
          <w:color w:val="2B0828"/>
          <w:kern w:val="36"/>
          <w:sz w:val="17"/>
          <w:szCs w:val="17"/>
          <w:u w:val="single"/>
        </w:rPr>
        <w:lastRenderedPageBreak/>
        <w:t>TRAVERSING</w:t>
      </w:r>
      <w:r w:rsidR="000E3C52">
        <w:rPr>
          <w:rFonts w:ascii="Consolas" w:eastAsia="Times New Roman" w:hAnsi="Consolas" w:cs="Calibri"/>
          <w:b/>
          <w:bCs/>
          <w:caps/>
          <w:color w:val="2B0828"/>
          <w:kern w:val="36"/>
          <w:sz w:val="17"/>
          <w:szCs w:val="17"/>
          <w:u w:val="single"/>
        </w:rPr>
        <w:br/>
      </w:r>
    </w:p>
    <w:p w:rsidR="00CF1D63" w:rsidRPr="000E3C52" w:rsidRDefault="00CF1D63" w:rsidP="001960FD">
      <w:pPr>
        <w:spacing w:after="0"/>
        <w:outlineLvl w:val="0"/>
        <w:rPr>
          <w:rFonts w:ascii="Consolas" w:eastAsia="Times New Roman" w:hAnsi="Consolas" w:cs="Calibri"/>
          <w:b/>
          <w:bCs/>
          <w:caps/>
          <w:color w:val="2B0828"/>
          <w:kern w:val="36"/>
          <w:sz w:val="17"/>
          <w:szCs w:val="17"/>
        </w:rPr>
        <w:sectPr w:rsidR="00CF1D63" w:rsidRPr="000E3C52" w:rsidSect="00C35EF6">
          <w:type w:val="continuous"/>
          <w:pgSz w:w="11907" w:h="16839" w:code="9"/>
          <w:pgMar w:top="720" w:right="1440" w:bottom="63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2B0828"/>
          <w:sz w:val="17"/>
          <w:szCs w:val="17"/>
        </w:rPr>
      </w:pPr>
      <w:r w:rsidRPr="000E3C52">
        <w:rPr>
          <w:rFonts w:ascii="Consolas" w:eastAsia="Times New Roman" w:hAnsi="Consolas" w:cs="Calibri"/>
          <w:b/>
          <w:bCs/>
          <w:color w:val="2B0828"/>
          <w:sz w:val="17"/>
          <w:szCs w:val="17"/>
        </w:rPr>
        <w:lastRenderedPageBreak/>
        <w:t>Filtering</w:t>
      </w:r>
    </w:p>
    <w:p w:rsidR="00CF1D63" w:rsidRPr="000E3C52" w:rsidRDefault="00012147" w:rsidP="001960FD">
      <w:pPr>
        <w:spacing w:after="0"/>
        <w:ind w:left="360"/>
        <w:rPr>
          <w:rFonts w:ascii="Consolas" w:eastAsia="Times New Roman" w:hAnsi="Consolas" w:cs="Calibri"/>
          <w:color w:val="2B0828"/>
          <w:sz w:val="17"/>
          <w:szCs w:val="17"/>
        </w:rPr>
      </w:pPr>
      <w:hyperlink r:id="rId406" w:tooltip="Reduce the set of matched elements to the one at the specified index." w:history="1">
        <w:r w:rsidR="00CF1D63" w:rsidRPr="000E3C52">
          <w:rPr>
            <w:rFonts w:ascii="Consolas" w:eastAsia="Times New Roman" w:hAnsi="Consolas" w:cs="Calibri"/>
            <w:color w:val="0000FF"/>
            <w:sz w:val="17"/>
            <w:szCs w:val="17"/>
          </w:rPr>
          <w:t>.eq()</w:t>
        </w:r>
      </w:hyperlink>
    </w:p>
    <w:p w:rsidR="00CF1D63" w:rsidRPr="000E3C52" w:rsidRDefault="00012147" w:rsidP="001960FD">
      <w:pPr>
        <w:spacing w:after="0"/>
        <w:ind w:left="360"/>
        <w:rPr>
          <w:rFonts w:ascii="Consolas" w:eastAsia="Times New Roman" w:hAnsi="Consolas" w:cs="Calibri"/>
          <w:color w:val="2B0828"/>
          <w:sz w:val="17"/>
          <w:szCs w:val="17"/>
        </w:rPr>
      </w:pPr>
      <w:hyperlink r:id="rId407" w:tooltip="Reduce the set of matched elements to those that match the selector or pass the function's test." w:history="1">
        <w:r w:rsidR="00CF1D63" w:rsidRPr="000E3C52">
          <w:rPr>
            <w:rFonts w:ascii="Consolas" w:eastAsia="Times New Roman" w:hAnsi="Consolas" w:cs="Calibri"/>
            <w:color w:val="0000FF"/>
            <w:sz w:val="17"/>
            <w:szCs w:val="17"/>
          </w:rPr>
          <w:t>.filter()</w:t>
        </w:r>
      </w:hyperlink>
    </w:p>
    <w:p w:rsidR="00CF1D63" w:rsidRPr="000E3C52" w:rsidRDefault="00012147" w:rsidP="001960FD">
      <w:pPr>
        <w:spacing w:after="0"/>
        <w:ind w:left="360"/>
        <w:rPr>
          <w:rFonts w:ascii="Consolas" w:eastAsia="Times New Roman" w:hAnsi="Consolas" w:cs="Calibri"/>
          <w:color w:val="2B0828"/>
          <w:sz w:val="17"/>
          <w:szCs w:val="17"/>
        </w:rPr>
      </w:pPr>
      <w:hyperlink r:id="rId408" w:tooltip="Reduce the set of matched elements to the first in the set." w:history="1">
        <w:r w:rsidR="00CF1D63" w:rsidRPr="000E3C52">
          <w:rPr>
            <w:rFonts w:ascii="Consolas" w:eastAsia="Times New Roman" w:hAnsi="Consolas" w:cs="Calibri"/>
            <w:color w:val="0000FF"/>
            <w:sz w:val="17"/>
            <w:szCs w:val="17"/>
          </w:rPr>
          <w:t>.first()</w:t>
        </w:r>
      </w:hyperlink>
    </w:p>
    <w:p w:rsidR="00CF1D63" w:rsidRPr="000E3C52" w:rsidRDefault="00012147" w:rsidP="001960FD">
      <w:pPr>
        <w:spacing w:after="0"/>
        <w:ind w:left="360"/>
        <w:rPr>
          <w:rFonts w:ascii="Consolas" w:eastAsia="Times New Roman" w:hAnsi="Consolas" w:cs="Calibri"/>
          <w:color w:val="2B0828"/>
          <w:sz w:val="17"/>
          <w:szCs w:val="17"/>
        </w:rPr>
      </w:pPr>
      <w:hyperlink r:id="rId409" w:tooltip="Reduce the set of matched elements to those that have a descendant that matches the selector or DOM element." w:history="1">
        <w:r w:rsidR="00CF1D63" w:rsidRPr="000E3C52">
          <w:rPr>
            <w:rFonts w:ascii="Consolas" w:eastAsia="Times New Roman" w:hAnsi="Consolas" w:cs="Calibri"/>
            <w:color w:val="0000FF"/>
            <w:sz w:val="17"/>
            <w:szCs w:val="17"/>
          </w:rPr>
          <w:t>.has()</w:t>
        </w:r>
      </w:hyperlink>
    </w:p>
    <w:p w:rsidR="00CF1D63" w:rsidRPr="000E3C52" w:rsidRDefault="00012147" w:rsidP="001960FD">
      <w:pPr>
        <w:spacing w:after="0"/>
        <w:ind w:left="360"/>
        <w:rPr>
          <w:rFonts w:ascii="Consolas" w:eastAsia="Times New Roman" w:hAnsi="Consolas" w:cs="Calibri"/>
          <w:color w:val="2B0828"/>
          <w:sz w:val="17"/>
          <w:szCs w:val="17"/>
        </w:rPr>
      </w:pPr>
      <w:hyperlink r:id="rId410" w:tooltip="Check the current matched set of elements against a selector and return true if at least one of these elements matches the selector." w:history="1">
        <w:r w:rsidR="00CF1D63" w:rsidRPr="000E3C52">
          <w:rPr>
            <w:rFonts w:ascii="Consolas" w:eastAsia="Times New Roman" w:hAnsi="Consolas" w:cs="Calibri"/>
            <w:color w:val="0000FF"/>
            <w:sz w:val="17"/>
            <w:szCs w:val="17"/>
          </w:rPr>
          <w:t>.is()</w:t>
        </w:r>
      </w:hyperlink>
    </w:p>
    <w:p w:rsidR="00CF1D63" w:rsidRPr="000E3C52" w:rsidRDefault="00012147" w:rsidP="001960FD">
      <w:pPr>
        <w:spacing w:after="0"/>
        <w:ind w:left="360"/>
        <w:rPr>
          <w:rFonts w:ascii="Consolas" w:eastAsia="Times New Roman" w:hAnsi="Consolas" w:cs="Calibri"/>
          <w:color w:val="2B0828"/>
          <w:sz w:val="17"/>
          <w:szCs w:val="17"/>
        </w:rPr>
      </w:pPr>
      <w:hyperlink r:id="rId411" w:tooltip="Reduce the set of matched elements to the final one in the set." w:history="1">
        <w:r w:rsidR="00CF1D63" w:rsidRPr="000E3C52">
          <w:rPr>
            <w:rFonts w:ascii="Consolas" w:eastAsia="Times New Roman" w:hAnsi="Consolas" w:cs="Calibri"/>
            <w:color w:val="0000FF"/>
            <w:sz w:val="17"/>
            <w:szCs w:val="17"/>
          </w:rPr>
          <w:t>.last()</w:t>
        </w:r>
      </w:hyperlink>
    </w:p>
    <w:p w:rsidR="00CF1D63" w:rsidRPr="000E3C52" w:rsidRDefault="00012147" w:rsidP="001960FD">
      <w:pPr>
        <w:spacing w:after="0"/>
        <w:ind w:left="360"/>
        <w:rPr>
          <w:rFonts w:ascii="Consolas" w:eastAsia="Times New Roman" w:hAnsi="Consolas" w:cs="Calibri"/>
          <w:color w:val="2B0828"/>
          <w:sz w:val="17"/>
          <w:szCs w:val="17"/>
        </w:rPr>
      </w:pPr>
      <w:hyperlink r:id="rId412" w:tooltip="Pass each element in the current matched set through a function, producing a new jQuery object containing the return values." w:history="1">
        <w:r w:rsidR="00CF1D63" w:rsidRPr="000E3C52">
          <w:rPr>
            <w:rFonts w:ascii="Consolas" w:eastAsia="Times New Roman" w:hAnsi="Consolas" w:cs="Calibri"/>
            <w:color w:val="0000FF"/>
            <w:sz w:val="17"/>
            <w:szCs w:val="17"/>
          </w:rPr>
          <w:t>.map()</w:t>
        </w:r>
      </w:hyperlink>
    </w:p>
    <w:p w:rsidR="00CF1D63" w:rsidRPr="000E3C52" w:rsidRDefault="00012147" w:rsidP="001960FD">
      <w:pPr>
        <w:spacing w:after="0"/>
        <w:ind w:left="360"/>
        <w:rPr>
          <w:rFonts w:ascii="Consolas" w:eastAsia="Times New Roman" w:hAnsi="Consolas" w:cs="Calibri"/>
          <w:color w:val="2B0828"/>
          <w:sz w:val="17"/>
          <w:szCs w:val="17"/>
        </w:rPr>
      </w:pPr>
      <w:hyperlink r:id="rId413" w:tooltip="Remove elements from the set of matched elements." w:history="1">
        <w:r w:rsidR="00CF1D63" w:rsidRPr="000E3C52">
          <w:rPr>
            <w:rFonts w:ascii="Consolas" w:eastAsia="Times New Roman" w:hAnsi="Consolas" w:cs="Calibri"/>
            <w:color w:val="0000FF"/>
            <w:sz w:val="17"/>
            <w:szCs w:val="17"/>
          </w:rPr>
          <w:t>.not()</w:t>
        </w:r>
      </w:hyperlink>
    </w:p>
    <w:p w:rsidR="00CF1D63" w:rsidRPr="000E3C52" w:rsidRDefault="00012147" w:rsidP="001960FD">
      <w:pPr>
        <w:spacing w:after="0"/>
        <w:ind w:left="360"/>
        <w:rPr>
          <w:rFonts w:ascii="Consolas" w:eastAsia="Times New Roman" w:hAnsi="Consolas" w:cs="Calibri"/>
          <w:color w:val="2B0828"/>
          <w:sz w:val="17"/>
          <w:szCs w:val="17"/>
        </w:rPr>
      </w:pPr>
      <w:hyperlink r:id="rId414" w:tooltip="Reduce the set of matched elements to a subset specified by a range of indices." w:history="1">
        <w:r w:rsidR="00CF1D63" w:rsidRPr="000E3C52">
          <w:rPr>
            <w:rFonts w:ascii="Consolas" w:eastAsia="Times New Roman" w:hAnsi="Consolas" w:cs="Calibri"/>
            <w:color w:val="0000FF"/>
            <w:sz w:val="17"/>
            <w:szCs w:val="17"/>
          </w:rPr>
          <w:t>.slice()</w:t>
        </w:r>
      </w:hyperlink>
    </w:p>
    <w:p w:rsidR="001960FD" w:rsidRPr="000E3C52" w:rsidRDefault="001960FD" w:rsidP="001960FD">
      <w:pPr>
        <w:spacing w:after="0"/>
        <w:ind w:left="360"/>
        <w:rPr>
          <w:rFonts w:ascii="Consolas" w:eastAsia="Times New Roman" w:hAnsi="Consolas" w:cs="Calibri"/>
          <w:color w:val="2B0828"/>
          <w:sz w:val="17"/>
          <w:szCs w:val="17"/>
        </w:rPr>
      </w:pPr>
    </w:p>
    <w:p w:rsidR="00CF1D63" w:rsidRPr="000E3C52" w:rsidRDefault="00CF1D63" w:rsidP="001960FD">
      <w:pPr>
        <w:spacing w:after="0"/>
        <w:ind w:left="360"/>
        <w:outlineLvl w:val="1"/>
        <w:rPr>
          <w:rFonts w:ascii="Consolas" w:eastAsia="Times New Roman" w:hAnsi="Consolas" w:cs="Calibri"/>
          <w:b/>
          <w:bCs/>
          <w:color w:val="2B0828"/>
          <w:sz w:val="17"/>
          <w:szCs w:val="17"/>
        </w:rPr>
      </w:pPr>
      <w:r w:rsidRPr="000E3C52">
        <w:rPr>
          <w:rFonts w:ascii="Consolas" w:eastAsia="Times New Roman" w:hAnsi="Consolas" w:cs="Calibri"/>
          <w:b/>
          <w:bCs/>
          <w:color w:val="2B0828"/>
          <w:sz w:val="17"/>
          <w:szCs w:val="17"/>
        </w:rPr>
        <w:lastRenderedPageBreak/>
        <w:t>Miscellaneous Traversing</w:t>
      </w:r>
    </w:p>
    <w:p w:rsidR="00CF1D63" w:rsidRPr="000E3C52" w:rsidRDefault="00012147" w:rsidP="001960FD">
      <w:pPr>
        <w:spacing w:after="0"/>
        <w:ind w:left="360"/>
        <w:rPr>
          <w:rFonts w:ascii="Consolas" w:eastAsia="Times New Roman" w:hAnsi="Consolas" w:cs="Calibri"/>
          <w:color w:val="2B0828"/>
          <w:sz w:val="17"/>
          <w:szCs w:val="17"/>
        </w:rPr>
      </w:pPr>
      <w:hyperlink r:id="rId415" w:tooltip="Add elements to the set of matched elements." w:history="1">
        <w:r w:rsidR="00CF1D63" w:rsidRPr="000E3C52">
          <w:rPr>
            <w:rFonts w:ascii="Consolas" w:eastAsia="Times New Roman" w:hAnsi="Consolas" w:cs="Calibri"/>
            <w:color w:val="0000FF"/>
            <w:sz w:val="17"/>
            <w:szCs w:val="17"/>
          </w:rPr>
          <w:t>.add()</w:t>
        </w:r>
      </w:hyperlink>
    </w:p>
    <w:p w:rsidR="00CF1D63" w:rsidRPr="000E3C52" w:rsidRDefault="00012147" w:rsidP="001960FD">
      <w:pPr>
        <w:spacing w:after="0"/>
        <w:ind w:left="360"/>
        <w:rPr>
          <w:rFonts w:ascii="Consolas" w:eastAsia="Times New Roman" w:hAnsi="Consolas" w:cs="Calibri"/>
          <w:color w:val="2B0828"/>
          <w:sz w:val="17"/>
          <w:szCs w:val="17"/>
        </w:rPr>
      </w:pPr>
      <w:hyperlink r:id="rId416" w:tooltip="Add the previous set of elements on the stack to the current set, optionally filtered by a selector." w:history="1">
        <w:r w:rsidR="00CF1D63" w:rsidRPr="000E3C52">
          <w:rPr>
            <w:rFonts w:ascii="Consolas" w:eastAsia="Times New Roman" w:hAnsi="Consolas" w:cs="Calibri"/>
            <w:color w:val="0000FF"/>
            <w:sz w:val="17"/>
            <w:szCs w:val="17"/>
          </w:rPr>
          <w:t>.addBack()</w:t>
        </w:r>
      </w:hyperlink>
    </w:p>
    <w:p w:rsidR="00CF1D63" w:rsidRPr="000E3C52" w:rsidRDefault="00012147" w:rsidP="001960FD">
      <w:pPr>
        <w:spacing w:after="0"/>
        <w:ind w:left="360"/>
        <w:rPr>
          <w:rFonts w:ascii="Consolas" w:eastAsia="Times New Roman" w:hAnsi="Consolas" w:cs="Calibri"/>
          <w:color w:val="2B0828"/>
          <w:sz w:val="17"/>
          <w:szCs w:val="17"/>
        </w:rPr>
      </w:pPr>
      <w:hyperlink r:id="rId417" w:tooltip="Add the previous set of elements on the stack to the current set." w:history="1">
        <w:r w:rsidR="00CF1D63" w:rsidRPr="000E3C52">
          <w:rPr>
            <w:rFonts w:ascii="Consolas" w:eastAsia="Times New Roman" w:hAnsi="Consolas" w:cs="Calibri"/>
            <w:color w:val="0000FF"/>
            <w:sz w:val="17"/>
            <w:szCs w:val="17"/>
          </w:rPr>
          <w:t>.andSelf()</w:t>
        </w:r>
      </w:hyperlink>
    </w:p>
    <w:p w:rsidR="00CF1D63" w:rsidRPr="000E3C52" w:rsidRDefault="00012147" w:rsidP="001960FD">
      <w:pPr>
        <w:spacing w:after="0"/>
        <w:ind w:left="360"/>
        <w:rPr>
          <w:rFonts w:ascii="Consolas" w:eastAsia="Times New Roman" w:hAnsi="Consolas" w:cs="Calibri"/>
          <w:color w:val="2B0828"/>
          <w:sz w:val="17"/>
          <w:szCs w:val="17"/>
        </w:rPr>
      </w:pPr>
      <w:hyperlink r:id="rId418" w:tooltip="Get the children of each element in the set of matched elements, including text and comment nodes." w:history="1">
        <w:r w:rsidR="00CF1D63" w:rsidRPr="000E3C52">
          <w:rPr>
            <w:rFonts w:ascii="Consolas" w:eastAsia="Times New Roman" w:hAnsi="Consolas" w:cs="Calibri"/>
            <w:color w:val="0000FF"/>
            <w:sz w:val="17"/>
            <w:szCs w:val="17"/>
          </w:rPr>
          <w:t>.contents()</w:t>
        </w:r>
      </w:hyperlink>
    </w:p>
    <w:p w:rsidR="00CF1D63" w:rsidRPr="000E3C52" w:rsidRDefault="00012147" w:rsidP="001960FD">
      <w:pPr>
        <w:spacing w:after="0"/>
        <w:ind w:left="360"/>
        <w:rPr>
          <w:rFonts w:ascii="Consolas" w:eastAsia="Times New Roman" w:hAnsi="Consolas" w:cs="Calibri"/>
          <w:color w:val="2B0828"/>
          <w:sz w:val="17"/>
          <w:szCs w:val="17"/>
        </w:rPr>
      </w:pPr>
      <w:hyperlink r:id="rId419" w:tooltip="Iterate over a jQuery object, executing a function for each matched element." w:history="1">
        <w:r w:rsidR="00CF1D63" w:rsidRPr="000E3C52">
          <w:rPr>
            <w:rFonts w:ascii="Consolas" w:eastAsia="Times New Roman" w:hAnsi="Consolas" w:cs="Calibri"/>
            <w:color w:val="0000FF"/>
            <w:sz w:val="17"/>
            <w:szCs w:val="17"/>
          </w:rPr>
          <w:t>.each()</w:t>
        </w:r>
      </w:hyperlink>
    </w:p>
    <w:p w:rsidR="00CF1D63" w:rsidRPr="000E3C52" w:rsidRDefault="00012147" w:rsidP="001960FD">
      <w:pPr>
        <w:spacing w:after="0"/>
        <w:ind w:left="360"/>
        <w:rPr>
          <w:rFonts w:ascii="Consolas" w:eastAsia="Times New Roman" w:hAnsi="Consolas" w:cs="Calibri"/>
          <w:color w:val="2B0828"/>
          <w:sz w:val="17"/>
          <w:szCs w:val="17"/>
        </w:rPr>
      </w:pPr>
      <w:hyperlink r:id="rId420" w:tooltip="End the most recent filtering operation in the current chain and return the set of matched elements to its previous state." w:history="1">
        <w:r w:rsidR="00CF1D63" w:rsidRPr="000E3C52">
          <w:rPr>
            <w:rFonts w:ascii="Consolas" w:eastAsia="Times New Roman" w:hAnsi="Consolas" w:cs="Calibri"/>
            <w:color w:val="0000FF"/>
            <w:sz w:val="17"/>
            <w:szCs w:val="17"/>
          </w:rPr>
          <w:t>.end()</w:t>
        </w:r>
      </w:hyperlink>
    </w:p>
    <w:p w:rsidR="001960FD" w:rsidRPr="000E3C52" w:rsidRDefault="001960FD" w:rsidP="001960FD">
      <w:pPr>
        <w:spacing w:after="0"/>
        <w:ind w:left="360"/>
        <w:rPr>
          <w:rFonts w:ascii="Consolas" w:eastAsia="Times New Roman" w:hAnsi="Consolas" w:cs="Calibri"/>
          <w:color w:val="2B0828"/>
          <w:sz w:val="17"/>
          <w:szCs w:val="17"/>
        </w:rPr>
      </w:pPr>
    </w:p>
    <w:p w:rsidR="00CF1D63" w:rsidRPr="000E3C52" w:rsidRDefault="00CF1D63" w:rsidP="001960FD">
      <w:pPr>
        <w:spacing w:after="0"/>
        <w:ind w:left="360"/>
        <w:outlineLvl w:val="1"/>
        <w:rPr>
          <w:rFonts w:ascii="Consolas" w:eastAsia="Times New Roman" w:hAnsi="Consolas" w:cs="Calibri"/>
          <w:b/>
          <w:bCs/>
          <w:color w:val="2B0828"/>
          <w:sz w:val="17"/>
          <w:szCs w:val="17"/>
        </w:rPr>
      </w:pPr>
      <w:r w:rsidRPr="000E3C52">
        <w:rPr>
          <w:rFonts w:ascii="Consolas" w:eastAsia="Times New Roman" w:hAnsi="Consolas" w:cs="Calibri"/>
          <w:b/>
          <w:bCs/>
          <w:color w:val="2B0828"/>
          <w:sz w:val="17"/>
          <w:szCs w:val="17"/>
        </w:rPr>
        <w:t>Tree Traversal</w:t>
      </w:r>
    </w:p>
    <w:p w:rsidR="00CF1D63" w:rsidRPr="000E3C52" w:rsidRDefault="00012147" w:rsidP="001960FD">
      <w:pPr>
        <w:spacing w:after="0"/>
        <w:ind w:left="360"/>
        <w:rPr>
          <w:rFonts w:ascii="Consolas" w:eastAsia="Times New Roman" w:hAnsi="Consolas" w:cs="Calibri"/>
          <w:color w:val="2B0828"/>
          <w:sz w:val="17"/>
          <w:szCs w:val="17"/>
        </w:rPr>
      </w:pPr>
      <w:hyperlink r:id="rId421" w:tooltip="Get the children of each element in the set of matched elements, optionally filtered by a selector." w:history="1">
        <w:r w:rsidR="00CF1D63" w:rsidRPr="000E3C52">
          <w:rPr>
            <w:rFonts w:ascii="Consolas" w:eastAsia="Times New Roman" w:hAnsi="Consolas" w:cs="Calibri"/>
            <w:color w:val="0000FF"/>
            <w:sz w:val="17"/>
            <w:szCs w:val="17"/>
          </w:rPr>
          <w:t>.children()</w:t>
        </w:r>
      </w:hyperlink>
    </w:p>
    <w:p w:rsidR="00CF1D63" w:rsidRPr="000E3C52" w:rsidRDefault="00012147" w:rsidP="001960FD">
      <w:pPr>
        <w:spacing w:after="0"/>
        <w:ind w:left="360"/>
        <w:rPr>
          <w:rFonts w:ascii="Consolas" w:eastAsia="Times New Roman" w:hAnsi="Consolas" w:cs="Calibri"/>
          <w:color w:val="2B0828"/>
          <w:sz w:val="17"/>
          <w:szCs w:val="17"/>
        </w:rPr>
      </w:pPr>
      <w:hyperlink r:id="rId422" w:tooltip="Get the first ancestor element that matches the selector, beginning at the current element and progressing up through the DOM tree." w:history="1">
        <w:r w:rsidR="00CF1D63" w:rsidRPr="000E3C52">
          <w:rPr>
            <w:rFonts w:ascii="Consolas" w:eastAsia="Times New Roman" w:hAnsi="Consolas" w:cs="Calibri"/>
            <w:color w:val="0000FF"/>
            <w:sz w:val="17"/>
            <w:szCs w:val="17"/>
          </w:rPr>
          <w:t>.closest()</w:t>
        </w:r>
      </w:hyperlink>
    </w:p>
    <w:p w:rsidR="00CF1D63" w:rsidRPr="000E3C52" w:rsidRDefault="00012147" w:rsidP="001960FD">
      <w:pPr>
        <w:spacing w:after="0"/>
        <w:ind w:left="360"/>
        <w:rPr>
          <w:rFonts w:ascii="Consolas" w:eastAsia="Times New Roman" w:hAnsi="Consolas" w:cs="Calibri"/>
          <w:color w:val="2B0828"/>
          <w:sz w:val="17"/>
          <w:szCs w:val="17"/>
        </w:rPr>
      </w:pPr>
      <w:hyperlink r:id="rId423" w:tooltip="Get the descendants of each element in the current set of matched elements, filtered by a selector." w:history="1">
        <w:r w:rsidR="00CF1D63" w:rsidRPr="000E3C52">
          <w:rPr>
            <w:rFonts w:ascii="Consolas" w:eastAsia="Times New Roman" w:hAnsi="Consolas" w:cs="Calibri"/>
            <w:color w:val="0000FF"/>
            <w:sz w:val="17"/>
            <w:szCs w:val="17"/>
          </w:rPr>
          <w:t>.find()</w:t>
        </w:r>
      </w:hyperlink>
    </w:p>
    <w:p w:rsidR="00CF1D63" w:rsidRPr="000E3C52" w:rsidRDefault="00012147" w:rsidP="001960FD">
      <w:pPr>
        <w:spacing w:after="0"/>
        <w:ind w:left="360"/>
        <w:rPr>
          <w:rFonts w:ascii="Consolas" w:eastAsia="Times New Roman" w:hAnsi="Consolas" w:cs="Calibri"/>
          <w:color w:val="2B0828"/>
          <w:sz w:val="17"/>
          <w:szCs w:val="17"/>
        </w:rPr>
      </w:pPr>
      <w:hyperlink r:id="rId424" w:tooltip="Get the immediately following sibling of each element in the set of matched elements. If a selector is provided, it retrieves the next sibling only if it matches that selector." w:history="1">
        <w:r w:rsidR="00CF1D63" w:rsidRPr="000E3C52">
          <w:rPr>
            <w:rFonts w:ascii="Consolas" w:eastAsia="Times New Roman" w:hAnsi="Consolas" w:cs="Calibri"/>
            <w:color w:val="0000FF"/>
            <w:sz w:val="17"/>
            <w:szCs w:val="17"/>
          </w:rPr>
          <w:t>.next()</w:t>
        </w:r>
      </w:hyperlink>
    </w:p>
    <w:p w:rsidR="00CF1D63" w:rsidRPr="000E3C52" w:rsidRDefault="00012147" w:rsidP="001960FD">
      <w:pPr>
        <w:spacing w:after="0"/>
        <w:ind w:left="360"/>
        <w:rPr>
          <w:rFonts w:ascii="Consolas" w:eastAsia="Times New Roman" w:hAnsi="Consolas" w:cs="Calibri"/>
          <w:color w:val="2B0828"/>
          <w:sz w:val="17"/>
          <w:szCs w:val="17"/>
        </w:rPr>
      </w:pPr>
      <w:hyperlink r:id="rId425" w:tooltip="Get all following siblings of each element in the set of matched elements, optionally filtered by a selector." w:history="1">
        <w:r w:rsidR="00CF1D63" w:rsidRPr="000E3C52">
          <w:rPr>
            <w:rFonts w:ascii="Consolas" w:eastAsia="Times New Roman" w:hAnsi="Consolas" w:cs="Calibri"/>
            <w:color w:val="0000FF"/>
            <w:sz w:val="17"/>
            <w:szCs w:val="17"/>
          </w:rPr>
          <w:t>.nextAll()</w:t>
        </w:r>
      </w:hyperlink>
    </w:p>
    <w:p w:rsidR="00CF1D63" w:rsidRPr="000E3C52" w:rsidRDefault="00012147" w:rsidP="001960FD">
      <w:pPr>
        <w:spacing w:after="0"/>
        <w:ind w:left="360"/>
        <w:rPr>
          <w:rFonts w:ascii="Consolas" w:eastAsia="Times New Roman" w:hAnsi="Consolas" w:cs="Calibri"/>
          <w:color w:val="2B0828"/>
          <w:sz w:val="17"/>
          <w:szCs w:val="17"/>
        </w:rPr>
      </w:pPr>
      <w:hyperlink r:id="rId426" w:tooltip="Get all following siblings of each element up to but not including the element matched by the selector." w:history="1">
        <w:r w:rsidR="00CF1D63" w:rsidRPr="000E3C52">
          <w:rPr>
            <w:rFonts w:ascii="Consolas" w:eastAsia="Times New Roman" w:hAnsi="Consolas" w:cs="Calibri"/>
            <w:color w:val="0000FF"/>
            <w:sz w:val="17"/>
            <w:szCs w:val="17"/>
          </w:rPr>
          <w:t>.nextUntil()</w:t>
        </w:r>
      </w:hyperlink>
    </w:p>
    <w:p w:rsidR="00CF1D63" w:rsidRPr="000E3C52" w:rsidRDefault="00012147" w:rsidP="001960FD">
      <w:pPr>
        <w:spacing w:after="0"/>
        <w:ind w:left="360"/>
        <w:rPr>
          <w:rFonts w:ascii="Consolas" w:eastAsia="Times New Roman" w:hAnsi="Consolas" w:cs="Calibri"/>
          <w:color w:val="2B0828"/>
          <w:sz w:val="17"/>
          <w:szCs w:val="17"/>
        </w:rPr>
      </w:pPr>
      <w:hyperlink r:id="rId427" w:tooltip="Get the parent of each element in the current set of matched elements, optionally filtered by a selector." w:history="1">
        <w:r w:rsidR="00CF1D63" w:rsidRPr="000E3C52">
          <w:rPr>
            <w:rFonts w:ascii="Consolas" w:eastAsia="Times New Roman" w:hAnsi="Consolas" w:cs="Calibri"/>
            <w:color w:val="0000FF"/>
            <w:sz w:val="17"/>
            <w:szCs w:val="17"/>
          </w:rPr>
          <w:t>.parent()</w:t>
        </w:r>
      </w:hyperlink>
    </w:p>
    <w:p w:rsidR="00CF1D63" w:rsidRPr="000E3C52" w:rsidRDefault="00012147" w:rsidP="001960FD">
      <w:pPr>
        <w:spacing w:after="0"/>
        <w:ind w:left="360"/>
        <w:rPr>
          <w:rFonts w:ascii="Consolas" w:eastAsia="Times New Roman" w:hAnsi="Consolas" w:cs="Calibri"/>
          <w:color w:val="2B0828"/>
          <w:sz w:val="17"/>
          <w:szCs w:val="17"/>
        </w:rPr>
      </w:pPr>
      <w:hyperlink r:id="rId428" w:tooltip="Get the ancestors of each element in the current set of matched elements, optionally filtered by a selector." w:history="1">
        <w:r w:rsidR="00CF1D63" w:rsidRPr="000E3C52">
          <w:rPr>
            <w:rFonts w:ascii="Consolas" w:eastAsia="Times New Roman" w:hAnsi="Consolas" w:cs="Calibri"/>
            <w:color w:val="0000FF"/>
            <w:sz w:val="17"/>
            <w:szCs w:val="17"/>
          </w:rPr>
          <w:t>.parents()</w:t>
        </w:r>
      </w:hyperlink>
    </w:p>
    <w:p w:rsidR="00CF1D63" w:rsidRPr="000E3C52" w:rsidRDefault="00012147" w:rsidP="001960FD">
      <w:pPr>
        <w:spacing w:after="0"/>
        <w:ind w:left="360"/>
        <w:rPr>
          <w:rFonts w:ascii="Consolas" w:eastAsia="Times New Roman" w:hAnsi="Consolas" w:cs="Calibri"/>
          <w:color w:val="2B0828"/>
          <w:sz w:val="17"/>
          <w:szCs w:val="17"/>
        </w:rPr>
      </w:pPr>
      <w:hyperlink r:id="rId429" w:tooltip="Get the ancestors of each element in the current set of matched elements, up to but not including the element matched by the selector." w:history="1">
        <w:r w:rsidR="00CF1D63" w:rsidRPr="000E3C52">
          <w:rPr>
            <w:rFonts w:ascii="Consolas" w:eastAsia="Times New Roman" w:hAnsi="Consolas" w:cs="Calibri"/>
            <w:color w:val="0000FF"/>
            <w:sz w:val="17"/>
            <w:szCs w:val="17"/>
          </w:rPr>
          <w:t>.parentsUntil()</w:t>
        </w:r>
      </w:hyperlink>
    </w:p>
    <w:p w:rsidR="00CF1D63" w:rsidRPr="000E3C52" w:rsidRDefault="00012147" w:rsidP="001960FD">
      <w:pPr>
        <w:spacing w:after="0"/>
        <w:ind w:left="360"/>
        <w:rPr>
          <w:rFonts w:ascii="Consolas" w:eastAsia="Times New Roman" w:hAnsi="Consolas" w:cs="Calibri"/>
          <w:color w:val="2B0828"/>
          <w:sz w:val="17"/>
          <w:szCs w:val="17"/>
        </w:rPr>
      </w:pPr>
      <w:hyperlink r:id="rId430" w:tooltip="Get the immediately preceding sibling of each element in the set of matched elements, optionally filtered by a selector." w:history="1">
        <w:r w:rsidR="00CF1D63" w:rsidRPr="000E3C52">
          <w:rPr>
            <w:rFonts w:ascii="Consolas" w:eastAsia="Times New Roman" w:hAnsi="Consolas" w:cs="Calibri"/>
            <w:color w:val="0000FF"/>
            <w:sz w:val="17"/>
            <w:szCs w:val="17"/>
          </w:rPr>
          <w:t>.prev()</w:t>
        </w:r>
      </w:hyperlink>
    </w:p>
    <w:p w:rsidR="00CF1D63" w:rsidRPr="000E3C52" w:rsidRDefault="00012147" w:rsidP="001960FD">
      <w:pPr>
        <w:spacing w:after="0"/>
        <w:ind w:left="360"/>
        <w:rPr>
          <w:rFonts w:ascii="Consolas" w:eastAsia="Times New Roman" w:hAnsi="Consolas" w:cs="Calibri"/>
          <w:color w:val="2B0828"/>
          <w:sz w:val="17"/>
          <w:szCs w:val="17"/>
        </w:rPr>
      </w:pPr>
      <w:hyperlink r:id="rId431" w:tooltip="Get all preceding siblings of each element in the set of matched elements, optionally filtered by a selector." w:history="1">
        <w:r w:rsidR="00CF1D63" w:rsidRPr="000E3C52">
          <w:rPr>
            <w:rFonts w:ascii="Consolas" w:eastAsia="Times New Roman" w:hAnsi="Consolas" w:cs="Calibri"/>
            <w:color w:val="0000FF"/>
            <w:sz w:val="17"/>
            <w:szCs w:val="17"/>
          </w:rPr>
          <w:t>.prevAll()</w:t>
        </w:r>
      </w:hyperlink>
    </w:p>
    <w:p w:rsidR="00CF1D63" w:rsidRPr="000E3C52" w:rsidRDefault="00012147" w:rsidP="001960FD">
      <w:pPr>
        <w:spacing w:after="0"/>
        <w:ind w:left="360"/>
        <w:rPr>
          <w:rFonts w:ascii="Consolas" w:eastAsia="Times New Roman" w:hAnsi="Consolas" w:cs="Calibri"/>
          <w:color w:val="2B0828"/>
          <w:sz w:val="17"/>
          <w:szCs w:val="17"/>
        </w:rPr>
      </w:pPr>
      <w:hyperlink r:id="rId432" w:tooltip="Get all preceding siblings of each element up to but not including the element matched by the selector." w:history="1">
        <w:r w:rsidR="00CF1D63" w:rsidRPr="000E3C52">
          <w:rPr>
            <w:rFonts w:ascii="Consolas" w:eastAsia="Times New Roman" w:hAnsi="Consolas" w:cs="Calibri"/>
            <w:color w:val="0000FF"/>
            <w:sz w:val="17"/>
            <w:szCs w:val="17"/>
          </w:rPr>
          <w:t>.prevUntil()</w:t>
        </w:r>
      </w:hyperlink>
    </w:p>
    <w:p w:rsidR="00CF1D63" w:rsidRPr="000E3C52" w:rsidRDefault="00012147" w:rsidP="001960FD">
      <w:pPr>
        <w:spacing w:after="0"/>
        <w:ind w:left="360"/>
        <w:rPr>
          <w:rFonts w:ascii="Consolas" w:eastAsia="Times New Roman" w:hAnsi="Consolas" w:cs="Calibri"/>
          <w:color w:val="2B0828"/>
          <w:sz w:val="17"/>
          <w:szCs w:val="17"/>
        </w:rPr>
        <w:sectPr w:rsidR="00CF1D63" w:rsidRPr="000E3C52" w:rsidSect="001960FD">
          <w:type w:val="continuous"/>
          <w:pgSz w:w="11907" w:h="16839" w:code="9"/>
          <w:pgMar w:top="630" w:right="1440" w:bottom="720" w:left="1440" w:header="720" w:footer="720" w:gutter="0"/>
          <w:cols w:num="3" w:space="234"/>
          <w:docGrid w:linePitch="360"/>
        </w:sectPr>
      </w:pPr>
      <w:hyperlink r:id="rId433" w:tooltip="Get the siblings of each element in the set of matched elements, optionally filtered by a selector." w:history="1">
        <w:r w:rsidR="00CF1D63" w:rsidRPr="000E3C52">
          <w:rPr>
            <w:rFonts w:ascii="Consolas" w:eastAsia="Times New Roman" w:hAnsi="Consolas" w:cs="Calibri"/>
            <w:color w:val="0000FF"/>
            <w:sz w:val="17"/>
            <w:szCs w:val="17"/>
          </w:rPr>
          <w:t>.siblings()</w:t>
        </w:r>
      </w:hyperlink>
    </w:p>
    <w:p w:rsidR="00C35EF6" w:rsidRPr="000E3C52" w:rsidRDefault="00C35EF6" w:rsidP="001960FD">
      <w:pPr>
        <w:pBdr>
          <w:bottom w:val="single" w:sz="6" w:space="1" w:color="auto"/>
        </w:pBdr>
        <w:spacing w:after="0"/>
        <w:rPr>
          <w:rFonts w:ascii="Consolas" w:hAnsi="Consolas" w:cs="Calibri"/>
          <w:sz w:val="17"/>
          <w:szCs w:val="17"/>
        </w:rPr>
      </w:pPr>
    </w:p>
    <w:p w:rsidR="000E3C52" w:rsidRPr="000E3C52" w:rsidRDefault="000E3C52" w:rsidP="000E3C52">
      <w:pPr>
        <w:spacing w:after="0"/>
        <w:ind w:left="1080"/>
        <w:jc w:val="center"/>
        <w:rPr>
          <w:rFonts w:ascii="Consolas" w:hAnsi="Consolas" w:cs="Calibri"/>
          <w:sz w:val="17"/>
          <w:szCs w:val="17"/>
        </w:rPr>
      </w:pPr>
    </w:p>
    <w:p w:rsidR="00CF1D63" w:rsidRPr="000E3C52" w:rsidRDefault="00CF1D63" w:rsidP="001960FD">
      <w:pPr>
        <w:pStyle w:val="BalloonText"/>
        <w:numPr>
          <w:ilvl w:val="1"/>
          <w:numId w:val="22"/>
        </w:numPr>
        <w:jc w:val="center"/>
        <w:rPr>
          <w:rFonts w:ascii="Consolas" w:hAnsi="Consolas" w:cs="Calibri"/>
          <w:sz w:val="17"/>
          <w:szCs w:val="17"/>
        </w:rPr>
      </w:pPr>
      <w:r w:rsidRPr="000E3C52">
        <w:rPr>
          <w:rFonts w:ascii="Consolas" w:eastAsia="Times New Roman" w:hAnsi="Consolas" w:cs="Calibri"/>
          <w:b/>
          <w:bCs/>
          <w:caps/>
          <w:color w:val="0B1728"/>
          <w:kern w:val="36"/>
          <w:sz w:val="17"/>
          <w:szCs w:val="17"/>
          <w:u w:val="single"/>
        </w:rPr>
        <w:t>EVENTS</w:t>
      </w:r>
    </w:p>
    <w:p w:rsidR="00C35EF6" w:rsidRPr="000E3C52" w:rsidRDefault="00C35EF6" w:rsidP="001960FD">
      <w:pPr>
        <w:pStyle w:val="BalloonText"/>
        <w:ind w:left="1440"/>
        <w:rPr>
          <w:rFonts w:ascii="Consolas" w:hAnsi="Consolas" w:cs="Calibri"/>
          <w:sz w:val="17"/>
          <w:szCs w:val="17"/>
        </w:rPr>
      </w:pPr>
    </w:p>
    <w:p w:rsidR="00C35EF6" w:rsidRPr="000E3C52" w:rsidRDefault="00C35EF6" w:rsidP="001960FD">
      <w:pPr>
        <w:spacing w:after="0"/>
        <w:jc w:val="center"/>
        <w:rPr>
          <w:rFonts w:ascii="Consolas" w:hAnsi="Consolas" w:cs="Calibri"/>
          <w:sz w:val="17"/>
          <w:szCs w:val="17"/>
        </w:rPr>
        <w:sectPr w:rsidR="00C35EF6" w:rsidRPr="000E3C52" w:rsidSect="00C35EF6">
          <w:type w:val="continuous"/>
          <w:pgSz w:w="11907" w:h="16839" w:code="9"/>
          <w:pgMar w:top="810" w:right="1440" w:bottom="1440" w:left="1440" w:header="720" w:footer="720" w:gutter="0"/>
          <w:cols w:space="720"/>
          <w:docGrid w:linePitch="360"/>
        </w:sect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lastRenderedPageBreak/>
        <w:t>Browser Events</w:t>
      </w:r>
    </w:p>
    <w:p w:rsidR="00CF1D63" w:rsidRPr="000E3C52" w:rsidRDefault="00012147" w:rsidP="000E3C52">
      <w:pPr>
        <w:spacing w:after="0"/>
        <w:rPr>
          <w:rFonts w:ascii="Consolas" w:eastAsia="Times New Roman" w:hAnsi="Consolas" w:cs="Calibri"/>
          <w:color w:val="0B1728"/>
          <w:sz w:val="17"/>
          <w:szCs w:val="17"/>
        </w:rPr>
      </w:pPr>
      <w:hyperlink r:id="rId434" w:tooltip="Bind an event handler to the 'error' JavaScript event." w:history="1">
        <w:r w:rsidR="00CF1D63" w:rsidRPr="000E3C52">
          <w:rPr>
            <w:rFonts w:ascii="Consolas" w:eastAsia="Times New Roman" w:hAnsi="Consolas" w:cs="Calibri"/>
            <w:strike/>
            <w:color w:val="0000FF"/>
            <w:sz w:val="17"/>
            <w:szCs w:val="17"/>
            <w:u w:val="single"/>
          </w:rPr>
          <w:t>.error()</w:t>
        </w:r>
      </w:hyperlink>
    </w:p>
    <w:p w:rsidR="00CF1D63" w:rsidRPr="000E3C52" w:rsidRDefault="00012147" w:rsidP="000E3C52">
      <w:pPr>
        <w:spacing w:after="0"/>
        <w:rPr>
          <w:rFonts w:ascii="Consolas" w:eastAsia="Times New Roman" w:hAnsi="Consolas" w:cs="Calibri"/>
          <w:color w:val="0B1728"/>
          <w:sz w:val="17"/>
          <w:szCs w:val="17"/>
        </w:rPr>
      </w:pPr>
      <w:hyperlink r:id="rId435" w:tooltip="Bind an event handler to the 'resize' JavaScript event, or trigger that event on an element." w:history="1">
        <w:r w:rsidR="00CF1D63" w:rsidRPr="000E3C52">
          <w:rPr>
            <w:rFonts w:ascii="Consolas" w:eastAsia="Times New Roman" w:hAnsi="Consolas" w:cs="Calibri"/>
            <w:color w:val="0000FF"/>
            <w:sz w:val="17"/>
            <w:szCs w:val="17"/>
          </w:rPr>
          <w:t>.resize()</w:t>
        </w:r>
      </w:hyperlink>
    </w:p>
    <w:p w:rsidR="00CF1D63" w:rsidRPr="000E3C52" w:rsidRDefault="00012147" w:rsidP="000E3C52">
      <w:pPr>
        <w:spacing w:after="0"/>
        <w:rPr>
          <w:rFonts w:ascii="Consolas" w:eastAsia="Times New Roman" w:hAnsi="Consolas" w:cs="Calibri"/>
          <w:color w:val="0B1728"/>
          <w:sz w:val="17"/>
          <w:szCs w:val="17"/>
        </w:rPr>
      </w:pPr>
      <w:hyperlink r:id="rId436" w:tooltip="Bind an event handler to the 'scroll' JavaScript event, or trigger that event on an element." w:history="1">
        <w:r w:rsidR="00CF1D63" w:rsidRPr="000E3C52">
          <w:rPr>
            <w:rFonts w:ascii="Consolas" w:eastAsia="Times New Roman" w:hAnsi="Consolas" w:cs="Calibri"/>
            <w:color w:val="0000FF"/>
            <w:sz w:val="17"/>
            <w:szCs w:val="17"/>
          </w:rPr>
          <w:t>.scroll()</w:t>
        </w:r>
      </w:hyperlink>
    </w:p>
    <w:p w:rsidR="00C35EF6" w:rsidRPr="000E3C52" w:rsidRDefault="00C35EF6"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t>Document Loading</w:t>
      </w:r>
    </w:p>
    <w:p w:rsidR="00CF1D63" w:rsidRPr="000E3C52" w:rsidRDefault="00012147" w:rsidP="000E3C52">
      <w:pPr>
        <w:spacing w:after="0"/>
        <w:rPr>
          <w:rFonts w:ascii="Consolas" w:eastAsia="Times New Roman" w:hAnsi="Consolas" w:cs="Calibri"/>
          <w:color w:val="0B1728"/>
          <w:sz w:val="17"/>
          <w:szCs w:val="17"/>
        </w:rPr>
      </w:pPr>
      <w:hyperlink r:id="rId437" w:tooltip="Bind an event handler to the 'load' JavaScript event." w:history="1">
        <w:r w:rsidR="00CF1D63" w:rsidRPr="000E3C52">
          <w:rPr>
            <w:rFonts w:ascii="Consolas" w:eastAsia="Times New Roman" w:hAnsi="Consolas" w:cs="Calibri"/>
            <w:strike/>
            <w:color w:val="0000FF"/>
            <w:sz w:val="17"/>
            <w:szCs w:val="17"/>
            <w:u w:val="single"/>
          </w:rPr>
          <w:t>.load()</w:t>
        </w:r>
      </w:hyperlink>
    </w:p>
    <w:p w:rsidR="00CF1D63" w:rsidRPr="000E3C52" w:rsidRDefault="00012147" w:rsidP="000E3C52">
      <w:pPr>
        <w:spacing w:after="0"/>
        <w:rPr>
          <w:rFonts w:ascii="Consolas" w:eastAsia="Times New Roman" w:hAnsi="Consolas" w:cs="Calibri"/>
          <w:color w:val="0B1728"/>
          <w:sz w:val="17"/>
          <w:szCs w:val="17"/>
        </w:rPr>
      </w:pPr>
      <w:hyperlink r:id="rId438" w:tooltip="Specify a function to execute when the DOM is fully loaded." w:history="1">
        <w:r w:rsidR="00CF1D63" w:rsidRPr="000E3C52">
          <w:rPr>
            <w:rFonts w:ascii="Consolas" w:eastAsia="Times New Roman" w:hAnsi="Consolas" w:cs="Calibri"/>
            <w:color w:val="0000FF"/>
            <w:sz w:val="17"/>
            <w:szCs w:val="17"/>
          </w:rPr>
          <w:t>.ready()</w:t>
        </w:r>
      </w:hyperlink>
    </w:p>
    <w:p w:rsidR="00CF1D63" w:rsidRPr="000E3C52" w:rsidRDefault="00012147" w:rsidP="000E3C52">
      <w:pPr>
        <w:spacing w:after="0"/>
        <w:rPr>
          <w:rFonts w:ascii="Consolas" w:eastAsia="Times New Roman" w:hAnsi="Consolas" w:cs="Calibri"/>
          <w:color w:val="0B1728"/>
          <w:sz w:val="17"/>
          <w:szCs w:val="17"/>
        </w:rPr>
      </w:pPr>
      <w:hyperlink r:id="rId439" w:tooltip="Bind an event handler to the 'unload' JavaScript event." w:history="1">
        <w:r w:rsidR="00CF1D63" w:rsidRPr="000E3C52">
          <w:rPr>
            <w:rFonts w:ascii="Consolas" w:eastAsia="Times New Roman" w:hAnsi="Consolas" w:cs="Calibri"/>
            <w:strike/>
            <w:color w:val="0000FF"/>
            <w:sz w:val="17"/>
            <w:szCs w:val="17"/>
            <w:u w:val="single"/>
          </w:rPr>
          <w:t>.unload()</w:t>
        </w:r>
      </w:hyperlink>
    </w:p>
    <w:p w:rsidR="00C35EF6" w:rsidRPr="000E3C52" w:rsidRDefault="00C35EF6"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t>Event Handler Attachment</w:t>
      </w:r>
    </w:p>
    <w:p w:rsidR="00CF1D63" w:rsidRPr="000E3C52" w:rsidRDefault="00012147" w:rsidP="000E3C52">
      <w:pPr>
        <w:spacing w:after="0"/>
        <w:rPr>
          <w:rFonts w:ascii="Consolas" w:eastAsia="Times New Roman" w:hAnsi="Consolas" w:cs="Calibri"/>
          <w:color w:val="0B1728"/>
          <w:sz w:val="17"/>
          <w:szCs w:val="17"/>
        </w:rPr>
      </w:pPr>
      <w:hyperlink r:id="rId440" w:tooltip="Attach a handler to an event for the elements." w:history="1">
        <w:r w:rsidR="00CF1D63" w:rsidRPr="000E3C52">
          <w:rPr>
            <w:rFonts w:ascii="Consolas" w:eastAsia="Times New Roman" w:hAnsi="Consolas" w:cs="Calibri"/>
            <w:color w:val="0000FF"/>
            <w:sz w:val="17"/>
            <w:szCs w:val="17"/>
          </w:rPr>
          <w:t>.bind()</w:t>
        </w:r>
      </w:hyperlink>
    </w:p>
    <w:p w:rsidR="00CF1D63" w:rsidRPr="000E3C52" w:rsidRDefault="00012147" w:rsidP="000E3C52">
      <w:pPr>
        <w:spacing w:after="0"/>
        <w:rPr>
          <w:rFonts w:ascii="Consolas" w:eastAsia="Times New Roman" w:hAnsi="Consolas" w:cs="Calibri"/>
          <w:color w:val="0B1728"/>
          <w:sz w:val="17"/>
          <w:szCs w:val="17"/>
        </w:rPr>
      </w:pPr>
      <w:hyperlink r:id="rId441" w:tooltip="Attach a handler to one or more events for all elements that match the selector, now or in the future, based on a specific set of root elements." w:history="1">
        <w:r w:rsidR="00CF1D63" w:rsidRPr="000E3C52">
          <w:rPr>
            <w:rFonts w:ascii="Consolas" w:eastAsia="Times New Roman" w:hAnsi="Consolas" w:cs="Calibri"/>
            <w:color w:val="0000FF"/>
            <w:sz w:val="17"/>
            <w:szCs w:val="17"/>
          </w:rPr>
          <w:t>.delegate()</w:t>
        </w:r>
      </w:hyperlink>
    </w:p>
    <w:p w:rsidR="00CF1D63" w:rsidRPr="000E3C52" w:rsidRDefault="00012147" w:rsidP="000E3C52">
      <w:pPr>
        <w:spacing w:after="0"/>
        <w:rPr>
          <w:rFonts w:ascii="Consolas" w:eastAsia="Times New Roman" w:hAnsi="Consolas" w:cs="Calibri"/>
          <w:color w:val="0B1728"/>
          <w:sz w:val="17"/>
          <w:szCs w:val="17"/>
        </w:rPr>
      </w:pPr>
      <w:hyperlink r:id="rId442" w:tooltip="Remove all event handlers previously attached using .live() from the elements." w:history="1">
        <w:r w:rsidR="00CF1D63" w:rsidRPr="000E3C52">
          <w:rPr>
            <w:rFonts w:ascii="Consolas" w:eastAsia="Times New Roman" w:hAnsi="Consolas" w:cs="Calibri"/>
            <w:strike/>
            <w:color w:val="0000FF"/>
            <w:sz w:val="17"/>
            <w:szCs w:val="17"/>
            <w:u w:val="single"/>
          </w:rPr>
          <w:t>.die()</w:t>
        </w:r>
      </w:hyperlink>
    </w:p>
    <w:p w:rsidR="00CF1D63" w:rsidRPr="000E3C52" w:rsidRDefault="00012147" w:rsidP="000E3C52">
      <w:pPr>
        <w:spacing w:after="0"/>
        <w:rPr>
          <w:rFonts w:ascii="Consolas" w:eastAsia="Times New Roman" w:hAnsi="Consolas" w:cs="Calibri"/>
          <w:color w:val="0B1728"/>
          <w:sz w:val="17"/>
          <w:szCs w:val="17"/>
        </w:rPr>
      </w:pPr>
      <w:hyperlink r:id="rId443" w:tooltip="Attach a handler to the event for all elements which match the current selector, now and in the future." w:history="1">
        <w:r w:rsidR="00CF1D63" w:rsidRPr="000E3C52">
          <w:rPr>
            <w:rFonts w:ascii="Consolas" w:eastAsia="Times New Roman" w:hAnsi="Consolas" w:cs="Calibri"/>
            <w:strike/>
            <w:color w:val="0000FF"/>
            <w:sz w:val="17"/>
            <w:szCs w:val="17"/>
            <w:u w:val="single"/>
          </w:rPr>
          <w:t>.live()</w:t>
        </w:r>
      </w:hyperlink>
    </w:p>
    <w:p w:rsidR="00CF1D63" w:rsidRPr="000E3C52" w:rsidRDefault="00012147" w:rsidP="000E3C52">
      <w:pPr>
        <w:spacing w:after="0"/>
        <w:rPr>
          <w:rFonts w:ascii="Consolas" w:eastAsia="Times New Roman" w:hAnsi="Consolas" w:cs="Calibri"/>
          <w:color w:val="0B1728"/>
          <w:sz w:val="17"/>
          <w:szCs w:val="17"/>
        </w:rPr>
      </w:pPr>
      <w:hyperlink r:id="rId444" w:tooltip="Remove an event handler." w:history="1">
        <w:r w:rsidR="00CF1D63" w:rsidRPr="000E3C52">
          <w:rPr>
            <w:rFonts w:ascii="Consolas" w:eastAsia="Times New Roman" w:hAnsi="Consolas" w:cs="Calibri"/>
            <w:color w:val="0000FF"/>
            <w:sz w:val="17"/>
            <w:szCs w:val="17"/>
          </w:rPr>
          <w:t>.off()</w:t>
        </w:r>
      </w:hyperlink>
    </w:p>
    <w:p w:rsidR="00CF1D63" w:rsidRPr="000E3C52" w:rsidRDefault="00012147" w:rsidP="000E3C52">
      <w:pPr>
        <w:spacing w:after="0"/>
        <w:rPr>
          <w:rFonts w:ascii="Consolas" w:eastAsia="Times New Roman" w:hAnsi="Consolas" w:cs="Calibri"/>
          <w:color w:val="0B1728"/>
          <w:sz w:val="17"/>
          <w:szCs w:val="17"/>
        </w:rPr>
      </w:pPr>
      <w:hyperlink r:id="rId445" w:tooltip="Attach an event handler function for one or more events to the selected elements." w:history="1">
        <w:r w:rsidR="00CF1D63" w:rsidRPr="000E3C52">
          <w:rPr>
            <w:rFonts w:ascii="Consolas" w:eastAsia="Times New Roman" w:hAnsi="Consolas" w:cs="Calibri"/>
            <w:color w:val="0000FF"/>
            <w:sz w:val="17"/>
            <w:szCs w:val="17"/>
          </w:rPr>
          <w:t>.on()</w:t>
        </w:r>
      </w:hyperlink>
    </w:p>
    <w:p w:rsidR="00CF1D63" w:rsidRPr="000E3C52" w:rsidRDefault="00012147" w:rsidP="000E3C52">
      <w:pPr>
        <w:spacing w:after="0"/>
        <w:rPr>
          <w:rFonts w:ascii="Consolas" w:eastAsia="Times New Roman" w:hAnsi="Consolas" w:cs="Calibri"/>
          <w:color w:val="0B1728"/>
          <w:sz w:val="17"/>
          <w:szCs w:val="17"/>
        </w:rPr>
      </w:pPr>
      <w:hyperlink r:id="rId446" w:tooltip="Attach a handler to an event for the elements. The handler is executed at most once per element." w:history="1">
        <w:r w:rsidR="00CF1D63" w:rsidRPr="000E3C52">
          <w:rPr>
            <w:rFonts w:ascii="Consolas" w:eastAsia="Times New Roman" w:hAnsi="Consolas" w:cs="Calibri"/>
            <w:color w:val="0000FF"/>
            <w:sz w:val="17"/>
            <w:szCs w:val="17"/>
          </w:rPr>
          <w:t>.one()</w:t>
        </w:r>
      </w:hyperlink>
    </w:p>
    <w:p w:rsidR="00CF1D63" w:rsidRPr="000E3C52" w:rsidRDefault="00012147" w:rsidP="000E3C52">
      <w:pPr>
        <w:spacing w:after="0"/>
        <w:rPr>
          <w:rFonts w:ascii="Consolas" w:eastAsia="Times New Roman" w:hAnsi="Consolas" w:cs="Calibri"/>
          <w:color w:val="0B1728"/>
          <w:sz w:val="17"/>
          <w:szCs w:val="17"/>
        </w:rPr>
      </w:pPr>
      <w:hyperlink r:id="rId447" w:tooltip="Execute all handlers and behaviors attached to the matched elements for the given event type." w:history="1">
        <w:r w:rsidR="00CF1D63" w:rsidRPr="000E3C52">
          <w:rPr>
            <w:rFonts w:ascii="Consolas" w:eastAsia="Times New Roman" w:hAnsi="Consolas" w:cs="Calibri"/>
            <w:color w:val="0000FF"/>
            <w:sz w:val="17"/>
            <w:szCs w:val="17"/>
          </w:rPr>
          <w:t>.trigger()</w:t>
        </w:r>
      </w:hyperlink>
    </w:p>
    <w:p w:rsidR="00CF1D63" w:rsidRPr="000E3C52" w:rsidRDefault="00012147" w:rsidP="000E3C52">
      <w:pPr>
        <w:spacing w:after="0"/>
        <w:rPr>
          <w:rFonts w:ascii="Consolas" w:eastAsia="Times New Roman" w:hAnsi="Consolas" w:cs="Calibri"/>
          <w:color w:val="0B1728"/>
          <w:sz w:val="17"/>
          <w:szCs w:val="17"/>
        </w:rPr>
      </w:pPr>
      <w:hyperlink r:id="rId448" w:tooltip="Execute all handlers attached to an element for an event." w:history="1">
        <w:r w:rsidR="00CF1D63" w:rsidRPr="000E3C52">
          <w:rPr>
            <w:rFonts w:ascii="Consolas" w:eastAsia="Times New Roman" w:hAnsi="Consolas" w:cs="Calibri"/>
            <w:color w:val="0000FF"/>
            <w:sz w:val="17"/>
            <w:szCs w:val="17"/>
          </w:rPr>
          <w:t>.triggerHandler()</w:t>
        </w:r>
      </w:hyperlink>
    </w:p>
    <w:p w:rsidR="00CF1D63" w:rsidRPr="000E3C52" w:rsidRDefault="00012147" w:rsidP="000E3C52">
      <w:pPr>
        <w:spacing w:after="0"/>
        <w:rPr>
          <w:rFonts w:ascii="Consolas" w:eastAsia="Times New Roman" w:hAnsi="Consolas" w:cs="Calibri"/>
          <w:color w:val="0B1728"/>
          <w:sz w:val="17"/>
          <w:szCs w:val="17"/>
        </w:rPr>
      </w:pPr>
      <w:hyperlink r:id="rId449" w:tooltip="Remove a previously-attached event handler from the elements." w:history="1">
        <w:r w:rsidR="00CF1D63" w:rsidRPr="000E3C52">
          <w:rPr>
            <w:rFonts w:ascii="Consolas" w:eastAsia="Times New Roman" w:hAnsi="Consolas" w:cs="Calibri"/>
            <w:color w:val="0000FF"/>
            <w:sz w:val="17"/>
            <w:szCs w:val="17"/>
          </w:rPr>
          <w:t>.unbind()</w:t>
        </w:r>
      </w:hyperlink>
    </w:p>
    <w:p w:rsidR="00CF1D63" w:rsidRPr="000E3C52" w:rsidRDefault="00012147" w:rsidP="000E3C52">
      <w:pPr>
        <w:spacing w:after="0"/>
        <w:rPr>
          <w:rFonts w:ascii="Consolas" w:eastAsia="Times New Roman" w:hAnsi="Consolas" w:cs="Calibri"/>
          <w:color w:val="0B1728"/>
          <w:sz w:val="17"/>
          <w:szCs w:val="17"/>
        </w:rPr>
      </w:pPr>
      <w:hyperlink r:id="rId450" w:tooltip="Remove a handler from the event for all elements which match the current selector, now or in the future, based upon a specific set of root elements." w:history="1">
        <w:r w:rsidR="00CF1D63" w:rsidRPr="000E3C52">
          <w:rPr>
            <w:rFonts w:ascii="Consolas" w:eastAsia="Times New Roman" w:hAnsi="Consolas" w:cs="Calibri"/>
            <w:color w:val="0000FF"/>
            <w:sz w:val="17"/>
            <w:szCs w:val="17"/>
          </w:rPr>
          <w:t>.undelegate()</w:t>
        </w:r>
      </w:hyperlink>
    </w:p>
    <w:p w:rsidR="00C35EF6" w:rsidRDefault="00C35EF6" w:rsidP="000E3C52">
      <w:pPr>
        <w:spacing w:after="0"/>
        <w:rPr>
          <w:rFonts w:ascii="Consolas" w:eastAsia="Times New Roman" w:hAnsi="Consolas" w:cs="Calibri"/>
          <w:color w:val="0B1728"/>
          <w:sz w:val="17"/>
          <w:szCs w:val="17"/>
        </w:rPr>
      </w:pPr>
    </w:p>
    <w:p w:rsidR="000E3C52" w:rsidRPr="000E3C52" w:rsidRDefault="000E3C52"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lastRenderedPageBreak/>
        <w:t>Form Events</w:t>
      </w:r>
    </w:p>
    <w:p w:rsidR="00CF1D63" w:rsidRPr="000E3C52" w:rsidRDefault="00012147" w:rsidP="000E3C52">
      <w:pPr>
        <w:spacing w:after="0"/>
        <w:rPr>
          <w:rFonts w:ascii="Consolas" w:eastAsia="Times New Roman" w:hAnsi="Consolas" w:cs="Calibri"/>
          <w:color w:val="0B1728"/>
          <w:sz w:val="17"/>
          <w:szCs w:val="17"/>
        </w:rPr>
      </w:pPr>
      <w:hyperlink r:id="rId451" w:tooltip="Bind an event handler to the 'blur' JavaScript event, or trigger that event on an element." w:history="1">
        <w:r w:rsidR="00CF1D63" w:rsidRPr="000E3C52">
          <w:rPr>
            <w:rFonts w:ascii="Consolas" w:eastAsia="Times New Roman" w:hAnsi="Consolas" w:cs="Calibri"/>
            <w:color w:val="0000FF"/>
            <w:sz w:val="17"/>
            <w:szCs w:val="17"/>
          </w:rPr>
          <w:t>.blur()</w:t>
        </w:r>
      </w:hyperlink>
    </w:p>
    <w:p w:rsidR="00CF1D63" w:rsidRPr="000E3C52" w:rsidRDefault="00012147" w:rsidP="000E3C52">
      <w:pPr>
        <w:spacing w:after="0"/>
        <w:rPr>
          <w:rFonts w:ascii="Consolas" w:eastAsia="Times New Roman" w:hAnsi="Consolas" w:cs="Calibri"/>
          <w:color w:val="0B1728"/>
          <w:sz w:val="17"/>
          <w:szCs w:val="17"/>
        </w:rPr>
      </w:pPr>
      <w:hyperlink r:id="rId452" w:tooltip="Bind an event handler to the 'change' JavaScript event, or trigger that event on an element." w:history="1">
        <w:r w:rsidR="00CF1D63" w:rsidRPr="000E3C52">
          <w:rPr>
            <w:rFonts w:ascii="Consolas" w:eastAsia="Times New Roman" w:hAnsi="Consolas" w:cs="Calibri"/>
            <w:color w:val="0000FF"/>
            <w:sz w:val="17"/>
            <w:szCs w:val="17"/>
          </w:rPr>
          <w:t>.change()</w:t>
        </w:r>
      </w:hyperlink>
    </w:p>
    <w:p w:rsidR="00CF1D63" w:rsidRPr="000E3C52" w:rsidRDefault="00012147" w:rsidP="000E3C52">
      <w:pPr>
        <w:spacing w:after="0"/>
        <w:rPr>
          <w:rFonts w:ascii="Consolas" w:eastAsia="Times New Roman" w:hAnsi="Consolas" w:cs="Calibri"/>
          <w:color w:val="0B1728"/>
          <w:sz w:val="17"/>
          <w:szCs w:val="17"/>
        </w:rPr>
      </w:pPr>
      <w:hyperlink r:id="rId453" w:tooltip="Bind an event handler to the 'focus' JavaScript event, or trigger that event on an element." w:history="1">
        <w:r w:rsidR="00CF1D63" w:rsidRPr="000E3C52">
          <w:rPr>
            <w:rFonts w:ascii="Consolas" w:eastAsia="Times New Roman" w:hAnsi="Consolas" w:cs="Calibri"/>
            <w:color w:val="0000FF"/>
            <w:sz w:val="17"/>
            <w:szCs w:val="17"/>
          </w:rPr>
          <w:t>.focus()</w:t>
        </w:r>
      </w:hyperlink>
    </w:p>
    <w:p w:rsidR="00CF1D63" w:rsidRPr="000E3C52" w:rsidRDefault="00012147" w:rsidP="000E3C52">
      <w:pPr>
        <w:spacing w:after="0"/>
        <w:rPr>
          <w:rFonts w:ascii="Consolas" w:eastAsia="Times New Roman" w:hAnsi="Consolas" w:cs="Calibri"/>
          <w:color w:val="0B1728"/>
          <w:sz w:val="17"/>
          <w:szCs w:val="17"/>
        </w:rPr>
      </w:pPr>
      <w:hyperlink r:id="rId454" w:tooltip="Bind an event handler to the 'focusin' JavaScript event." w:history="1">
        <w:r w:rsidR="00CF1D63" w:rsidRPr="000E3C52">
          <w:rPr>
            <w:rFonts w:ascii="Consolas" w:eastAsia="Times New Roman" w:hAnsi="Consolas" w:cs="Calibri"/>
            <w:color w:val="0000FF"/>
            <w:sz w:val="17"/>
            <w:szCs w:val="17"/>
          </w:rPr>
          <w:t>.focusin()</w:t>
        </w:r>
      </w:hyperlink>
    </w:p>
    <w:p w:rsidR="00CF1D63" w:rsidRPr="000E3C52" w:rsidRDefault="00012147" w:rsidP="000E3C52">
      <w:pPr>
        <w:spacing w:after="0"/>
        <w:rPr>
          <w:rFonts w:ascii="Consolas" w:eastAsia="Times New Roman" w:hAnsi="Consolas" w:cs="Calibri"/>
          <w:color w:val="0B1728"/>
          <w:sz w:val="17"/>
          <w:szCs w:val="17"/>
        </w:rPr>
      </w:pPr>
      <w:hyperlink r:id="rId455" w:tooltip="Bind an event handler to the 'focusout' JavaScript event." w:history="1">
        <w:r w:rsidR="00CF1D63" w:rsidRPr="000E3C52">
          <w:rPr>
            <w:rFonts w:ascii="Consolas" w:eastAsia="Times New Roman" w:hAnsi="Consolas" w:cs="Calibri"/>
            <w:color w:val="0000FF"/>
            <w:sz w:val="17"/>
            <w:szCs w:val="17"/>
          </w:rPr>
          <w:t>.focusout()</w:t>
        </w:r>
      </w:hyperlink>
    </w:p>
    <w:p w:rsidR="00CF1D63" w:rsidRPr="000E3C52" w:rsidRDefault="00012147" w:rsidP="000E3C52">
      <w:pPr>
        <w:spacing w:after="0"/>
        <w:rPr>
          <w:rFonts w:ascii="Consolas" w:eastAsia="Times New Roman" w:hAnsi="Consolas" w:cs="Calibri"/>
          <w:color w:val="0B1728"/>
          <w:sz w:val="17"/>
          <w:szCs w:val="17"/>
        </w:rPr>
      </w:pPr>
      <w:hyperlink r:id="rId456" w:tooltip="Bind an event handler to the 'select' JavaScript event, or trigger that event on an element." w:history="1">
        <w:r w:rsidR="00CF1D63" w:rsidRPr="000E3C52">
          <w:rPr>
            <w:rFonts w:ascii="Consolas" w:eastAsia="Times New Roman" w:hAnsi="Consolas" w:cs="Calibri"/>
            <w:color w:val="0000FF"/>
            <w:sz w:val="17"/>
            <w:szCs w:val="17"/>
          </w:rPr>
          <w:t>.select()</w:t>
        </w:r>
      </w:hyperlink>
    </w:p>
    <w:p w:rsidR="00CF1D63" w:rsidRPr="000E3C52" w:rsidRDefault="00012147" w:rsidP="000E3C52">
      <w:pPr>
        <w:spacing w:after="0"/>
        <w:rPr>
          <w:rFonts w:ascii="Consolas" w:eastAsia="Times New Roman" w:hAnsi="Consolas" w:cs="Calibri"/>
          <w:color w:val="0B1728"/>
          <w:sz w:val="17"/>
          <w:szCs w:val="17"/>
        </w:rPr>
      </w:pPr>
      <w:hyperlink r:id="rId457" w:tooltip="Bind an event handler to the 'submit' JavaScript event, or trigger that event on an element." w:history="1">
        <w:r w:rsidR="00CF1D63" w:rsidRPr="000E3C52">
          <w:rPr>
            <w:rFonts w:ascii="Consolas" w:eastAsia="Times New Roman" w:hAnsi="Consolas" w:cs="Calibri"/>
            <w:color w:val="0000FF"/>
            <w:sz w:val="17"/>
            <w:szCs w:val="17"/>
          </w:rPr>
          <w:t>.submit()</w:t>
        </w:r>
      </w:hyperlink>
    </w:p>
    <w:p w:rsidR="00C35EF6" w:rsidRPr="000E3C52" w:rsidRDefault="00C35EF6"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t>Keyboard Events</w:t>
      </w:r>
    </w:p>
    <w:p w:rsidR="00CF1D63" w:rsidRPr="000E3C52" w:rsidRDefault="00012147" w:rsidP="000E3C52">
      <w:pPr>
        <w:spacing w:after="0"/>
        <w:rPr>
          <w:rFonts w:ascii="Consolas" w:eastAsia="Times New Roman" w:hAnsi="Consolas" w:cs="Calibri"/>
          <w:color w:val="0B1728"/>
          <w:sz w:val="17"/>
          <w:szCs w:val="17"/>
        </w:rPr>
      </w:pPr>
      <w:hyperlink r:id="rId458" w:tooltip="Bind an event handler to the 'keydown' JavaScript event, or trigger that event on an element." w:history="1">
        <w:r w:rsidR="00CF1D63" w:rsidRPr="000E3C52">
          <w:rPr>
            <w:rFonts w:ascii="Consolas" w:eastAsia="Times New Roman" w:hAnsi="Consolas" w:cs="Calibri"/>
            <w:color w:val="0000FF"/>
            <w:sz w:val="17"/>
            <w:szCs w:val="17"/>
          </w:rPr>
          <w:t>.keydown()</w:t>
        </w:r>
      </w:hyperlink>
    </w:p>
    <w:p w:rsidR="00CF1D63" w:rsidRPr="000E3C52" w:rsidRDefault="00012147" w:rsidP="000E3C52">
      <w:pPr>
        <w:spacing w:after="0"/>
        <w:rPr>
          <w:rFonts w:ascii="Consolas" w:eastAsia="Times New Roman" w:hAnsi="Consolas" w:cs="Calibri"/>
          <w:color w:val="0B1728"/>
          <w:sz w:val="17"/>
          <w:szCs w:val="17"/>
        </w:rPr>
      </w:pPr>
      <w:hyperlink r:id="rId459" w:tooltip="Bind an event handler to the 'keypress' JavaScript event, or trigger that event on an element." w:history="1">
        <w:r w:rsidR="00CF1D63" w:rsidRPr="000E3C52">
          <w:rPr>
            <w:rFonts w:ascii="Consolas" w:eastAsia="Times New Roman" w:hAnsi="Consolas" w:cs="Calibri"/>
            <w:color w:val="0000FF"/>
            <w:sz w:val="17"/>
            <w:szCs w:val="17"/>
          </w:rPr>
          <w:t>.keypress()</w:t>
        </w:r>
      </w:hyperlink>
    </w:p>
    <w:p w:rsidR="00CF1D63" w:rsidRPr="000E3C52" w:rsidRDefault="00012147" w:rsidP="000E3C52">
      <w:pPr>
        <w:spacing w:after="0"/>
        <w:rPr>
          <w:rFonts w:ascii="Consolas" w:eastAsia="Times New Roman" w:hAnsi="Consolas" w:cs="Calibri"/>
          <w:color w:val="0B1728"/>
          <w:sz w:val="17"/>
          <w:szCs w:val="17"/>
        </w:rPr>
      </w:pPr>
      <w:hyperlink r:id="rId460" w:tooltip="Bind an event handler to the 'keyup' JavaScript event, or trigger that event on an element." w:history="1">
        <w:r w:rsidR="00CF1D63" w:rsidRPr="000E3C52">
          <w:rPr>
            <w:rFonts w:ascii="Consolas" w:eastAsia="Times New Roman" w:hAnsi="Consolas" w:cs="Calibri"/>
            <w:color w:val="0000FF"/>
            <w:sz w:val="17"/>
            <w:szCs w:val="17"/>
          </w:rPr>
          <w:t>.keyup()</w:t>
        </w:r>
      </w:hyperlink>
    </w:p>
    <w:p w:rsidR="00C35EF6" w:rsidRPr="000E3C52" w:rsidRDefault="00C35EF6"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t>Mouse Events</w:t>
      </w:r>
    </w:p>
    <w:p w:rsidR="00CF1D63" w:rsidRPr="000E3C52" w:rsidRDefault="00012147" w:rsidP="000E3C52">
      <w:pPr>
        <w:spacing w:after="0"/>
        <w:rPr>
          <w:rFonts w:ascii="Consolas" w:eastAsia="Times New Roman" w:hAnsi="Consolas" w:cs="Calibri"/>
          <w:color w:val="0B1728"/>
          <w:sz w:val="17"/>
          <w:szCs w:val="17"/>
        </w:rPr>
      </w:pPr>
      <w:hyperlink r:id="rId461" w:tooltip="Bind an event handler to the 'click' JavaScript event, or trigger that event on an element." w:history="1">
        <w:r w:rsidR="00CF1D63" w:rsidRPr="000E3C52">
          <w:rPr>
            <w:rFonts w:ascii="Consolas" w:eastAsia="Times New Roman" w:hAnsi="Consolas" w:cs="Calibri"/>
            <w:color w:val="0000FF"/>
            <w:sz w:val="17"/>
            <w:szCs w:val="17"/>
          </w:rPr>
          <w:t>.click()</w:t>
        </w:r>
      </w:hyperlink>
    </w:p>
    <w:p w:rsidR="00CF1D63" w:rsidRPr="000E3C52" w:rsidRDefault="00012147" w:rsidP="000E3C52">
      <w:pPr>
        <w:spacing w:after="0"/>
        <w:rPr>
          <w:rFonts w:ascii="Consolas" w:eastAsia="Times New Roman" w:hAnsi="Consolas" w:cs="Calibri"/>
          <w:color w:val="0B1728"/>
          <w:sz w:val="17"/>
          <w:szCs w:val="17"/>
        </w:rPr>
      </w:pPr>
      <w:hyperlink r:id="rId462" w:tooltip="Bind an event handler to the 'contextmenu' JavaScript event, or trigger that event on an element." w:history="1">
        <w:r w:rsidR="00CF1D63" w:rsidRPr="000E3C52">
          <w:rPr>
            <w:rFonts w:ascii="Consolas" w:eastAsia="Times New Roman" w:hAnsi="Consolas" w:cs="Calibri"/>
            <w:color w:val="0000FF"/>
            <w:sz w:val="17"/>
            <w:szCs w:val="17"/>
          </w:rPr>
          <w:t>.contextMenu()</w:t>
        </w:r>
      </w:hyperlink>
    </w:p>
    <w:p w:rsidR="00CF1D63" w:rsidRPr="000E3C52" w:rsidRDefault="00012147" w:rsidP="000E3C52">
      <w:pPr>
        <w:spacing w:after="0"/>
        <w:rPr>
          <w:rFonts w:ascii="Consolas" w:eastAsia="Times New Roman" w:hAnsi="Consolas" w:cs="Calibri"/>
          <w:color w:val="0B1728"/>
          <w:sz w:val="17"/>
          <w:szCs w:val="17"/>
        </w:rPr>
      </w:pPr>
      <w:hyperlink r:id="rId463" w:tooltip="Bind an event handler to the 'dblclick' JavaScript event, or trigger that event on an element." w:history="1">
        <w:r w:rsidR="00CF1D63" w:rsidRPr="000E3C52">
          <w:rPr>
            <w:rFonts w:ascii="Consolas" w:eastAsia="Times New Roman" w:hAnsi="Consolas" w:cs="Calibri"/>
            <w:color w:val="0000FF"/>
            <w:sz w:val="17"/>
            <w:szCs w:val="17"/>
          </w:rPr>
          <w:t>.dblclick()</w:t>
        </w:r>
      </w:hyperlink>
    </w:p>
    <w:p w:rsidR="00CF1D63" w:rsidRPr="000E3C52" w:rsidRDefault="00012147" w:rsidP="000E3C52">
      <w:pPr>
        <w:spacing w:after="0"/>
        <w:rPr>
          <w:rFonts w:ascii="Consolas" w:eastAsia="Times New Roman" w:hAnsi="Consolas" w:cs="Calibri"/>
          <w:color w:val="0B1728"/>
          <w:sz w:val="17"/>
          <w:szCs w:val="17"/>
        </w:rPr>
      </w:pPr>
      <w:hyperlink r:id="rId464" w:tooltip="Bind two handlers to the matched elements, to be executed when the mouse pointer enters and leaves the elements." w:history="1">
        <w:r w:rsidR="00CF1D63" w:rsidRPr="000E3C52">
          <w:rPr>
            <w:rFonts w:ascii="Consolas" w:eastAsia="Times New Roman" w:hAnsi="Consolas" w:cs="Calibri"/>
            <w:color w:val="0000FF"/>
            <w:sz w:val="17"/>
            <w:szCs w:val="17"/>
          </w:rPr>
          <w:t>.hover()</w:t>
        </w:r>
      </w:hyperlink>
    </w:p>
    <w:p w:rsidR="00CF1D63" w:rsidRPr="000E3C52" w:rsidRDefault="00012147" w:rsidP="000E3C52">
      <w:pPr>
        <w:spacing w:after="0"/>
        <w:rPr>
          <w:rFonts w:ascii="Consolas" w:eastAsia="Times New Roman" w:hAnsi="Consolas" w:cs="Calibri"/>
          <w:color w:val="0B1728"/>
          <w:sz w:val="17"/>
          <w:szCs w:val="17"/>
        </w:rPr>
      </w:pPr>
      <w:hyperlink r:id="rId465" w:tooltip="Bind an event handler to the 'mousedown' JavaScript event, or trigger that event on an element." w:history="1">
        <w:r w:rsidR="00CF1D63" w:rsidRPr="000E3C52">
          <w:rPr>
            <w:rFonts w:ascii="Consolas" w:eastAsia="Times New Roman" w:hAnsi="Consolas" w:cs="Calibri"/>
            <w:color w:val="0000FF"/>
            <w:sz w:val="17"/>
            <w:szCs w:val="17"/>
          </w:rPr>
          <w:t>.mousedown()</w:t>
        </w:r>
      </w:hyperlink>
    </w:p>
    <w:p w:rsidR="00CF1D63" w:rsidRPr="000E3C52" w:rsidRDefault="00012147" w:rsidP="000E3C52">
      <w:pPr>
        <w:spacing w:after="0"/>
        <w:rPr>
          <w:rFonts w:ascii="Consolas" w:eastAsia="Times New Roman" w:hAnsi="Consolas" w:cs="Calibri"/>
          <w:color w:val="0B1728"/>
          <w:sz w:val="17"/>
          <w:szCs w:val="17"/>
        </w:rPr>
      </w:pPr>
      <w:hyperlink r:id="rId466" w:tooltip="Bind an event handler to be fired when the mouse enters an element, or trigger that handler on an element." w:history="1">
        <w:r w:rsidR="00CF1D63" w:rsidRPr="000E3C52">
          <w:rPr>
            <w:rFonts w:ascii="Consolas" w:eastAsia="Times New Roman" w:hAnsi="Consolas" w:cs="Calibri"/>
            <w:color w:val="0000FF"/>
            <w:sz w:val="17"/>
            <w:szCs w:val="17"/>
          </w:rPr>
          <w:t>.mouseenter()</w:t>
        </w:r>
      </w:hyperlink>
    </w:p>
    <w:p w:rsidR="00CF1D63" w:rsidRPr="000E3C52" w:rsidRDefault="00012147" w:rsidP="000E3C52">
      <w:pPr>
        <w:spacing w:after="0"/>
        <w:rPr>
          <w:rFonts w:ascii="Consolas" w:eastAsia="Times New Roman" w:hAnsi="Consolas" w:cs="Calibri"/>
          <w:color w:val="0B1728"/>
          <w:sz w:val="17"/>
          <w:szCs w:val="17"/>
        </w:rPr>
      </w:pPr>
      <w:hyperlink r:id="rId467" w:tooltip="Bind an event handler to be fired when the mouse leaves an element, or trigger that handler on an element." w:history="1">
        <w:r w:rsidR="00CF1D63" w:rsidRPr="000E3C52">
          <w:rPr>
            <w:rFonts w:ascii="Consolas" w:eastAsia="Times New Roman" w:hAnsi="Consolas" w:cs="Calibri"/>
            <w:color w:val="0000FF"/>
            <w:sz w:val="17"/>
            <w:szCs w:val="17"/>
          </w:rPr>
          <w:t>.mouseleave()</w:t>
        </w:r>
      </w:hyperlink>
    </w:p>
    <w:p w:rsidR="00CF1D63" w:rsidRPr="000E3C52" w:rsidRDefault="00012147" w:rsidP="000E3C52">
      <w:pPr>
        <w:spacing w:after="0"/>
        <w:rPr>
          <w:rFonts w:ascii="Consolas" w:eastAsia="Times New Roman" w:hAnsi="Consolas" w:cs="Calibri"/>
          <w:color w:val="0B1728"/>
          <w:sz w:val="17"/>
          <w:szCs w:val="17"/>
        </w:rPr>
      </w:pPr>
      <w:hyperlink r:id="rId468" w:tooltip="Bind an event handler to the 'mousemove' JavaScript event, or trigger that event on an element." w:history="1">
        <w:r w:rsidR="00CF1D63" w:rsidRPr="000E3C52">
          <w:rPr>
            <w:rFonts w:ascii="Consolas" w:eastAsia="Times New Roman" w:hAnsi="Consolas" w:cs="Calibri"/>
            <w:color w:val="0000FF"/>
            <w:sz w:val="17"/>
            <w:szCs w:val="17"/>
          </w:rPr>
          <w:t>.mousemove()</w:t>
        </w:r>
      </w:hyperlink>
    </w:p>
    <w:p w:rsidR="00CF1D63" w:rsidRPr="000E3C52" w:rsidRDefault="00012147" w:rsidP="000E3C52">
      <w:pPr>
        <w:spacing w:after="0"/>
        <w:rPr>
          <w:rFonts w:ascii="Consolas" w:eastAsia="Times New Roman" w:hAnsi="Consolas" w:cs="Calibri"/>
          <w:color w:val="0B1728"/>
          <w:sz w:val="17"/>
          <w:szCs w:val="17"/>
        </w:rPr>
      </w:pPr>
      <w:hyperlink r:id="rId469" w:tooltip="Bind an event handler to the 'mouseout' JavaScript event, or trigger that event on an element." w:history="1">
        <w:r w:rsidR="00CF1D63" w:rsidRPr="000E3C52">
          <w:rPr>
            <w:rFonts w:ascii="Consolas" w:eastAsia="Times New Roman" w:hAnsi="Consolas" w:cs="Calibri"/>
            <w:color w:val="0000FF"/>
            <w:sz w:val="17"/>
            <w:szCs w:val="17"/>
          </w:rPr>
          <w:t>.mouseout()</w:t>
        </w:r>
      </w:hyperlink>
    </w:p>
    <w:p w:rsidR="00CF1D63" w:rsidRPr="000E3C52" w:rsidRDefault="00012147" w:rsidP="000E3C52">
      <w:pPr>
        <w:spacing w:after="0"/>
        <w:rPr>
          <w:rFonts w:ascii="Consolas" w:eastAsia="Times New Roman" w:hAnsi="Consolas" w:cs="Calibri"/>
          <w:color w:val="0B1728"/>
          <w:sz w:val="17"/>
          <w:szCs w:val="17"/>
        </w:rPr>
      </w:pPr>
      <w:hyperlink r:id="rId470" w:tooltip="Bind an event handler to the 'mouseover' JavaScript event, or trigger that event on an element." w:history="1">
        <w:r w:rsidR="00CF1D63" w:rsidRPr="000E3C52">
          <w:rPr>
            <w:rFonts w:ascii="Consolas" w:eastAsia="Times New Roman" w:hAnsi="Consolas" w:cs="Calibri"/>
            <w:color w:val="0000FF"/>
            <w:sz w:val="17"/>
            <w:szCs w:val="17"/>
          </w:rPr>
          <w:t>.mouseover()</w:t>
        </w:r>
      </w:hyperlink>
    </w:p>
    <w:p w:rsidR="00CF1D63" w:rsidRPr="000E3C52" w:rsidRDefault="00012147" w:rsidP="000E3C52">
      <w:pPr>
        <w:spacing w:after="0"/>
        <w:rPr>
          <w:rFonts w:ascii="Consolas" w:eastAsia="Times New Roman" w:hAnsi="Consolas" w:cs="Calibri"/>
          <w:color w:val="0B1728"/>
          <w:sz w:val="17"/>
          <w:szCs w:val="17"/>
        </w:rPr>
      </w:pPr>
      <w:hyperlink r:id="rId471" w:tooltip="Bind an event handler to the 'mouseup' JavaScript event, or trigger that event on an element." w:history="1">
        <w:r w:rsidR="00CF1D63" w:rsidRPr="000E3C52">
          <w:rPr>
            <w:rFonts w:ascii="Consolas" w:eastAsia="Times New Roman" w:hAnsi="Consolas" w:cs="Calibri"/>
            <w:color w:val="0000FF"/>
            <w:sz w:val="17"/>
            <w:szCs w:val="17"/>
          </w:rPr>
          <w:t>.mouseup()</w:t>
        </w:r>
      </w:hyperlink>
    </w:p>
    <w:p w:rsidR="00CF1D63" w:rsidRPr="000E3C52" w:rsidRDefault="00012147" w:rsidP="000E3C52">
      <w:pPr>
        <w:spacing w:after="0"/>
        <w:rPr>
          <w:rFonts w:ascii="Consolas" w:eastAsia="Times New Roman" w:hAnsi="Consolas" w:cs="Calibri"/>
          <w:color w:val="0B1728"/>
          <w:sz w:val="17"/>
          <w:szCs w:val="17"/>
        </w:rPr>
      </w:pPr>
      <w:hyperlink r:id="rId472" w:tooltip="Bind two or more handlers to the matched elements, to be executed on alternate clicks." w:history="1">
        <w:r w:rsidR="00CF1D63" w:rsidRPr="000E3C52">
          <w:rPr>
            <w:rFonts w:ascii="Consolas" w:eastAsia="Times New Roman" w:hAnsi="Consolas" w:cs="Calibri"/>
            <w:strike/>
            <w:color w:val="0000FF"/>
            <w:sz w:val="17"/>
            <w:szCs w:val="17"/>
            <w:u w:val="single"/>
          </w:rPr>
          <w:t>.toggle()</w:t>
        </w:r>
      </w:hyperlink>
    </w:p>
    <w:p w:rsidR="00C35EF6" w:rsidRPr="000E3C52" w:rsidRDefault="00C35EF6" w:rsidP="000E3C52">
      <w:pPr>
        <w:spacing w:after="0"/>
        <w:rPr>
          <w:rFonts w:ascii="Consolas" w:eastAsia="Times New Roman" w:hAnsi="Consolas" w:cs="Calibri"/>
          <w:color w:val="0B1728"/>
          <w:sz w:val="17"/>
          <w:szCs w:val="17"/>
        </w:rPr>
      </w:pPr>
    </w:p>
    <w:p w:rsidR="00CF1D63" w:rsidRPr="000E3C52" w:rsidRDefault="00CF1D63" w:rsidP="000E3C52">
      <w:pPr>
        <w:spacing w:after="0"/>
        <w:outlineLvl w:val="1"/>
        <w:rPr>
          <w:rFonts w:ascii="Consolas" w:eastAsia="Times New Roman" w:hAnsi="Consolas" w:cs="Calibri"/>
          <w:b/>
          <w:bCs/>
          <w:color w:val="0B1728"/>
          <w:sz w:val="17"/>
          <w:szCs w:val="17"/>
        </w:rPr>
      </w:pPr>
      <w:r w:rsidRPr="000E3C52">
        <w:rPr>
          <w:rFonts w:ascii="Consolas" w:eastAsia="Times New Roman" w:hAnsi="Consolas" w:cs="Calibri"/>
          <w:b/>
          <w:bCs/>
          <w:color w:val="0B1728"/>
          <w:sz w:val="17"/>
          <w:szCs w:val="17"/>
        </w:rPr>
        <w:t>Event Object</w:t>
      </w:r>
    </w:p>
    <w:p w:rsidR="00CF1D63" w:rsidRPr="000E3C52" w:rsidRDefault="00012147" w:rsidP="000E3C52">
      <w:pPr>
        <w:spacing w:after="0"/>
        <w:rPr>
          <w:rFonts w:ascii="Consolas" w:eastAsia="Times New Roman" w:hAnsi="Consolas" w:cs="Calibri"/>
          <w:color w:val="0B1728"/>
          <w:sz w:val="17"/>
          <w:szCs w:val="17"/>
        </w:rPr>
      </w:pPr>
      <w:hyperlink r:id="rId473" w:tooltip="The current DOM element within the event bubbling phase." w:history="1">
        <w:r w:rsidR="00CF1D63" w:rsidRPr="000E3C52">
          <w:rPr>
            <w:rFonts w:ascii="Consolas" w:eastAsia="Times New Roman" w:hAnsi="Consolas" w:cs="Calibri"/>
            <w:color w:val="0000FF"/>
            <w:sz w:val="17"/>
            <w:szCs w:val="17"/>
          </w:rPr>
          <w:t>event.currentTarget</w:t>
        </w:r>
      </w:hyperlink>
    </w:p>
    <w:p w:rsidR="00CF1D63" w:rsidRPr="000E3C52" w:rsidRDefault="00012147" w:rsidP="000E3C52">
      <w:pPr>
        <w:spacing w:after="0"/>
        <w:rPr>
          <w:rFonts w:ascii="Consolas" w:eastAsia="Times New Roman" w:hAnsi="Consolas" w:cs="Calibri"/>
          <w:color w:val="0B1728"/>
          <w:sz w:val="17"/>
          <w:szCs w:val="17"/>
        </w:rPr>
      </w:pPr>
      <w:hyperlink r:id="rId474" w:tooltip="The element where the currently-called jQuery event handler was attached." w:history="1">
        <w:r w:rsidR="00CF1D63" w:rsidRPr="000E3C52">
          <w:rPr>
            <w:rFonts w:ascii="Consolas" w:eastAsia="Times New Roman" w:hAnsi="Consolas" w:cs="Calibri"/>
            <w:color w:val="0000FF"/>
            <w:sz w:val="17"/>
            <w:szCs w:val="17"/>
          </w:rPr>
          <w:t>event.delegateTarget</w:t>
        </w:r>
      </w:hyperlink>
    </w:p>
    <w:p w:rsidR="00CF1D63" w:rsidRPr="000E3C52" w:rsidRDefault="00012147" w:rsidP="000E3C52">
      <w:pPr>
        <w:spacing w:after="0"/>
        <w:rPr>
          <w:rFonts w:ascii="Consolas" w:eastAsia="Times New Roman" w:hAnsi="Consolas" w:cs="Calibri"/>
          <w:color w:val="0B1728"/>
          <w:sz w:val="17"/>
          <w:szCs w:val="17"/>
        </w:rPr>
      </w:pPr>
      <w:hyperlink r:id="rId475" w:tooltip="The optional data passed to jQuery.fn.bind when the current executing handler was bound." w:history="1">
        <w:r w:rsidR="00CF1D63" w:rsidRPr="000E3C52">
          <w:rPr>
            <w:rFonts w:ascii="Consolas" w:eastAsia="Times New Roman" w:hAnsi="Consolas" w:cs="Calibri"/>
            <w:color w:val="0000FF"/>
            <w:sz w:val="17"/>
            <w:szCs w:val="17"/>
          </w:rPr>
          <w:t>event.data</w:t>
        </w:r>
      </w:hyperlink>
    </w:p>
    <w:p w:rsidR="00CF1D63" w:rsidRPr="000E3C52" w:rsidRDefault="00012147" w:rsidP="000E3C52">
      <w:pPr>
        <w:spacing w:after="0"/>
        <w:rPr>
          <w:rFonts w:ascii="Consolas" w:eastAsia="Times New Roman" w:hAnsi="Consolas" w:cs="Calibri"/>
          <w:color w:val="0B1728"/>
          <w:sz w:val="17"/>
          <w:szCs w:val="17"/>
        </w:rPr>
      </w:pPr>
      <w:hyperlink r:id="rId476" w:tooltip="Returns whether event.preventDefault() was ever called on this event object." w:history="1">
        <w:r w:rsidR="00CF1D63" w:rsidRPr="000E3C52">
          <w:rPr>
            <w:rFonts w:ascii="Consolas" w:eastAsia="Times New Roman" w:hAnsi="Consolas" w:cs="Calibri"/>
            <w:color w:val="0000FF"/>
            <w:sz w:val="17"/>
            <w:szCs w:val="17"/>
          </w:rPr>
          <w:t>event.isDefaultPrevented()</w:t>
        </w:r>
      </w:hyperlink>
    </w:p>
    <w:p w:rsidR="00CF1D63" w:rsidRPr="000E3C52" w:rsidRDefault="00012147" w:rsidP="000E3C52">
      <w:pPr>
        <w:spacing w:after="0"/>
        <w:rPr>
          <w:rFonts w:ascii="Consolas" w:eastAsia="Times New Roman" w:hAnsi="Consolas" w:cs="Calibri"/>
          <w:color w:val="0B1728"/>
          <w:sz w:val="17"/>
          <w:szCs w:val="17"/>
        </w:rPr>
      </w:pPr>
      <w:hyperlink r:id="rId477" w:tooltip="Returns whether event.stopImmediatePropagation() was ever called on this event object." w:history="1">
        <w:r w:rsidR="00CF1D63" w:rsidRPr="000E3C52">
          <w:rPr>
            <w:rFonts w:ascii="Consolas" w:eastAsia="Times New Roman" w:hAnsi="Consolas" w:cs="Calibri"/>
            <w:color w:val="0000FF"/>
            <w:sz w:val="17"/>
            <w:szCs w:val="17"/>
          </w:rPr>
          <w:t>event.isImmediatePropagationStopped()</w:t>
        </w:r>
      </w:hyperlink>
    </w:p>
    <w:p w:rsidR="00CF1D63" w:rsidRPr="000E3C52" w:rsidRDefault="00012147" w:rsidP="000E3C52">
      <w:pPr>
        <w:spacing w:after="0"/>
        <w:rPr>
          <w:rFonts w:ascii="Consolas" w:eastAsia="Times New Roman" w:hAnsi="Consolas" w:cs="Calibri"/>
          <w:color w:val="0B1728"/>
          <w:sz w:val="17"/>
          <w:szCs w:val="17"/>
        </w:rPr>
      </w:pPr>
      <w:hyperlink r:id="rId478" w:tooltip="Returns whether event.stopPropagation() was ever called on this event object." w:history="1">
        <w:r w:rsidR="00CF1D63" w:rsidRPr="000E3C52">
          <w:rPr>
            <w:rFonts w:ascii="Consolas" w:eastAsia="Times New Roman" w:hAnsi="Consolas" w:cs="Calibri"/>
            <w:color w:val="0000FF"/>
            <w:sz w:val="17"/>
            <w:szCs w:val="17"/>
          </w:rPr>
          <w:t>event.isPropagationStopped()</w:t>
        </w:r>
      </w:hyperlink>
    </w:p>
    <w:p w:rsidR="00CF1D63" w:rsidRPr="000E3C52" w:rsidRDefault="00012147" w:rsidP="000E3C52">
      <w:pPr>
        <w:spacing w:after="0"/>
        <w:rPr>
          <w:rFonts w:ascii="Consolas" w:eastAsia="Times New Roman" w:hAnsi="Consolas" w:cs="Calibri"/>
          <w:color w:val="0B1728"/>
          <w:sz w:val="17"/>
          <w:szCs w:val="17"/>
        </w:rPr>
      </w:pPr>
      <w:hyperlink r:id="rId479" w:tooltip="Indicates whether the META key was pressed when the event fired." w:history="1">
        <w:r w:rsidR="00CF1D63" w:rsidRPr="000E3C52">
          <w:rPr>
            <w:rFonts w:ascii="Consolas" w:eastAsia="Times New Roman" w:hAnsi="Consolas" w:cs="Calibri"/>
            <w:color w:val="0000FF"/>
            <w:sz w:val="17"/>
            <w:szCs w:val="17"/>
          </w:rPr>
          <w:t>event.metaKey</w:t>
        </w:r>
      </w:hyperlink>
    </w:p>
    <w:p w:rsidR="00CF1D63" w:rsidRPr="000E3C52" w:rsidRDefault="00012147" w:rsidP="000E3C52">
      <w:pPr>
        <w:spacing w:after="0"/>
        <w:rPr>
          <w:rFonts w:ascii="Consolas" w:eastAsia="Times New Roman" w:hAnsi="Consolas" w:cs="Calibri"/>
          <w:color w:val="0B1728"/>
          <w:sz w:val="17"/>
          <w:szCs w:val="17"/>
        </w:rPr>
      </w:pPr>
      <w:hyperlink r:id="rId480" w:tooltip="The namespace specified when the event was triggered." w:history="1">
        <w:r w:rsidR="00CF1D63" w:rsidRPr="000E3C52">
          <w:rPr>
            <w:rFonts w:ascii="Consolas" w:eastAsia="Times New Roman" w:hAnsi="Consolas" w:cs="Calibri"/>
            <w:color w:val="0000FF"/>
            <w:sz w:val="17"/>
            <w:szCs w:val="17"/>
          </w:rPr>
          <w:t>event.namespace</w:t>
        </w:r>
      </w:hyperlink>
    </w:p>
    <w:p w:rsidR="00CF1D63" w:rsidRPr="000E3C52" w:rsidRDefault="00012147" w:rsidP="000E3C52">
      <w:pPr>
        <w:spacing w:after="0"/>
        <w:rPr>
          <w:rFonts w:ascii="Consolas" w:eastAsia="Times New Roman" w:hAnsi="Consolas" w:cs="Calibri"/>
          <w:color w:val="0B1728"/>
          <w:sz w:val="17"/>
          <w:szCs w:val="17"/>
        </w:rPr>
      </w:pPr>
      <w:hyperlink r:id="rId481" w:tooltip="The mouse position relative to the left edge of the document." w:history="1">
        <w:r w:rsidR="00CF1D63" w:rsidRPr="000E3C52">
          <w:rPr>
            <w:rFonts w:ascii="Consolas" w:eastAsia="Times New Roman" w:hAnsi="Consolas" w:cs="Calibri"/>
            <w:color w:val="0000FF"/>
            <w:sz w:val="17"/>
            <w:szCs w:val="17"/>
          </w:rPr>
          <w:t>event.pageX</w:t>
        </w:r>
      </w:hyperlink>
    </w:p>
    <w:p w:rsidR="00CF1D63" w:rsidRPr="000E3C52" w:rsidRDefault="00012147" w:rsidP="000E3C52">
      <w:pPr>
        <w:spacing w:after="0"/>
        <w:rPr>
          <w:rFonts w:ascii="Consolas" w:eastAsia="Times New Roman" w:hAnsi="Consolas" w:cs="Calibri"/>
          <w:color w:val="0B1728"/>
          <w:sz w:val="17"/>
          <w:szCs w:val="17"/>
        </w:rPr>
      </w:pPr>
      <w:hyperlink r:id="rId482" w:tooltip="The mouse position relative to the top edge of the document." w:history="1">
        <w:r w:rsidR="00CF1D63" w:rsidRPr="000E3C52">
          <w:rPr>
            <w:rFonts w:ascii="Consolas" w:eastAsia="Times New Roman" w:hAnsi="Consolas" w:cs="Calibri"/>
            <w:color w:val="0000FF"/>
            <w:sz w:val="17"/>
            <w:szCs w:val="17"/>
          </w:rPr>
          <w:t>event.pageY</w:t>
        </w:r>
      </w:hyperlink>
    </w:p>
    <w:p w:rsidR="00CF1D63" w:rsidRPr="000E3C52" w:rsidRDefault="00012147" w:rsidP="000E3C52">
      <w:pPr>
        <w:spacing w:after="0"/>
        <w:rPr>
          <w:rFonts w:ascii="Consolas" w:eastAsia="Times New Roman" w:hAnsi="Consolas" w:cs="Calibri"/>
          <w:color w:val="0B1728"/>
          <w:sz w:val="17"/>
          <w:szCs w:val="17"/>
        </w:rPr>
      </w:pPr>
      <w:hyperlink r:id="rId483" w:tooltip="If this method is called, the default action of the event will not be triggered." w:history="1">
        <w:r w:rsidR="00CF1D63" w:rsidRPr="000E3C52">
          <w:rPr>
            <w:rFonts w:ascii="Consolas" w:eastAsia="Times New Roman" w:hAnsi="Consolas" w:cs="Calibri"/>
            <w:color w:val="0000FF"/>
            <w:sz w:val="17"/>
            <w:szCs w:val="17"/>
          </w:rPr>
          <w:t>event.preventDefault()</w:t>
        </w:r>
      </w:hyperlink>
    </w:p>
    <w:p w:rsidR="00CF1D63" w:rsidRPr="000E3C52" w:rsidRDefault="00012147" w:rsidP="000E3C52">
      <w:pPr>
        <w:spacing w:after="0"/>
        <w:rPr>
          <w:rFonts w:ascii="Consolas" w:eastAsia="Times New Roman" w:hAnsi="Consolas" w:cs="Calibri"/>
          <w:color w:val="0B1728"/>
          <w:sz w:val="17"/>
          <w:szCs w:val="17"/>
        </w:rPr>
      </w:pPr>
      <w:hyperlink r:id="rId484" w:tooltip="The other DOM element involved in the event, if any." w:history="1">
        <w:r w:rsidR="00CF1D63" w:rsidRPr="000E3C52">
          <w:rPr>
            <w:rFonts w:ascii="Consolas" w:eastAsia="Times New Roman" w:hAnsi="Consolas" w:cs="Calibri"/>
            <w:color w:val="0000FF"/>
            <w:sz w:val="17"/>
            <w:szCs w:val="17"/>
          </w:rPr>
          <w:t>event.relatedTarget</w:t>
        </w:r>
      </w:hyperlink>
    </w:p>
    <w:p w:rsidR="00CF1D63" w:rsidRPr="000E3C52" w:rsidRDefault="00012147" w:rsidP="000E3C52">
      <w:pPr>
        <w:spacing w:after="0"/>
        <w:rPr>
          <w:rFonts w:ascii="Consolas" w:eastAsia="Times New Roman" w:hAnsi="Consolas" w:cs="Calibri"/>
          <w:color w:val="0B1728"/>
          <w:sz w:val="17"/>
          <w:szCs w:val="17"/>
        </w:rPr>
      </w:pPr>
      <w:hyperlink r:id="rId485" w:tooltip="The last value returned by an event handler that was triggered by this event, unless the value was undefined." w:history="1">
        <w:r w:rsidR="00CF1D63" w:rsidRPr="000E3C52">
          <w:rPr>
            <w:rFonts w:ascii="Consolas" w:eastAsia="Times New Roman" w:hAnsi="Consolas" w:cs="Calibri"/>
            <w:color w:val="0000FF"/>
            <w:sz w:val="17"/>
            <w:szCs w:val="17"/>
          </w:rPr>
          <w:t>event.result</w:t>
        </w:r>
      </w:hyperlink>
    </w:p>
    <w:p w:rsidR="00CF1D63" w:rsidRPr="000E3C52" w:rsidRDefault="00012147" w:rsidP="000E3C52">
      <w:pPr>
        <w:spacing w:after="0"/>
        <w:rPr>
          <w:rFonts w:ascii="Consolas" w:eastAsia="Times New Roman" w:hAnsi="Consolas" w:cs="Calibri"/>
          <w:color w:val="0B1728"/>
          <w:sz w:val="17"/>
          <w:szCs w:val="17"/>
        </w:rPr>
      </w:pPr>
      <w:hyperlink r:id="rId486" w:tooltip="Prevents other event handlers from being called." w:history="1">
        <w:r w:rsidR="00CF1D63" w:rsidRPr="000E3C52">
          <w:rPr>
            <w:rFonts w:ascii="Consolas" w:eastAsia="Times New Roman" w:hAnsi="Consolas" w:cs="Calibri"/>
            <w:color w:val="0000FF"/>
            <w:sz w:val="17"/>
            <w:szCs w:val="17"/>
          </w:rPr>
          <w:t>event.stopImmediatePropagation()</w:t>
        </w:r>
      </w:hyperlink>
    </w:p>
    <w:p w:rsidR="00CF1D63" w:rsidRPr="000E3C52" w:rsidRDefault="00012147" w:rsidP="000E3C52">
      <w:pPr>
        <w:spacing w:after="0"/>
        <w:rPr>
          <w:rFonts w:ascii="Consolas" w:eastAsia="Times New Roman" w:hAnsi="Consolas" w:cs="Calibri"/>
          <w:color w:val="0B1728"/>
          <w:sz w:val="17"/>
          <w:szCs w:val="17"/>
        </w:rPr>
      </w:pPr>
      <w:hyperlink r:id="rId487" w:tooltip="Prevents the event from bubbling up the DOM tree, preventing any parent handlers from being notified of the event." w:history="1">
        <w:r w:rsidR="00CF1D63" w:rsidRPr="000E3C52">
          <w:rPr>
            <w:rFonts w:ascii="Consolas" w:eastAsia="Times New Roman" w:hAnsi="Consolas" w:cs="Calibri"/>
            <w:color w:val="0000FF"/>
            <w:sz w:val="17"/>
            <w:szCs w:val="17"/>
          </w:rPr>
          <w:t>event.stopPropagation()</w:t>
        </w:r>
      </w:hyperlink>
    </w:p>
    <w:p w:rsidR="00CF1D63" w:rsidRPr="000E3C52" w:rsidRDefault="00012147" w:rsidP="000E3C52">
      <w:pPr>
        <w:spacing w:after="0"/>
        <w:rPr>
          <w:rFonts w:ascii="Consolas" w:eastAsia="Times New Roman" w:hAnsi="Consolas" w:cs="Calibri"/>
          <w:color w:val="0B1728"/>
          <w:sz w:val="17"/>
          <w:szCs w:val="17"/>
        </w:rPr>
      </w:pPr>
      <w:hyperlink r:id="rId488" w:tooltip="The DOM element that initiated the event." w:history="1">
        <w:r w:rsidR="00CF1D63" w:rsidRPr="000E3C52">
          <w:rPr>
            <w:rFonts w:ascii="Consolas" w:eastAsia="Times New Roman" w:hAnsi="Consolas" w:cs="Calibri"/>
            <w:color w:val="0000FF"/>
            <w:sz w:val="17"/>
            <w:szCs w:val="17"/>
          </w:rPr>
          <w:t>event.target</w:t>
        </w:r>
      </w:hyperlink>
    </w:p>
    <w:p w:rsidR="00CF1D63" w:rsidRPr="000E3C52" w:rsidRDefault="00012147" w:rsidP="000E3C52">
      <w:pPr>
        <w:spacing w:after="0"/>
        <w:rPr>
          <w:rFonts w:ascii="Consolas" w:eastAsia="Times New Roman" w:hAnsi="Consolas" w:cs="Calibri"/>
          <w:color w:val="0B1728"/>
          <w:sz w:val="17"/>
          <w:szCs w:val="17"/>
        </w:rPr>
      </w:pPr>
      <w:hyperlink r:id="rId489" w:tooltip="The difference in milliseconds between the time an event is triggered and January 1, 1970." w:history="1">
        <w:r w:rsidR="00CF1D63" w:rsidRPr="000E3C52">
          <w:rPr>
            <w:rFonts w:ascii="Consolas" w:eastAsia="Times New Roman" w:hAnsi="Consolas" w:cs="Calibri"/>
            <w:color w:val="0000FF"/>
            <w:sz w:val="17"/>
            <w:szCs w:val="17"/>
          </w:rPr>
          <w:t>event.timeStamp</w:t>
        </w:r>
      </w:hyperlink>
    </w:p>
    <w:p w:rsidR="00CF1D63" w:rsidRPr="000E3C52" w:rsidRDefault="00012147" w:rsidP="000E3C52">
      <w:pPr>
        <w:spacing w:after="0"/>
        <w:rPr>
          <w:rFonts w:ascii="Consolas" w:eastAsia="Times New Roman" w:hAnsi="Consolas" w:cs="Calibri"/>
          <w:color w:val="0B1728"/>
          <w:sz w:val="17"/>
          <w:szCs w:val="17"/>
        </w:rPr>
      </w:pPr>
      <w:hyperlink r:id="rId490" w:tooltip="Describes the nature of the event." w:history="1">
        <w:r w:rsidR="00CF1D63" w:rsidRPr="000E3C52">
          <w:rPr>
            <w:rFonts w:ascii="Consolas" w:eastAsia="Times New Roman" w:hAnsi="Consolas" w:cs="Calibri"/>
            <w:color w:val="0000FF"/>
            <w:sz w:val="17"/>
            <w:szCs w:val="17"/>
          </w:rPr>
          <w:t>event.type</w:t>
        </w:r>
      </w:hyperlink>
    </w:p>
    <w:p w:rsidR="00CF1D63" w:rsidRPr="000E3C52" w:rsidRDefault="00012147" w:rsidP="000E3C52">
      <w:pPr>
        <w:spacing w:after="0"/>
        <w:rPr>
          <w:rFonts w:ascii="Consolas" w:eastAsia="Times New Roman" w:hAnsi="Consolas" w:cs="Calibri"/>
          <w:color w:val="0B1728"/>
          <w:sz w:val="17"/>
          <w:szCs w:val="17"/>
        </w:rPr>
      </w:pPr>
      <w:hyperlink r:id="rId491" w:tooltip="For key or button events, this attribute indicates the specific button or key that was pressed." w:history="1">
        <w:r w:rsidR="00CF1D63" w:rsidRPr="000E3C52">
          <w:rPr>
            <w:rFonts w:ascii="Consolas" w:eastAsia="Times New Roman" w:hAnsi="Consolas" w:cs="Calibri"/>
            <w:color w:val="0000FF"/>
            <w:sz w:val="17"/>
            <w:szCs w:val="17"/>
          </w:rPr>
          <w:t>event.which</w:t>
        </w:r>
      </w:hyperlink>
    </w:p>
    <w:p w:rsidR="00CF1D63" w:rsidRPr="000E3C52" w:rsidRDefault="00CF1D63" w:rsidP="001960FD">
      <w:pPr>
        <w:spacing w:after="0"/>
        <w:rPr>
          <w:rFonts w:ascii="Consolas" w:hAnsi="Consolas" w:cs="Calibri"/>
          <w:sz w:val="17"/>
          <w:szCs w:val="17"/>
        </w:rPr>
        <w:sectPr w:rsidR="00CF1D63" w:rsidRPr="000E3C52" w:rsidSect="000E3C52">
          <w:type w:val="continuous"/>
          <w:pgSz w:w="11907" w:h="16839" w:code="9"/>
          <w:pgMar w:top="1440" w:right="657" w:bottom="1440" w:left="1440" w:header="720" w:footer="720" w:gutter="0"/>
          <w:cols w:num="3" w:space="331" w:equalWidth="0">
            <w:col w:w="2804" w:space="331"/>
            <w:col w:w="2459" w:space="331"/>
            <w:col w:w="3884"/>
          </w:cols>
          <w:docGrid w:linePitch="360"/>
        </w:sectPr>
      </w:pPr>
    </w:p>
    <w:p w:rsidR="00CF1D63" w:rsidRPr="000E3C52" w:rsidRDefault="00CF1D63" w:rsidP="001960FD">
      <w:pPr>
        <w:pBdr>
          <w:bottom w:val="single" w:sz="6" w:space="1" w:color="auto"/>
        </w:pBdr>
        <w:spacing w:after="0"/>
        <w:outlineLvl w:val="0"/>
        <w:rPr>
          <w:rFonts w:ascii="Consolas" w:hAnsi="Consolas" w:cs="Calibri"/>
          <w:sz w:val="17"/>
          <w:szCs w:val="17"/>
        </w:rPr>
      </w:pPr>
    </w:p>
    <w:p w:rsidR="00CF1D63" w:rsidRPr="000E3C52" w:rsidRDefault="00CF1D63" w:rsidP="001960FD">
      <w:pPr>
        <w:spacing w:after="0"/>
        <w:outlineLvl w:val="0"/>
        <w:rPr>
          <w:rFonts w:ascii="Consolas" w:hAnsi="Consolas" w:cs="Calibri"/>
          <w:sz w:val="17"/>
          <w:szCs w:val="17"/>
        </w:rPr>
      </w:pPr>
    </w:p>
    <w:p w:rsidR="00CF1D63" w:rsidRDefault="00CF1D63" w:rsidP="001960FD">
      <w:pPr>
        <w:pStyle w:val="BalloonText"/>
        <w:numPr>
          <w:ilvl w:val="1"/>
          <w:numId w:val="22"/>
        </w:numPr>
        <w:jc w:val="center"/>
        <w:outlineLvl w:val="0"/>
        <w:rPr>
          <w:rFonts w:ascii="Consolas" w:eastAsia="Times New Roman" w:hAnsi="Consolas" w:cs="Calibri"/>
          <w:b/>
          <w:bCs/>
          <w:caps/>
          <w:color w:val="08252B"/>
          <w:kern w:val="36"/>
          <w:sz w:val="17"/>
          <w:szCs w:val="17"/>
          <w:u w:val="single"/>
        </w:rPr>
      </w:pPr>
      <w:r w:rsidRPr="000E3C52">
        <w:rPr>
          <w:rFonts w:ascii="Consolas" w:eastAsia="Times New Roman" w:hAnsi="Consolas" w:cs="Calibri"/>
          <w:b/>
          <w:bCs/>
          <w:caps/>
          <w:color w:val="08252B"/>
          <w:kern w:val="36"/>
          <w:sz w:val="17"/>
          <w:szCs w:val="17"/>
          <w:u w:val="single"/>
        </w:rPr>
        <w:t>EFFECTS</w:t>
      </w:r>
      <w:r w:rsidR="000E3C52">
        <w:rPr>
          <w:rFonts w:ascii="Consolas" w:eastAsia="Times New Roman" w:hAnsi="Consolas" w:cs="Calibri"/>
          <w:b/>
          <w:bCs/>
          <w:caps/>
          <w:color w:val="08252B"/>
          <w:kern w:val="36"/>
          <w:sz w:val="17"/>
          <w:szCs w:val="17"/>
          <w:u w:val="single"/>
        </w:rPr>
        <w:br/>
      </w:r>
    </w:p>
    <w:p w:rsidR="000E3C52" w:rsidRPr="000E3C52" w:rsidRDefault="000E3C52" w:rsidP="001960FD">
      <w:pPr>
        <w:pStyle w:val="BalloonText"/>
        <w:numPr>
          <w:ilvl w:val="1"/>
          <w:numId w:val="22"/>
        </w:numPr>
        <w:jc w:val="center"/>
        <w:outlineLvl w:val="0"/>
        <w:rPr>
          <w:rFonts w:ascii="Consolas" w:eastAsia="Times New Roman" w:hAnsi="Consolas" w:cs="Calibri"/>
          <w:b/>
          <w:bCs/>
          <w:caps/>
          <w:color w:val="08252B"/>
          <w:kern w:val="36"/>
          <w:sz w:val="17"/>
          <w:szCs w:val="17"/>
          <w:u w:val="single"/>
        </w:rPr>
        <w:sectPr w:rsidR="000E3C52" w:rsidRPr="000E3C52" w:rsidSect="00C35EF6">
          <w:type w:val="continuous"/>
          <w:pgSz w:w="11907" w:h="16839" w:code="9"/>
          <w:pgMar w:top="1440" w:right="1440" w:bottom="144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08252B"/>
          <w:sz w:val="17"/>
          <w:szCs w:val="17"/>
        </w:rPr>
      </w:pPr>
      <w:r w:rsidRPr="000E3C52">
        <w:rPr>
          <w:rFonts w:ascii="Consolas" w:eastAsia="Times New Roman" w:hAnsi="Consolas" w:cs="Calibri"/>
          <w:b/>
          <w:bCs/>
          <w:color w:val="08252B"/>
          <w:sz w:val="17"/>
          <w:szCs w:val="17"/>
        </w:rPr>
        <w:lastRenderedPageBreak/>
        <w:t>Basics</w:t>
      </w:r>
    </w:p>
    <w:p w:rsidR="00CF1D63" w:rsidRPr="000E3C52" w:rsidRDefault="00012147" w:rsidP="001960FD">
      <w:pPr>
        <w:spacing w:after="0"/>
        <w:ind w:left="360"/>
        <w:rPr>
          <w:rFonts w:ascii="Consolas" w:eastAsia="Times New Roman" w:hAnsi="Consolas" w:cs="Calibri"/>
          <w:color w:val="08252B"/>
          <w:sz w:val="17"/>
          <w:szCs w:val="17"/>
        </w:rPr>
      </w:pPr>
      <w:hyperlink r:id="rId492" w:tooltip="Hide the matched elements." w:history="1">
        <w:r w:rsidR="00CF1D63" w:rsidRPr="000E3C52">
          <w:rPr>
            <w:rFonts w:ascii="Consolas" w:eastAsia="Times New Roman" w:hAnsi="Consolas" w:cs="Calibri"/>
            <w:color w:val="0000FF"/>
            <w:sz w:val="17"/>
            <w:szCs w:val="17"/>
          </w:rPr>
          <w:t>.hide()</w:t>
        </w:r>
      </w:hyperlink>
    </w:p>
    <w:p w:rsidR="00CF1D63" w:rsidRPr="000E3C52" w:rsidRDefault="00012147" w:rsidP="001960FD">
      <w:pPr>
        <w:spacing w:after="0"/>
        <w:ind w:left="360"/>
        <w:rPr>
          <w:rFonts w:ascii="Consolas" w:eastAsia="Times New Roman" w:hAnsi="Consolas" w:cs="Calibri"/>
          <w:color w:val="08252B"/>
          <w:sz w:val="17"/>
          <w:szCs w:val="17"/>
        </w:rPr>
      </w:pPr>
      <w:hyperlink r:id="rId493" w:tooltip="Display the matched elements." w:history="1">
        <w:r w:rsidR="00CF1D63" w:rsidRPr="000E3C52">
          <w:rPr>
            <w:rFonts w:ascii="Consolas" w:eastAsia="Times New Roman" w:hAnsi="Consolas" w:cs="Calibri"/>
            <w:color w:val="0000FF"/>
            <w:sz w:val="17"/>
            <w:szCs w:val="17"/>
          </w:rPr>
          <w:t>.show()</w:t>
        </w:r>
      </w:hyperlink>
    </w:p>
    <w:p w:rsidR="00CF1D63" w:rsidRPr="000E3C52" w:rsidRDefault="00012147" w:rsidP="001960FD">
      <w:pPr>
        <w:spacing w:after="0"/>
        <w:ind w:left="360"/>
        <w:rPr>
          <w:rFonts w:ascii="Consolas" w:eastAsia="Times New Roman" w:hAnsi="Consolas" w:cs="Calibri"/>
          <w:color w:val="08252B"/>
          <w:sz w:val="17"/>
          <w:szCs w:val="17"/>
        </w:rPr>
      </w:pPr>
      <w:hyperlink r:id="rId494" w:tooltip="Display or hide the matched elements." w:history="1">
        <w:r w:rsidR="00CF1D63" w:rsidRPr="000E3C52">
          <w:rPr>
            <w:rFonts w:ascii="Consolas" w:eastAsia="Times New Roman" w:hAnsi="Consolas" w:cs="Calibri"/>
            <w:color w:val="0000FF"/>
            <w:sz w:val="17"/>
            <w:szCs w:val="17"/>
          </w:rPr>
          <w:t>.toggle()</w:t>
        </w:r>
      </w:hyperlink>
    </w:p>
    <w:p w:rsidR="00C35EF6" w:rsidRPr="000E3C52" w:rsidRDefault="00C35EF6" w:rsidP="001960FD">
      <w:pPr>
        <w:spacing w:after="0"/>
        <w:ind w:left="360"/>
        <w:rPr>
          <w:rFonts w:ascii="Consolas" w:eastAsia="Times New Roman" w:hAnsi="Consolas" w:cs="Calibri"/>
          <w:color w:val="08252B"/>
          <w:sz w:val="17"/>
          <w:szCs w:val="17"/>
        </w:rPr>
      </w:pPr>
    </w:p>
    <w:p w:rsidR="00CF1D63" w:rsidRPr="000E3C52" w:rsidRDefault="00CF1D63" w:rsidP="001960FD">
      <w:pPr>
        <w:spacing w:after="0"/>
        <w:ind w:left="360"/>
        <w:outlineLvl w:val="1"/>
        <w:rPr>
          <w:rFonts w:ascii="Consolas" w:eastAsia="Times New Roman" w:hAnsi="Consolas" w:cs="Calibri"/>
          <w:b/>
          <w:bCs/>
          <w:color w:val="08252B"/>
          <w:sz w:val="17"/>
          <w:szCs w:val="17"/>
        </w:rPr>
      </w:pPr>
      <w:r w:rsidRPr="000E3C52">
        <w:rPr>
          <w:rFonts w:ascii="Consolas" w:eastAsia="Times New Roman" w:hAnsi="Consolas" w:cs="Calibri"/>
          <w:b/>
          <w:bCs/>
          <w:color w:val="08252B"/>
          <w:sz w:val="17"/>
          <w:szCs w:val="17"/>
        </w:rPr>
        <w:t>Custom</w:t>
      </w:r>
    </w:p>
    <w:p w:rsidR="00CF1D63" w:rsidRPr="000E3C52" w:rsidRDefault="00012147" w:rsidP="001960FD">
      <w:pPr>
        <w:spacing w:after="0"/>
        <w:ind w:left="360"/>
        <w:rPr>
          <w:rFonts w:ascii="Consolas" w:eastAsia="Times New Roman" w:hAnsi="Consolas" w:cs="Calibri"/>
          <w:color w:val="08252B"/>
          <w:sz w:val="17"/>
          <w:szCs w:val="17"/>
        </w:rPr>
      </w:pPr>
      <w:hyperlink r:id="rId495" w:tooltip="Perform a custom animation of a set of CSS properties." w:history="1">
        <w:r w:rsidR="00CF1D63" w:rsidRPr="000E3C52">
          <w:rPr>
            <w:rFonts w:ascii="Consolas" w:eastAsia="Times New Roman" w:hAnsi="Consolas" w:cs="Calibri"/>
            <w:color w:val="0000FF"/>
            <w:sz w:val="17"/>
            <w:szCs w:val="17"/>
          </w:rPr>
          <w:t>.animate()</w:t>
        </w:r>
      </w:hyperlink>
    </w:p>
    <w:p w:rsidR="00CF1D63" w:rsidRPr="000E3C52" w:rsidRDefault="00012147" w:rsidP="001960FD">
      <w:pPr>
        <w:spacing w:after="0"/>
        <w:ind w:left="360"/>
        <w:rPr>
          <w:rFonts w:ascii="Consolas" w:eastAsia="Times New Roman" w:hAnsi="Consolas" w:cs="Calibri"/>
          <w:color w:val="08252B"/>
          <w:sz w:val="17"/>
          <w:szCs w:val="17"/>
        </w:rPr>
      </w:pPr>
      <w:hyperlink r:id="rId496" w:tooltip="Remove from the queue all items that have not yet been run." w:history="1">
        <w:r w:rsidR="00CF1D63" w:rsidRPr="000E3C52">
          <w:rPr>
            <w:rFonts w:ascii="Consolas" w:eastAsia="Times New Roman" w:hAnsi="Consolas" w:cs="Calibri"/>
            <w:color w:val="0000FF"/>
            <w:sz w:val="17"/>
            <w:szCs w:val="17"/>
          </w:rPr>
          <w:t>.clearQueue()</w:t>
        </w:r>
      </w:hyperlink>
    </w:p>
    <w:p w:rsidR="00CF1D63" w:rsidRPr="000E3C52" w:rsidRDefault="00012147" w:rsidP="001960FD">
      <w:pPr>
        <w:spacing w:after="0"/>
        <w:ind w:left="360"/>
        <w:rPr>
          <w:rFonts w:ascii="Consolas" w:eastAsia="Times New Roman" w:hAnsi="Consolas" w:cs="Calibri"/>
          <w:color w:val="08252B"/>
          <w:sz w:val="17"/>
          <w:szCs w:val="17"/>
        </w:rPr>
      </w:pPr>
      <w:hyperlink r:id="rId497" w:tooltip="Set a timer to delay execution of subsequent items in the queue." w:history="1">
        <w:r w:rsidR="00CF1D63" w:rsidRPr="000E3C52">
          <w:rPr>
            <w:rFonts w:ascii="Consolas" w:eastAsia="Times New Roman" w:hAnsi="Consolas" w:cs="Calibri"/>
            <w:color w:val="0000FF"/>
            <w:sz w:val="17"/>
            <w:szCs w:val="17"/>
          </w:rPr>
          <w:t>.delay()</w:t>
        </w:r>
      </w:hyperlink>
    </w:p>
    <w:p w:rsidR="00CF1D63" w:rsidRPr="000E3C52" w:rsidRDefault="00012147" w:rsidP="001960FD">
      <w:pPr>
        <w:spacing w:after="0"/>
        <w:ind w:left="360"/>
        <w:rPr>
          <w:rFonts w:ascii="Consolas" w:eastAsia="Times New Roman" w:hAnsi="Consolas" w:cs="Calibri"/>
          <w:color w:val="08252B"/>
          <w:sz w:val="17"/>
          <w:szCs w:val="17"/>
        </w:rPr>
      </w:pPr>
      <w:hyperlink r:id="rId498" w:tooltip="Execute the next function on the queue for the matched elements." w:history="1">
        <w:r w:rsidR="00CF1D63" w:rsidRPr="000E3C52">
          <w:rPr>
            <w:rFonts w:ascii="Consolas" w:eastAsia="Times New Roman" w:hAnsi="Consolas" w:cs="Calibri"/>
            <w:color w:val="0000FF"/>
            <w:sz w:val="17"/>
            <w:szCs w:val="17"/>
          </w:rPr>
          <w:t>.dequeue()</w:t>
        </w:r>
      </w:hyperlink>
    </w:p>
    <w:p w:rsidR="00CF1D63" w:rsidRPr="000E3C52" w:rsidRDefault="00012147" w:rsidP="001960FD">
      <w:pPr>
        <w:spacing w:after="0"/>
        <w:ind w:left="360"/>
        <w:rPr>
          <w:rFonts w:ascii="Consolas" w:eastAsia="Times New Roman" w:hAnsi="Consolas" w:cs="Calibri"/>
          <w:color w:val="08252B"/>
          <w:sz w:val="17"/>
          <w:szCs w:val="17"/>
        </w:rPr>
      </w:pPr>
      <w:hyperlink r:id="rId499" w:tooltip="Execute the next function on the queue for the matched element." w:history="1">
        <w:r w:rsidR="00CF1D63" w:rsidRPr="000E3C52">
          <w:rPr>
            <w:rFonts w:ascii="Consolas" w:eastAsia="Times New Roman" w:hAnsi="Consolas" w:cs="Calibri"/>
            <w:color w:val="0000FF"/>
            <w:sz w:val="17"/>
            <w:szCs w:val="17"/>
          </w:rPr>
          <w:t>jQuery.dequeue()</w:t>
        </w:r>
      </w:hyperlink>
    </w:p>
    <w:p w:rsidR="00CF1D63" w:rsidRPr="000E3C52" w:rsidRDefault="00012147" w:rsidP="001960FD">
      <w:pPr>
        <w:spacing w:after="0"/>
        <w:ind w:left="360"/>
        <w:rPr>
          <w:rFonts w:ascii="Consolas" w:eastAsia="Times New Roman" w:hAnsi="Consolas" w:cs="Calibri"/>
          <w:color w:val="08252B"/>
          <w:sz w:val="17"/>
          <w:szCs w:val="17"/>
        </w:rPr>
      </w:pPr>
      <w:hyperlink r:id="rId500" w:tooltip="Stop the currently-running animation, remove all queued animations, and complete all animations for the matched elements." w:history="1">
        <w:r w:rsidR="00CF1D63" w:rsidRPr="000E3C52">
          <w:rPr>
            <w:rFonts w:ascii="Consolas" w:eastAsia="Times New Roman" w:hAnsi="Consolas" w:cs="Calibri"/>
            <w:color w:val="0000FF"/>
            <w:sz w:val="17"/>
            <w:szCs w:val="17"/>
          </w:rPr>
          <w:t>.finish()</w:t>
        </w:r>
      </w:hyperlink>
    </w:p>
    <w:p w:rsidR="00CF1D63" w:rsidRPr="000E3C52" w:rsidRDefault="00012147" w:rsidP="001960FD">
      <w:pPr>
        <w:spacing w:after="0"/>
        <w:ind w:left="360"/>
        <w:rPr>
          <w:rFonts w:ascii="Consolas" w:eastAsia="Times New Roman" w:hAnsi="Consolas" w:cs="Calibri"/>
          <w:color w:val="08252B"/>
          <w:sz w:val="17"/>
          <w:szCs w:val="17"/>
        </w:rPr>
      </w:pPr>
      <w:hyperlink r:id="rId501" w:tooltip="The rate (in milliseconds) at which animations fire." w:history="1">
        <w:r w:rsidR="00CF1D63" w:rsidRPr="000E3C52">
          <w:rPr>
            <w:rFonts w:ascii="Consolas" w:eastAsia="Times New Roman" w:hAnsi="Consolas" w:cs="Calibri"/>
            <w:color w:val="0000FF"/>
            <w:sz w:val="17"/>
            <w:szCs w:val="17"/>
          </w:rPr>
          <w:t>jQuery.fx.interval</w:t>
        </w:r>
      </w:hyperlink>
    </w:p>
    <w:p w:rsidR="00CF1D63" w:rsidRPr="000E3C52" w:rsidRDefault="00012147" w:rsidP="001960FD">
      <w:pPr>
        <w:spacing w:after="0"/>
        <w:ind w:left="360"/>
        <w:rPr>
          <w:rFonts w:ascii="Consolas" w:eastAsia="Times New Roman" w:hAnsi="Consolas" w:cs="Calibri"/>
          <w:color w:val="08252B"/>
          <w:sz w:val="17"/>
          <w:szCs w:val="17"/>
        </w:rPr>
      </w:pPr>
      <w:hyperlink r:id="rId502" w:tooltip="Globally disable all animations." w:history="1">
        <w:r w:rsidR="00CF1D63" w:rsidRPr="000E3C52">
          <w:rPr>
            <w:rFonts w:ascii="Consolas" w:eastAsia="Times New Roman" w:hAnsi="Consolas" w:cs="Calibri"/>
            <w:color w:val="0000FF"/>
            <w:sz w:val="17"/>
            <w:szCs w:val="17"/>
          </w:rPr>
          <w:t>jQuery.fx.off</w:t>
        </w:r>
      </w:hyperlink>
    </w:p>
    <w:p w:rsidR="00CF1D63" w:rsidRPr="000E3C52" w:rsidRDefault="00012147" w:rsidP="001960FD">
      <w:pPr>
        <w:spacing w:after="0"/>
        <w:ind w:left="360"/>
        <w:rPr>
          <w:rFonts w:ascii="Consolas" w:eastAsia="Times New Roman" w:hAnsi="Consolas" w:cs="Calibri"/>
          <w:color w:val="08252B"/>
          <w:sz w:val="17"/>
          <w:szCs w:val="17"/>
        </w:rPr>
      </w:pPr>
      <w:hyperlink r:id="rId503" w:tooltip="Creates an object containing a set of properties ready to be used in the definition of custom animations." w:history="1">
        <w:r w:rsidR="00CF1D63" w:rsidRPr="000E3C52">
          <w:rPr>
            <w:rFonts w:ascii="Consolas" w:eastAsia="Times New Roman" w:hAnsi="Consolas" w:cs="Calibri"/>
            <w:color w:val="0000FF"/>
            <w:sz w:val="17"/>
            <w:szCs w:val="17"/>
          </w:rPr>
          <w:t>jQuery.speed</w:t>
        </w:r>
      </w:hyperlink>
    </w:p>
    <w:p w:rsidR="00CF1D63" w:rsidRPr="000E3C52" w:rsidRDefault="00012147" w:rsidP="001960FD">
      <w:pPr>
        <w:spacing w:after="0"/>
        <w:ind w:left="360"/>
        <w:rPr>
          <w:rFonts w:ascii="Consolas" w:eastAsia="Times New Roman" w:hAnsi="Consolas" w:cs="Calibri"/>
          <w:color w:val="08252B"/>
          <w:sz w:val="17"/>
          <w:szCs w:val="17"/>
        </w:rPr>
      </w:pPr>
      <w:hyperlink r:id="rId504" w:tooltip="Show or manipulate the queue of functions to be executed on the matched elements." w:history="1">
        <w:r w:rsidR="00CF1D63" w:rsidRPr="000E3C52">
          <w:rPr>
            <w:rFonts w:ascii="Consolas" w:eastAsia="Times New Roman" w:hAnsi="Consolas" w:cs="Calibri"/>
            <w:color w:val="0000FF"/>
            <w:sz w:val="17"/>
            <w:szCs w:val="17"/>
          </w:rPr>
          <w:t>.queue()</w:t>
        </w:r>
      </w:hyperlink>
    </w:p>
    <w:p w:rsidR="00CF1D63" w:rsidRPr="000E3C52" w:rsidRDefault="00012147" w:rsidP="001960FD">
      <w:pPr>
        <w:spacing w:after="0"/>
        <w:ind w:left="360"/>
        <w:rPr>
          <w:rFonts w:ascii="Consolas" w:eastAsia="Times New Roman" w:hAnsi="Consolas" w:cs="Calibri"/>
          <w:color w:val="08252B"/>
          <w:sz w:val="17"/>
          <w:szCs w:val="17"/>
        </w:rPr>
      </w:pPr>
      <w:hyperlink r:id="rId505" w:tooltip="Show or manipulate the queue of functions to be executed on the matched element." w:history="1">
        <w:r w:rsidR="00CF1D63" w:rsidRPr="000E3C52">
          <w:rPr>
            <w:rFonts w:ascii="Consolas" w:eastAsia="Times New Roman" w:hAnsi="Consolas" w:cs="Calibri"/>
            <w:color w:val="0000FF"/>
            <w:sz w:val="17"/>
            <w:szCs w:val="17"/>
          </w:rPr>
          <w:t>jQuery.queue()</w:t>
        </w:r>
      </w:hyperlink>
    </w:p>
    <w:p w:rsidR="00CF1D63" w:rsidRPr="000E3C52" w:rsidRDefault="00012147" w:rsidP="001960FD">
      <w:pPr>
        <w:spacing w:after="0"/>
        <w:ind w:left="360"/>
        <w:rPr>
          <w:rFonts w:ascii="Consolas" w:eastAsia="Times New Roman" w:hAnsi="Consolas" w:cs="Calibri"/>
          <w:color w:val="08252B"/>
          <w:sz w:val="17"/>
          <w:szCs w:val="17"/>
        </w:rPr>
      </w:pPr>
      <w:hyperlink r:id="rId506" w:tooltip="Stop the currently-running animation on the matched elements." w:history="1">
        <w:r w:rsidR="00CF1D63" w:rsidRPr="000E3C52">
          <w:rPr>
            <w:rFonts w:ascii="Consolas" w:eastAsia="Times New Roman" w:hAnsi="Consolas" w:cs="Calibri"/>
            <w:color w:val="0000FF"/>
            <w:sz w:val="17"/>
            <w:szCs w:val="17"/>
          </w:rPr>
          <w:t>.stop()</w:t>
        </w:r>
      </w:hyperlink>
    </w:p>
    <w:p w:rsidR="00C35EF6" w:rsidRPr="000E3C52" w:rsidRDefault="00C35EF6" w:rsidP="001960FD">
      <w:pPr>
        <w:spacing w:after="0"/>
        <w:ind w:left="360"/>
        <w:rPr>
          <w:rFonts w:ascii="Consolas" w:eastAsia="Times New Roman" w:hAnsi="Consolas" w:cs="Calibri"/>
          <w:color w:val="08252B"/>
          <w:sz w:val="17"/>
          <w:szCs w:val="17"/>
        </w:rPr>
      </w:pPr>
    </w:p>
    <w:p w:rsidR="001960FD" w:rsidRPr="000E3C52" w:rsidRDefault="001960FD" w:rsidP="001960FD">
      <w:pPr>
        <w:spacing w:after="0"/>
        <w:ind w:left="360"/>
        <w:rPr>
          <w:rFonts w:ascii="Consolas" w:eastAsia="Times New Roman" w:hAnsi="Consolas" w:cs="Calibri"/>
          <w:color w:val="08252B"/>
          <w:sz w:val="17"/>
          <w:szCs w:val="17"/>
        </w:rPr>
      </w:pPr>
    </w:p>
    <w:p w:rsidR="00CF1D63" w:rsidRPr="000E3C52" w:rsidRDefault="00CF1D63" w:rsidP="001960FD">
      <w:pPr>
        <w:spacing w:after="0"/>
        <w:ind w:left="360"/>
        <w:outlineLvl w:val="1"/>
        <w:rPr>
          <w:rFonts w:ascii="Consolas" w:eastAsia="Times New Roman" w:hAnsi="Consolas" w:cs="Calibri"/>
          <w:b/>
          <w:bCs/>
          <w:color w:val="08252B"/>
          <w:sz w:val="17"/>
          <w:szCs w:val="17"/>
        </w:rPr>
      </w:pPr>
      <w:r w:rsidRPr="000E3C52">
        <w:rPr>
          <w:rFonts w:ascii="Consolas" w:eastAsia="Times New Roman" w:hAnsi="Consolas" w:cs="Calibri"/>
          <w:b/>
          <w:bCs/>
          <w:color w:val="08252B"/>
          <w:sz w:val="17"/>
          <w:szCs w:val="17"/>
        </w:rPr>
        <w:lastRenderedPageBreak/>
        <w:t>Fading</w:t>
      </w:r>
    </w:p>
    <w:p w:rsidR="00CF1D63" w:rsidRPr="000E3C52" w:rsidRDefault="00012147" w:rsidP="001960FD">
      <w:pPr>
        <w:spacing w:after="0"/>
        <w:ind w:left="360"/>
        <w:rPr>
          <w:rFonts w:ascii="Consolas" w:eastAsia="Times New Roman" w:hAnsi="Consolas" w:cs="Calibri"/>
          <w:color w:val="08252B"/>
          <w:sz w:val="17"/>
          <w:szCs w:val="17"/>
        </w:rPr>
      </w:pPr>
      <w:hyperlink r:id="rId507" w:tooltip="Display the matched elements by fading them to opaque." w:history="1">
        <w:r w:rsidR="00CF1D63" w:rsidRPr="000E3C52">
          <w:rPr>
            <w:rFonts w:ascii="Consolas" w:eastAsia="Times New Roman" w:hAnsi="Consolas" w:cs="Calibri"/>
            <w:color w:val="0000FF"/>
            <w:sz w:val="17"/>
            <w:szCs w:val="17"/>
          </w:rPr>
          <w:t>.fadeIn()</w:t>
        </w:r>
      </w:hyperlink>
    </w:p>
    <w:p w:rsidR="00CF1D63" w:rsidRPr="000E3C52" w:rsidRDefault="00012147" w:rsidP="001960FD">
      <w:pPr>
        <w:spacing w:after="0"/>
        <w:ind w:left="360"/>
        <w:rPr>
          <w:rFonts w:ascii="Consolas" w:eastAsia="Times New Roman" w:hAnsi="Consolas" w:cs="Calibri"/>
          <w:color w:val="08252B"/>
          <w:sz w:val="17"/>
          <w:szCs w:val="17"/>
        </w:rPr>
      </w:pPr>
      <w:hyperlink r:id="rId508" w:tooltip="Hide the matched elements by fading them to transparent." w:history="1">
        <w:r w:rsidR="00CF1D63" w:rsidRPr="000E3C52">
          <w:rPr>
            <w:rFonts w:ascii="Consolas" w:eastAsia="Times New Roman" w:hAnsi="Consolas" w:cs="Calibri"/>
            <w:color w:val="0000FF"/>
            <w:sz w:val="17"/>
            <w:szCs w:val="17"/>
          </w:rPr>
          <w:t>.fadeOut()</w:t>
        </w:r>
      </w:hyperlink>
    </w:p>
    <w:p w:rsidR="00CF1D63" w:rsidRPr="000E3C52" w:rsidRDefault="00012147" w:rsidP="001960FD">
      <w:pPr>
        <w:spacing w:after="0"/>
        <w:ind w:left="360"/>
        <w:rPr>
          <w:rFonts w:ascii="Consolas" w:eastAsia="Times New Roman" w:hAnsi="Consolas" w:cs="Calibri"/>
          <w:color w:val="08252B"/>
          <w:sz w:val="17"/>
          <w:szCs w:val="17"/>
        </w:rPr>
      </w:pPr>
      <w:hyperlink r:id="rId509" w:tooltip="Adjust the opacity of the matched elements." w:history="1">
        <w:r w:rsidR="00CF1D63" w:rsidRPr="000E3C52">
          <w:rPr>
            <w:rFonts w:ascii="Consolas" w:eastAsia="Times New Roman" w:hAnsi="Consolas" w:cs="Calibri"/>
            <w:color w:val="0000FF"/>
            <w:sz w:val="17"/>
            <w:szCs w:val="17"/>
          </w:rPr>
          <w:t>.fadeTo()</w:t>
        </w:r>
      </w:hyperlink>
    </w:p>
    <w:p w:rsidR="00CF1D63" w:rsidRPr="000E3C52" w:rsidRDefault="00012147" w:rsidP="001960FD">
      <w:pPr>
        <w:spacing w:after="0"/>
        <w:ind w:left="360"/>
        <w:rPr>
          <w:rFonts w:ascii="Consolas" w:eastAsia="Times New Roman" w:hAnsi="Consolas" w:cs="Calibri"/>
          <w:color w:val="08252B"/>
          <w:sz w:val="17"/>
          <w:szCs w:val="17"/>
        </w:rPr>
      </w:pPr>
      <w:hyperlink r:id="rId510" w:tooltip="Display or hide the matched elements by animating their opacity." w:history="1">
        <w:r w:rsidR="00CF1D63" w:rsidRPr="000E3C52">
          <w:rPr>
            <w:rFonts w:ascii="Consolas" w:eastAsia="Times New Roman" w:hAnsi="Consolas" w:cs="Calibri"/>
            <w:color w:val="0000FF"/>
            <w:sz w:val="17"/>
            <w:szCs w:val="17"/>
          </w:rPr>
          <w:t>.fadeToggle()</w:t>
        </w:r>
      </w:hyperlink>
    </w:p>
    <w:p w:rsidR="00C35EF6" w:rsidRPr="000E3C52" w:rsidRDefault="00C35EF6" w:rsidP="001960FD">
      <w:pPr>
        <w:spacing w:after="0"/>
        <w:ind w:left="360"/>
        <w:rPr>
          <w:rFonts w:ascii="Consolas" w:eastAsia="Times New Roman" w:hAnsi="Consolas" w:cs="Calibri"/>
          <w:color w:val="08252B"/>
          <w:sz w:val="17"/>
          <w:szCs w:val="17"/>
        </w:rPr>
      </w:pPr>
    </w:p>
    <w:p w:rsidR="00CF1D63" w:rsidRPr="000E3C52" w:rsidRDefault="00CF1D63" w:rsidP="001960FD">
      <w:pPr>
        <w:spacing w:after="0"/>
        <w:ind w:left="360"/>
        <w:outlineLvl w:val="1"/>
        <w:rPr>
          <w:rFonts w:ascii="Consolas" w:eastAsia="Times New Roman" w:hAnsi="Consolas" w:cs="Calibri"/>
          <w:b/>
          <w:bCs/>
          <w:color w:val="08252B"/>
          <w:sz w:val="17"/>
          <w:szCs w:val="17"/>
        </w:rPr>
      </w:pPr>
      <w:r w:rsidRPr="000E3C52">
        <w:rPr>
          <w:rFonts w:ascii="Consolas" w:eastAsia="Times New Roman" w:hAnsi="Consolas" w:cs="Calibri"/>
          <w:b/>
          <w:bCs/>
          <w:color w:val="08252B"/>
          <w:sz w:val="17"/>
          <w:szCs w:val="17"/>
        </w:rPr>
        <w:t>Sliding</w:t>
      </w:r>
    </w:p>
    <w:p w:rsidR="00CF1D63" w:rsidRPr="000E3C52" w:rsidRDefault="00012147" w:rsidP="001960FD">
      <w:pPr>
        <w:spacing w:after="0"/>
        <w:ind w:left="360"/>
        <w:rPr>
          <w:rFonts w:ascii="Consolas" w:eastAsia="Times New Roman" w:hAnsi="Consolas" w:cs="Calibri"/>
          <w:color w:val="08252B"/>
          <w:sz w:val="17"/>
          <w:szCs w:val="17"/>
        </w:rPr>
      </w:pPr>
      <w:hyperlink r:id="rId511" w:tooltip="Display the matched elements with a sliding motion." w:history="1">
        <w:r w:rsidR="00CF1D63" w:rsidRPr="000E3C52">
          <w:rPr>
            <w:rFonts w:ascii="Consolas" w:eastAsia="Times New Roman" w:hAnsi="Consolas" w:cs="Calibri"/>
            <w:color w:val="0000FF"/>
            <w:sz w:val="17"/>
            <w:szCs w:val="17"/>
          </w:rPr>
          <w:t>.slideDown()</w:t>
        </w:r>
      </w:hyperlink>
    </w:p>
    <w:p w:rsidR="00CF1D63" w:rsidRPr="000E3C52" w:rsidRDefault="00012147" w:rsidP="001960FD">
      <w:pPr>
        <w:spacing w:after="0"/>
        <w:ind w:left="360"/>
        <w:rPr>
          <w:rFonts w:ascii="Consolas" w:eastAsia="Times New Roman" w:hAnsi="Consolas" w:cs="Calibri"/>
          <w:color w:val="08252B"/>
          <w:sz w:val="17"/>
          <w:szCs w:val="17"/>
        </w:rPr>
      </w:pPr>
      <w:hyperlink r:id="rId512" w:tooltip="Display or hide the matched elements with a sliding motion." w:history="1">
        <w:r w:rsidR="00CF1D63" w:rsidRPr="000E3C52">
          <w:rPr>
            <w:rFonts w:ascii="Consolas" w:eastAsia="Times New Roman" w:hAnsi="Consolas" w:cs="Calibri"/>
            <w:color w:val="0000FF"/>
            <w:sz w:val="17"/>
            <w:szCs w:val="17"/>
          </w:rPr>
          <w:t>.slideToggle()</w:t>
        </w:r>
      </w:hyperlink>
    </w:p>
    <w:p w:rsidR="00CF1D63" w:rsidRPr="000E3C52" w:rsidRDefault="00012147" w:rsidP="001960FD">
      <w:pPr>
        <w:spacing w:after="0"/>
        <w:ind w:left="360"/>
        <w:rPr>
          <w:rFonts w:ascii="Consolas" w:eastAsia="Times New Roman" w:hAnsi="Consolas" w:cs="Calibri"/>
          <w:color w:val="08252B"/>
          <w:sz w:val="17"/>
          <w:szCs w:val="17"/>
        </w:rPr>
        <w:sectPr w:rsidR="00CF1D63" w:rsidRPr="000E3C52" w:rsidSect="00C35EF6">
          <w:type w:val="continuous"/>
          <w:pgSz w:w="11907" w:h="16839" w:code="9"/>
          <w:pgMar w:top="810" w:right="1440" w:bottom="810" w:left="1440" w:header="720" w:footer="720" w:gutter="0"/>
          <w:cols w:num="3" w:space="720"/>
          <w:docGrid w:linePitch="360"/>
        </w:sectPr>
      </w:pPr>
      <w:hyperlink r:id="rId513" w:tooltip="Hide the matched elements with a sliding motion." w:history="1">
        <w:r w:rsidR="00CF1D63" w:rsidRPr="000E3C52">
          <w:rPr>
            <w:rFonts w:ascii="Consolas" w:eastAsia="Times New Roman" w:hAnsi="Consolas" w:cs="Calibri"/>
            <w:color w:val="0000FF"/>
            <w:sz w:val="17"/>
            <w:szCs w:val="17"/>
          </w:rPr>
          <w:t>.slideUp()</w:t>
        </w:r>
      </w:hyperlink>
    </w:p>
    <w:p w:rsidR="00CF1D63" w:rsidRPr="000E3C52" w:rsidRDefault="00CF1D63" w:rsidP="001960FD">
      <w:pPr>
        <w:spacing w:after="0"/>
        <w:ind w:left="360"/>
        <w:rPr>
          <w:rFonts w:ascii="Consolas" w:eastAsia="Times New Roman" w:hAnsi="Consolas" w:cs="Calibri"/>
          <w:color w:val="08252B"/>
          <w:sz w:val="17"/>
          <w:szCs w:val="17"/>
        </w:rPr>
      </w:pPr>
    </w:p>
    <w:p w:rsidR="00CF1D63" w:rsidRPr="000E3C52" w:rsidRDefault="00CF1D63" w:rsidP="001960FD">
      <w:pPr>
        <w:pBdr>
          <w:bottom w:val="single" w:sz="6" w:space="1" w:color="auto"/>
        </w:pBdr>
        <w:spacing w:after="0"/>
        <w:rPr>
          <w:rFonts w:ascii="Consolas" w:hAnsi="Consolas" w:cs="Calibri"/>
          <w:sz w:val="17"/>
          <w:szCs w:val="17"/>
        </w:rPr>
      </w:pPr>
    </w:p>
    <w:p w:rsidR="00CF1D63" w:rsidRPr="000E3C52" w:rsidRDefault="00CF1D63" w:rsidP="001960FD">
      <w:pPr>
        <w:spacing w:after="0"/>
        <w:rPr>
          <w:rFonts w:ascii="Consolas" w:hAnsi="Consolas" w:cs="Calibri"/>
          <w:sz w:val="17"/>
          <w:szCs w:val="17"/>
        </w:rPr>
      </w:pPr>
    </w:p>
    <w:p w:rsidR="001960FD" w:rsidRPr="000E3C52" w:rsidRDefault="001960FD">
      <w:pPr>
        <w:rPr>
          <w:rFonts w:ascii="Consolas" w:hAnsi="Consolas" w:cs="Calibri"/>
          <w:sz w:val="17"/>
          <w:szCs w:val="17"/>
        </w:rPr>
      </w:pPr>
      <w:r w:rsidRPr="000E3C52">
        <w:rPr>
          <w:rFonts w:ascii="Consolas" w:hAnsi="Consolas" w:cs="Calibri"/>
          <w:sz w:val="17"/>
          <w:szCs w:val="17"/>
        </w:rPr>
        <w:br w:type="page"/>
      </w:r>
    </w:p>
    <w:p w:rsidR="00CF1D63" w:rsidRPr="000E3C52" w:rsidRDefault="00CF1D63" w:rsidP="001960FD">
      <w:pPr>
        <w:pStyle w:val="BalloonText"/>
        <w:numPr>
          <w:ilvl w:val="1"/>
          <w:numId w:val="22"/>
        </w:numPr>
        <w:jc w:val="center"/>
        <w:rPr>
          <w:rFonts w:ascii="Consolas" w:hAnsi="Consolas" w:cs="Calibri"/>
          <w:sz w:val="17"/>
          <w:szCs w:val="17"/>
        </w:rPr>
      </w:pPr>
      <w:r w:rsidRPr="000E3C52">
        <w:rPr>
          <w:rFonts w:ascii="Consolas" w:eastAsia="Times New Roman" w:hAnsi="Consolas" w:cs="Calibri"/>
          <w:b/>
          <w:bCs/>
          <w:caps/>
          <w:color w:val="0A2914"/>
          <w:kern w:val="36"/>
          <w:sz w:val="17"/>
          <w:szCs w:val="17"/>
          <w:u w:val="single"/>
        </w:rPr>
        <w:lastRenderedPageBreak/>
        <w:t>AJAX</w:t>
      </w:r>
    </w:p>
    <w:p w:rsidR="00CF1D63" w:rsidRPr="000E3C52" w:rsidRDefault="00CF1D63" w:rsidP="001960FD">
      <w:pPr>
        <w:spacing w:after="0"/>
        <w:jc w:val="center"/>
        <w:outlineLvl w:val="0"/>
        <w:rPr>
          <w:rFonts w:ascii="Consolas" w:eastAsia="Times New Roman" w:hAnsi="Consolas" w:cs="Calibri"/>
          <w:b/>
          <w:bCs/>
          <w:caps/>
          <w:color w:val="0A2914"/>
          <w:kern w:val="36"/>
          <w:sz w:val="17"/>
          <w:szCs w:val="17"/>
        </w:rPr>
      </w:pPr>
    </w:p>
    <w:p w:rsidR="001960FD" w:rsidRPr="000E3C52" w:rsidRDefault="001960FD" w:rsidP="001960FD">
      <w:pPr>
        <w:spacing w:after="0"/>
        <w:jc w:val="center"/>
        <w:outlineLvl w:val="0"/>
        <w:rPr>
          <w:rFonts w:ascii="Consolas" w:eastAsia="Times New Roman" w:hAnsi="Consolas" w:cs="Calibri"/>
          <w:b/>
          <w:bCs/>
          <w:caps/>
          <w:color w:val="0A2914"/>
          <w:kern w:val="36"/>
          <w:sz w:val="17"/>
          <w:szCs w:val="17"/>
        </w:rPr>
        <w:sectPr w:rsidR="001960FD" w:rsidRPr="000E3C52" w:rsidSect="00C35EF6">
          <w:type w:val="continuous"/>
          <w:pgSz w:w="11907" w:h="16839" w:code="9"/>
          <w:pgMar w:top="1440" w:right="1440" w:bottom="144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0A2914"/>
          <w:sz w:val="17"/>
          <w:szCs w:val="17"/>
        </w:rPr>
      </w:pPr>
      <w:r w:rsidRPr="000E3C52">
        <w:rPr>
          <w:rFonts w:ascii="Consolas" w:eastAsia="Times New Roman" w:hAnsi="Consolas" w:cs="Calibri"/>
          <w:b/>
          <w:bCs/>
          <w:color w:val="0A2914"/>
          <w:sz w:val="17"/>
          <w:szCs w:val="17"/>
        </w:rPr>
        <w:lastRenderedPageBreak/>
        <w:t>Global Ajax Event Handlers</w:t>
      </w:r>
    </w:p>
    <w:p w:rsidR="00CF1D63" w:rsidRPr="000E3C52" w:rsidRDefault="00012147" w:rsidP="001960FD">
      <w:pPr>
        <w:spacing w:after="0"/>
        <w:ind w:left="360"/>
        <w:rPr>
          <w:rFonts w:ascii="Consolas" w:eastAsia="Times New Roman" w:hAnsi="Consolas" w:cs="Calibri"/>
          <w:color w:val="0A2914"/>
          <w:sz w:val="17"/>
          <w:szCs w:val="17"/>
        </w:rPr>
      </w:pPr>
      <w:hyperlink r:id="rId514" w:tooltip="Register a handler to be called when Ajax requests complete. This is an Ajax Event." w:history="1">
        <w:r w:rsidR="00CF1D63" w:rsidRPr="000E3C52">
          <w:rPr>
            <w:rFonts w:ascii="Consolas" w:eastAsia="Times New Roman" w:hAnsi="Consolas" w:cs="Calibri"/>
            <w:color w:val="0000FF"/>
            <w:sz w:val="17"/>
            <w:szCs w:val="17"/>
          </w:rPr>
          <w:t>.ajaxComplete()</w:t>
        </w:r>
      </w:hyperlink>
    </w:p>
    <w:p w:rsidR="00CF1D63" w:rsidRPr="000E3C52" w:rsidRDefault="00012147" w:rsidP="001960FD">
      <w:pPr>
        <w:spacing w:after="0"/>
        <w:ind w:left="360"/>
        <w:rPr>
          <w:rFonts w:ascii="Consolas" w:eastAsia="Times New Roman" w:hAnsi="Consolas" w:cs="Calibri"/>
          <w:color w:val="0A2914"/>
          <w:sz w:val="17"/>
          <w:szCs w:val="17"/>
        </w:rPr>
      </w:pPr>
      <w:hyperlink r:id="rId515" w:tooltip="Register a handler to be called when Ajax requests complete with an error. This is an Ajax Event." w:history="1">
        <w:r w:rsidR="00CF1D63" w:rsidRPr="000E3C52">
          <w:rPr>
            <w:rFonts w:ascii="Consolas" w:eastAsia="Times New Roman" w:hAnsi="Consolas" w:cs="Calibri"/>
            <w:color w:val="0000FF"/>
            <w:sz w:val="17"/>
            <w:szCs w:val="17"/>
          </w:rPr>
          <w:t>.ajaxError()</w:t>
        </w:r>
      </w:hyperlink>
    </w:p>
    <w:p w:rsidR="00CF1D63" w:rsidRPr="000E3C52" w:rsidRDefault="00012147" w:rsidP="001960FD">
      <w:pPr>
        <w:spacing w:after="0"/>
        <w:ind w:left="360"/>
        <w:rPr>
          <w:rFonts w:ascii="Consolas" w:eastAsia="Times New Roman" w:hAnsi="Consolas" w:cs="Calibri"/>
          <w:color w:val="0A2914"/>
          <w:sz w:val="17"/>
          <w:szCs w:val="17"/>
        </w:rPr>
      </w:pPr>
      <w:hyperlink r:id="rId516" w:tooltip="Attach a function to be executed before an Ajax request is sent. This is an Ajax Event." w:history="1">
        <w:r w:rsidR="00CF1D63" w:rsidRPr="000E3C52">
          <w:rPr>
            <w:rFonts w:ascii="Consolas" w:eastAsia="Times New Roman" w:hAnsi="Consolas" w:cs="Calibri"/>
            <w:color w:val="0000FF"/>
            <w:sz w:val="17"/>
            <w:szCs w:val="17"/>
          </w:rPr>
          <w:t>.ajaxSend()</w:t>
        </w:r>
      </w:hyperlink>
    </w:p>
    <w:p w:rsidR="00CF1D63" w:rsidRPr="000E3C52" w:rsidRDefault="00012147" w:rsidP="001960FD">
      <w:pPr>
        <w:spacing w:after="0"/>
        <w:ind w:left="360"/>
        <w:rPr>
          <w:rFonts w:ascii="Consolas" w:eastAsia="Times New Roman" w:hAnsi="Consolas" w:cs="Calibri"/>
          <w:color w:val="0A2914"/>
          <w:sz w:val="17"/>
          <w:szCs w:val="17"/>
        </w:rPr>
      </w:pPr>
      <w:hyperlink r:id="rId517" w:tooltip="Register a handler to be called when the first Ajax request begins. This is an Ajax Event." w:history="1">
        <w:r w:rsidR="00CF1D63" w:rsidRPr="000E3C52">
          <w:rPr>
            <w:rFonts w:ascii="Consolas" w:eastAsia="Times New Roman" w:hAnsi="Consolas" w:cs="Calibri"/>
            <w:color w:val="0000FF"/>
            <w:sz w:val="17"/>
            <w:szCs w:val="17"/>
          </w:rPr>
          <w:t>.ajaxStart()</w:t>
        </w:r>
      </w:hyperlink>
    </w:p>
    <w:p w:rsidR="00CF1D63" w:rsidRPr="000E3C52" w:rsidRDefault="00012147" w:rsidP="001960FD">
      <w:pPr>
        <w:spacing w:after="0"/>
        <w:ind w:left="360"/>
        <w:rPr>
          <w:rFonts w:ascii="Consolas" w:eastAsia="Times New Roman" w:hAnsi="Consolas" w:cs="Calibri"/>
          <w:color w:val="0A2914"/>
          <w:sz w:val="17"/>
          <w:szCs w:val="17"/>
        </w:rPr>
      </w:pPr>
      <w:hyperlink r:id="rId518" w:tooltip="Register a handler to be called when all Ajax requests have completed. This is an Ajax Event." w:history="1">
        <w:r w:rsidR="00CF1D63" w:rsidRPr="000E3C52">
          <w:rPr>
            <w:rFonts w:ascii="Consolas" w:eastAsia="Times New Roman" w:hAnsi="Consolas" w:cs="Calibri"/>
            <w:color w:val="0000FF"/>
            <w:sz w:val="17"/>
            <w:szCs w:val="17"/>
          </w:rPr>
          <w:t>.ajaxStop()</w:t>
        </w:r>
      </w:hyperlink>
    </w:p>
    <w:p w:rsidR="00CF1D63" w:rsidRPr="000E3C52" w:rsidRDefault="00012147" w:rsidP="001960FD">
      <w:pPr>
        <w:spacing w:after="0"/>
        <w:ind w:left="360"/>
        <w:rPr>
          <w:rFonts w:ascii="Consolas" w:eastAsia="Times New Roman" w:hAnsi="Consolas" w:cs="Calibri"/>
          <w:color w:val="0A2914"/>
          <w:sz w:val="17"/>
          <w:szCs w:val="17"/>
        </w:rPr>
      </w:pPr>
      <w:hyperlink r:id="rId519" w:tooltip="Attach a function to be executed whenever an Ajax request completes successfully. This is an Ajax Event." w:history="1">
        <w:r w:rsidR="00CF1D63" w:rsidRPr="000E3C52">
          <w:rPr>
            <w:rFonts w:ascii="Consolas" w:eastAsia="Times New Roman" w:hAnsi="Consolas" w:cs="Calibri"/>
            <w:color w:val="0000FF"/>
            <w:sz w:val="17"/>
            <w:szCs w:val="17"/>
          </w:rPr>
          <w:t>.ajaxSuccess()</w:t>
        </w:r>
      </w:hyperlink>
    </w:p>
    <w:p w:rsidR="001960FD" w:rsidRDefault="001960FD" w:rsidP="001960FD">
      <w:pPr>
        <w:spacing w:after="0"/>
        <w:ind w:left="360"/>
        <w:rPr>
          <w:rFonts w:ascii="Consolas" w:eastAsia="Times New Roman" w:hAnsi="Consolas" w:cs="Calibri"/>
          <w:color w:val="0A2914"/>
          <w:sz w:val="17"/>
          <w:szCs w:val="17"/>
        </w:rPr>
      </w:pPr>
    </w:p>
    <w:p w:rsidR="000E3C52" w:rsidRDefault="000E3C52" w:rsidP="001960FD">
      <w:pPr>
        <w:spacing w:after="0"/>
        <w:ind w:left="360"/>
        <w:rPr>
          <w:rFonts w:ascii="Consolas" w:eastAsia="Times New Roman" w:hAnsi="Consolas" w:cs="Calibri"/>
          <w:color w:val="0A2914"/>
          <w:sz w:val="17"/>
          <w:szCs w:val="17"/>
        </w:rPr>
      </w:pPr>
    </w:p>
    <w:p w:rsidR="000E3C52" w:rsidRPr="000E3C52" w:rsidRDefault="000E3C52" w:rsidP="001960FD">
      <w:pPr>
        <w:spacing w:after="0"/>
        <w:ind w:left="360"/>
        <w:rPr>
          <w:rFonts w:ascii="Consolas" w:eastAsia="Times New Roman" w:hAnsi="Consolas" w:cs="Calibri"/>
          <w:color w:val="0A2914"/>
          <w:sz w:val="17"/>
          <w:szCs w:val="17"/>
        </w:rPr>
      </w:pPr>
    </w:p>
    <w:p w:rsidR="00CF1D63" w:rsidRPr="000E3C52" w:rsidRDefault="00CF1D63" w:rsidP="001960FD">
      <w:pPr>
        <w:spacing w:after="0"/>
        <w:ind w:left="360"/>
        <w:outlineLvl w:val="1"/>
        <w:rPr>
          <w:rFonts w:ascii="Consolas" w:eastAsia="Times New Roman" w:hAnsi="Consolas" w:cs="Calibri"/>
          <w:b/>
          <w:bCs/>
          <w:color w:val="0A2914"/>
          <w:sz w:val="17"/>
          <w:szCs w:val="17"/>
        </w:rPr>
      </w:pPr>
      <w:r w:rsidRPr="000E3C52">
        <w:rPr>
          <w:rFonts w:ascii="Consolas" w:eastAsia="Times New Roman" w:hAnsi="Consolas" w:cs="Calibri"/>
          <w:b/>
          <w:bCs/>
          <w:color w:val="0A2914"/>
          <w:sz w:val="17"/>
          <w:szCs w:val="17"/>
        </w:rPr>
        <w:lastRenderedPageBreak/>
        <w:t>Helper Functions</w:t>
      </w:r>
    </w:p>
    <w:p w:rsidR="00CF1D63" w:rsidRPr="000E3C52" w:rsidRDefault="00012147" w:rsidP="001960FD">
      <w:pPr>
        <w:spacing w:after="0"/>
        <w:ind w:left="360"/>
        <w:rPr>
          <w:rFonts w:ascii="Consolas" w:eastAsia="Times New Roman" w:hAnsi="Consolas" w:cs="Calibri"/>
          <w:color w:val="0A2914"/>
          <w:sz w:val="17"/>
          <w:szCs w:val="17"/>
        </w:rPr>
      </w:pPr>
      <w:hyperlink r:id="rId520" w:tooltip="Create a serialized representation of an array or object, suitable for use in a URL query string or Ajax request." w:history="1">
        <w:r w:rsidR="00CF1D63" w:rsidRPr="000E3C52">
          <w:rPr>
            <w:rFonts w:ascii="Consolas" w:eastAsia="Times New Roman" w:hAnsi="Consolas" w:cs="Calibri"/>
            <w:color w:val="0000FF"/>
            <w:sz w:val="17"/>
            <w:szCs w:val="17"/>
          </w:rPr>
          <w:t>jQuery.param()</w:t>
        </w:r>
      </w:hyperlink>
    </w:p>
    <w:p w:rsidR="00CF1D63" w:rsidRPr="000E3C52" w:rsidRDefault="00012147" w:rsidP="001960FD">
      <w:pPr>
        <w:spacing w:after="0"/>
        <w:ind w:left="360"/>
        <w:rPr>
          <w:rFonts w:ascii="Consolas" w:eastAsia="Times New Roman" w:hAnsi="Consolas" w:cs="Calibri"/>
          <w:color w:val="0A2914"/>
          <w:sz w:val="17"/>
          <w:szCs w:val="17"/>
        </w:rPr>
      </w:pPr>
      <w:hyperlink r:id="rId521" w:tooltip="Encode a set of form elements as a string for submission." w:history="1">
        <w:r w:rsidR="00CF1D63" w:rsidRPr="000E3C52">
          <w:rPr>
            <w:rFonts w:ascii="Consolas" w:eastAsia="Times New Roman" w:hAnsi="Consolas" w:cs="Calibri"/>
            <w:color w:val="0000FF"/>
            <w:sz w:val="17"/>
            <w:szCs w:val="17"/>
          </w:rPr>
          <w:t>.serialize()</w:t>
        </w:r>
      </w:hyperlink>
    </w:p>
    <w:p w:rsidR="00CF1D63" w:rsidRPr="000E3C52" w:rsidRDefault="00012147" w:rsidP="001960FD">
      <w:pPr>
        <w:spacing w:after="0"/>
        <w:ind w:left="360"/>
        <w:rPr>
          <w:rFonts w:ascii="Consolas" w:eastAsia="Times New Roman" w:hAnsi="Consolas" w:cs="Calibri"/>
          <w:color w:val="0A2914"/>
          <w:sz w:val="17"/>
          <w:szCs w:val="17"/>
        </w:rPr>
      </w:pPr>
      <w:hyperlink r:id="rId522" w:tooltip="Encode a set of form elements as an array of names and values." w:history="1">
        <w:r w:rsidR="00CF1D63" w:rsidRPr="000E3C52">
          <w:rPr>
            <w:rFonts w:ascii="Consolas" w:eastAsia="Times New Roman" w:hAnsi="Consolas" w:cs="Calibri"/>
            <w:color w:val="0000FF"/>
            <w:sz w:val="17"/>
            <w:szCs w:val="17"/>
          </w:rPr>
          <w:t>.serializeArray()</w:t>
        </w:r>
      </w:hyperlink>
    </w:p>
    <w:p w:rsidR="001960FD" w:rsidRPr="000E3C52" w:rsidRDefault="001960FD" w:rsidP="001960FD">
      <w:pPr>
        <w:spacing w:after="0"/>
        <w:ind w:left="360"/>
        <w:rPr>
          <w:rFonts w:ascii="Consolas" w:eastAsia="Times New Roman" w:hAnsi="Consolas" w:cs="Calibri"/>
          <w:color w:val="0A2914"/>
          <w:sz w:val="17"/>
          <w:szCs w:val="17"/>
        </w:rPr>
      </w:pPr>
    </w:p>
    <w:p w:rsidR="00CF1D63" w:rsidRPr="000E3C52" w:rsidRDefault="00CF1D63" w:rsidP="001960FD">
      <w:pPr>
        <w:spacing w:after="0"/>
        <w:ind w:left="360"/>
        <w:outlineLvl w:val="1"/>
        <w:rPr>
          <w:rFonts w:ascii="Consolas" w:eastAsia="Times New Roman" w:hAnsi="Consolas" w:cs="Calibri"/>
          <w:b/>
          <w:bCs/>
          <w:color w:val="0A2914"/>
          <w:sz w:val="17"/>
          <w:szCs w:val="17"/>
        </w:rPr>
      </w:pPr>
      <w:r w:rsidRPr="000E3C52">
        <w:rPr>
          <w:rFonts w:ascii="Consolas" w:eastAsia="Times New Roman" w:hAnsi="Consolas" w:cs="Calibri"/>
          <w:b/>
          <w:bCs/>
          <w:color w:val="0A2914"/>
          <w:sz w:val="17"/>
          <w:szCs w:val="17"/>
        </w:rPr>
        <w:t>Low-Level Interface</w:t>
      </w:r>
    </w:p>
    <w:p w:rsidR="00CF1D63" w:rsidRPr="000E3C52" w:rsidRDefault="00012147" w:rsidP="001960FD">
      <w:pPr>
        <w:spacing w:after="0"/>
        <w:ind w:left="360"/>
        <w:rPr>
          <w:rFonts w:ascii="Consolas" w:eastAsia="Times New Roman" w:hAnsi="Consolas" w:cs="Calibri"/>
          <w:color w:val="0A2914"/>
          <w:sz w:val="17"/>
          <w:szCs w:val="17"/>
        </w:rPr>
      </w:pPr>
      <w:hyperlink r:id="rId523" w:tooltip="Perform an asynchronous HTTP (Ajax) request." w:history="1">
        <w:r w:rsidR="00CF1D63" w:rsidRPr="000E3C52">
          <w:rPr>
            <w:rFonts w:ascii="Consolas" w:eastAsia="Times New Roman" w:hAnsi="Consolas" w:cs="Calibri"/>
            <w:color w:val="0000FF"/>
            <w:sz w:val="17"/>
            <w:szCs w:val="17"/>
          </w:rPr>
          <w:t>jQuery.ajax()</w:t>
        </w:r>
      </w:hyperlink>
    </w:p>
    <w:p w:rsidR="00CF1D63" w:rsidRPr="000E3C52" w:rsidRDefault="00012147" w:rsidP="001960FD">
      <w:pPr>
        <w:spacing w:after="0"/>
        <w:ind w:left="360"/>
        <w:rPr>
          <w:rFonts w:ascii="Consolas" w:eastAsia="Times New Roman" w:hAnsi="Consolas" w:cs="Calibri"/>
          <w:color w:val="0A2914"/>
          <w:sz w:val="17"/>
          <w:szCs w:val="17"/>
        </w:rPr>
      </w:pPr>
      <w:hyperlink r:id="rId524" w:tooltip="Handle custom Ajax options or modify existing options before each request is sent and before they are processed by $.ajax()." w:history="1">
        <w:r w:rsidR="00CF1D63" w:rsidRPr="000E3C52">
          <w:rPr>
            <w:rFonts w:ascii="Consolas" w:eastAsia="Times New Roman" w:hAnsi="Consolas" w:cs="Calibri"/>
            <w:color w:val="0000FF"/>
            <w:sz w:val="17"/>
            <w:szCs w:val="17"/>
          </w:rPr>
          <w:t>jQuery.prefilter()</w:t>
        </w:r>
      </w:hyperlink>
    </w:p>
    <w:p w:rsidR="00CF1D63" w:rsidRPr="000E3C52" w:rsidRDefault="00012147" w:rsidP="001960FD">
      <w:pPr>
        <w:spacing w:after="0"/>
        <w:ind w:left="360"/>
        <w:rPr>
          <w:rFonts w:ascii="Consolas" w:eastAsia="Times New Roman" w:hAnsi="Consolas" w:cs="Calibri"/>
          <w:color w:val="0A2914"/>
          <w:sz w:val="17"/>
          <w:szCs w:val="17"/>
        </w:rPr>
      </w:pPr>
      <w:hyperlink r:id="rId525" w:tooltip="Set default values for future Ajax requests." w:history="1">
        <w:r w:rsidR="00CF1D63" w:rsidRPr="000E3C52">
          <w:rPr>
            <w:rFonts w:ascii="Consolas" w:eastAsia="Times New Roman" w:hAnsi="Consolas" w:cs="Calibri"/>
            <w:color w:val="0000FF"/>
            <w:sz w:val="17"/>
            <w:szCs w:val="17"/>
          </w:rPr>
          <w:t>jQuery.ajaxSetup()</w:t>
        </w:r>
      </w:hyperlink>
    </w:p>
    <w:p w:rsidR="00CF1D63" w:rsidRPr="000E3C52" w:rsidRDefault="00012147" w:rsidP="001960FD">
      <w:pPr>
        <w:spacing w:after="0"/>
        <w:ind w:left="360"/>
        <w:rPr>
          <w:rFonts w:ascii="Consolas" w:eastAsia="Times New Roman" w:hAnsi="Consolas" w:cs="Calibri"/>
          <w:color w:val="0A2914"/>
          <w:sz w:val="17"/>
          <w:szCs w:val="17"/>
        </w:rPr>
      </w:pPr>
      <w:hyperlink r:id="rId526" w:tooltip="Creates an object that handles the actual transmission of Ajax data." w:history="1">
        <w:r w:rsidR="00CF1D63" w:rsidRPr="000E3C52">
          <w:rPr>
            <w:rFonts w:ascii="Consolas" w:eastAsia="Times New Roman" w:hAnsi="Consolas" w:cs="Calibri"/>
            <w:color w:val="0000FF"/>
            <w:sz w:val="17"/>
            <w:szCs w:val="17"/>
          </w:rPr>
          <w:t>jQuery.ajaxTransport()</w:t>
        </w:r>
      </w:hyperlink>
    </w:p>
    <w:p w:rsidR="001960FD" w:rsidRDefault="001960FD" w:rsidP="001960FD">
      <w:pPr>
        <w:spacing w:after="0"/>
        <w:ind w:left="360"/>
        <w:rPr>
          <w:rFonts w:ascii="Consolas" w:eastAsia="Times New Roman" w:hAnsi="Consolas" w:cs="Calibri"/>
          <w:color w:val="0A2914"/>
          <w:sz w:val="17"/>
          <w:szCs w:val="17"/>
        </w:rPr>
      </w:pPr>
    </w:p>
    <w:p w:rsidR="000E3C52" w:rsidRPr="000E3C52" w:rsidRDefault="000E3C52" w:rsidP="001960FD">
      <w:pPr>
        <w:spacing w:after="0"/>
        <w:ind w:left="360"/>
        <w:rPr>
          <w:rFonts w:ascii="Consolas" w:eastAsia="Times New Roman" w:hAnsi="Consolas" w:cs="Calibri"/>
          <w:color w:val="0A2914"/>
          <w:sz w:val="17"/>
          <w:szCs w:val="17"/>
        </w:rPr>
      </w:pPr>
    </w:p>
    <w:p w:rsidR="00CF1D63" w:rsidRPr="000E3C52" w:rsidRDefault="00CF1D63" w:rsidP="001960FD">
      <w:pPr>
        <w:spacing w:after="0"/>
        <w:ind w:left="360"/>
        <w:outlineLvl w:val="1"/>
        <w:rPr>
          <w:rFonts w:ascii="Consolas" w:eastAsia="Times New Roman" w:hAnsi="Consolas" w:cs="Calibri"/>
          <w:b/>
          <w:bCs/>
          <w:color w:val="0A2914"/>
          <w:sz w:val="17"/>
          <w:szCs w:val="17"/>
        </w:rPr>
      </w:pPr>
      <w:r w:rsidRPr="000E3C52">
        <w:rPr>
          <w:rFonts w:ascii="Consolas" w:eastAsia="Times New Roman" w:hAnsi="Consolas" w:cs="Calibri"/>
          <w:b/>
          <w:bCs/>
          <w:color w:val="0A2914"/>
          <w:sz w:val="17"/>
          <w:szCs w:val="17"/>
        </w:rPr>
        <w:t>Shorthand Methods</w:t>
      </w:r>
    </w:p>
    <w:p w:rsidR="00CF1D63" w:rsidRPr="000E3C52" w:rsidRDefault="00012147" w:rsidP="001960FD">
      <w:pPr>
        <w:spacing w:after="0"/>
        <w:ind w:left="360"/>
        <w:rPr>
          <w:rFonts w:ascii="Consolas" w:eastAsia="Times New Roman" w:hAnsi="Consolas" w:cs="Calibri"/>
          <w:color w:val="0A2914"/>
          <w:sz w:val="17"/>
          <w:szCs w:val="17"/>
        </w:rPr>
      </w:pPr>
      <w:hyperlink r:id="rId527" w:tooltip="Load data from the server using a HTTP GET request." w:history="1">
        <w:r w:rsidR="00CF1D63" w:rsidRPr="000E3C52">
          <w:rPr>
            <w:rFonts w:ascii="Consolas" w:eastAsia="Times New Roman" w:hAnsi="Consolas" w:cs="Calibri"/>
            <w:color w:val="0000FF"/>
            <w:sz w:val="17"/>
            <w:szCs w:val="17"/>
          </w:rPr>
          <w:t>jQuery.get()</w:t>
        </w:r>
      </w:hyperlink>
    </w:p>
    <w:p w:rsidR="00CF1D63" w:rsidRPr="000E3C52" w:rsidRDefault="00012147" w:rsidP="001960FD">
      <w:pPr>
        <w:spacing w:after="0"/>
        <w:ind w:left="360"/>
        <w:rPr>
          <w:rFonts w:ascii="Consolas" w:eastAsia="Times New Roman" w:hAnsi="Consolas" w:cs="Calibri"/>
          <w:color w:val="0A2914"/>
          <w:sz w:val="17"/>
          <w:szCs w:val="17"/>
        </w:rPr>
      </w:pPr>
      <w:hyperlink r:id="rId528" w:tooltip="Load JSON-encoded data from the server using a GET HTTP request." w:history="1">
        <w:r w:rsidR="00CF1D63" w:rsidRPr="000E3C52">
          <w:rPr>
            <w:rFonts w:ascii="Consolas" w:eastAsia="Times New Roman" w:hAnsi="Consolas" w:cs="Calibri"/>
            <w:color w:val="0000FF"/>
            <w:sz w:val="17"/>
            <w:szCs w:val="17"/>
          </w:rPr>
          <w:t>jQuery.getJSON()</w:t>
        </w:r>
      </w:hyperlink>
    </w:p>
    <w:p w:rsidR="00CF1D63" w:rsidRPr="000E3C52" w:rsidRDefault="00012147" w:rsidP="001960FD">
      <w:pPr>
        <w:spacing w:after="0"/>
        <w:ind w:left="360"/>
        <w:rPr>
          <w:rFonts w:ascii="Consolas" w:eastAsia="Times New Roman" w:hAnsi="Consolas" w:cs="Calibri"/>
          <w:color w:val="0A2914"/>
          <w:sz w:val="17"/>
          <w:szCs w:val="17"/>
        </w:rPr>
      </w:pPr>
      <w:hyperlink r:id="rId529" w:tooltip="Load a JavaScript file from the server using a GET HTTP request, then execute it." w:history="1">
        <w:r w:rsidR="00CF1D63" w:rsidRPr="000E3C52">
          <w:rPr>
            <w:rFonts w:ascii="Consolas" w:eastAsia="Times New Roman" w:hAnsi="Consolas" w:cs="Calibri"/>
            <w:color w:val="0000FF"/>
            <w:sz w:val="17"/>
            <w:szCs w:val="17"/>
          </w:rPr>
          <w:t>jQuery.getScript()</w:t>
        </w:r>
      </w:hyperlink>
    </w:p>
    <w:p w:rsidR="00CF1D63" w:rsidRPr="000E3C52" w:rsidRDefault="00012147" w:rsidP="001960FD">
      <w:pPr>
        <w:spacing w:after="0"/>
        <w:ind w:left="360"/>
        <w:rPr>
          <w:rFonts w:ascii="Consolas" w:eastAsia="Times New Roman" w:hAnsi="Consolas" w:cs="Calibri"/>
          <w:color w:val="0A2914"/>
          <w:sz w:val="17"/>
          <w:szCs w:val="17"/>
        </w:rPr>
      </w:pPr>
      <w:hyperlink r:id="rId530" w:tooltip="Load data from the server using a HTTP POST request." w:history="1">
        <w:r w:rsidR="00CF1D63" w:rsidRPr="000E3C52">
          <w:rPr>
            <w:rFonts w:ascii="Consolas" w:eastAsia="Times New Roman" w:hAnsi="Consolas" w:cs="Calibri"/>
            <w:color w:val="0000FF"/>
            <w:sz w:val="17"/>
            <w:szCs w:val="17"/>
          </w:rPr>
          <w:t>jQuery.post()</w:t>
        </w:r>
      </w:hyperlink>
    </w:p>
    <w:p w:rsidR="00CF1D63" w:rsidRPr="000E3C52" w:rsidRDefault="00012147" w:rsidP="001960FD">
      <w:pPr>
        <w:spacing w:after="0"/>
        <w:ind w:left="360"/>
        <w:rPr>
          <w:rFonts w:ascii="Consolas" w:eastAsia="Times New Roman" w:hAnsi="Consolas" w:cs="Calibri"/>
          <w:color w:val="0A2914"/>
          <w:sz w:val="17"/>
          <w:szCs w:val="17"/>
        </w:rPr>
      </w:pPr>
      <w:hyperlink r:id="rId531" w:tooltip="Load data from the server and place the returned HTML into the matched element." w:history="1">
        <w:r w:rsidR="00CF1D63" w:rsidRPr="000E3C52">
          <w:rPr>
            <w:rFonts w:ascii="Consolas" w:eastAsia="Times New Roman" w:hAnsi="Consolas" w:cs="Calibri"/>
            <w:color w:val="0000FF"/>
            <w:sz w:val="17"/>
            <w:szCs w:val="17"/>
          </w:rPr>
          <w:t>.load()</w:t>
        </w:r>
      </w:hyperlink>
    </w:p>
    <w:p w:rsidR="00CF1D63" w:rsidRPr="000E3C52" w:rsidRDefault="00CF1D63" w:rsidP="001960FD">
      <w:pPr>
        <w:spacing w:after="0"/>
        <w:rPr>
          <w:rFonts w:ascii="Consolas" w:hAnsi="Consolas" w:cs="Calibri"/>
          <w:sz w:val="17"/>
          <w:szCs w:val="17"/>
        </w:rPr>
        <w:sectPr w:rsidR="00CF1D63" w:rsidRPr="000E3C52" w:rsidSect="001960FD">
          <w:type w:val="continuous"/>
          <w:pgSz w:w="11907" w:h="16839" w:code="9"/>
          <w:pgMar w:top="1440" w:right="1440" w:bottom="1440" w:left="1440" w:header="720" w:footer="720" w:gutter="0"/>
          <w:cols w:num="3" w:space="234"/>
          <w:docGrid w:linePitch="360"/>
        </w:sectPr>
      </w:pPr>
    </w:p>
    <w:p w:rsidR="00CF1D63" w:rsidRPr="000E3C52" w:rsidRDefault="00CF1D63" w:rsidP="001960FD">
      <w:pPr>
        <w:pBdr>
          <w:bottom w:val="single" w:sz="6" w:space="1" w:color="auto"/>
        </w:pBdr>
        <w:spacing w:after="0"/>
        <w:rPr>
          <w:rFonts w:ascii="Consolas" w:hAnsi="Consolas" w:cs="Calibri"/>
          <w:sz w:val="17"/>
          <w:szCs w:val="17"/>
        </w:rPr>
      </w:pPr>
    </w:p>
    <w:p w:rsidR="001960FD" w:rsidRPr="000E3C52" w:rsidRDefault="001960FD" w:rsidP="001960FD">
      <w:pPr>
        <w:spacing w:after="0"/>
        <w:outlineLvl w:val="0"/>
        <w:rPr>
          <w:rFonts w:ascii="Consolas" w:eastAsia="Times New Roman" w:hAnsi="Consolas" w:cs="Calibri"/>
          <w:b/>
          <w:bCs/>
          <w:caps/>
          <w:color w:val="293102"/>
          <w:kern w:val="36"/>
          <w:sz w:val="17"/>
          <w:szCs w:val="17"/>
        </w:rPr>
      </w:pPr>
    </w:p>
    <w:p w:rsidR="001960FD" w:rsidRPr="000E3C52" w:rsidRDefault="001960FD" w:rsidP="001960FD">
      <w:pPr>
        <w:pStyle w:val="BalloonText"/>
        <w:numPr>
          <w:ilvl w:val="1"/>
          <w:numId w:val="22"/>
        </w:numPr>
        <w:jc w:val="center"/>
        <w:outlineLvl w:val="0"/>
        <w:rPr>
          <w:rFonts w:ascii="Consolas" w:eastAsia="Times New Roman" w:hAnsi="Consolas" w:cs="Calibri"/>
          <w:b/>
          <w:bCs/>
          <w:caps/>
          <w:color w:val="293102"/>
          <w:kern w:val="36"/>
          <w:sz w:val="17"/>
          <w:szCs w:val="17"/>
          <w:u w:val="single"/>
        </w:rPr>
      </w:pPr>
      <w:r w:rsidRPr="000E3C52">
        <w:rPr>
          <w:rFonts w:ascii="Consolas" w:eastAsia="Times New Roman" w:hAnsi="Consolas" w:cs="Calibri"/>
          <w:b/>
          <w:bCs/>
          <w:caps/>
          <w:color w:val="293102"/>
          <w:kern w:val="36"/>
          <w:sz w:val="17"/>
          <w:szCs w:val="17"/>
          <w:u w:val="single"/>
        </w:rPr>
        <w:t>CORE</w:t>
      </w:r>
    </w:p>
    <w:p w:rsidR="001960FD" w:rsidRPr="000E3C52" w:rsidRDefault="001960FD" w:rsidP="001960FD">
      <w:pPr>
        <w:spacing w:after="0"/>
        <w:outlineLvl w:val="0"/>
        <w:rPr>
          <w:rFonts w:ascii="Consolas" w:eastAsia="Times New Roman" w:hAnsi="Consolas" w:cs="Calibri"/>
          <w:b/>
          <w:bCs/>
          <w:caps/>
          <w:color w:val="293102"/>
          <w:kern w:val="36"/>
          <w:sz w:val="17"/>
          <w:szCs w:val="17"/>
          <w:u w:val="single"/>
        </w:rPr>
      </w:pPr>
    </w:p>
    <w:p w:rsidR="001960FD" w:rsidRPr="000E3C52" w:rsidRDefault="001960FD" w:rsidP="001960FD">
      <w:pPr>
        <w:spacing w:after="0"/>
        <w:outlineLvl w:val="0"/>
        <w:rPr>
          <w:rFonts w:ascii="Consolas" w:eastAsia="Times New Roman" w:hAnsi="Consolas" w:cs="Calibri"/>
          <w:b/>
          <w:bCs/>
          <w:caps/>
          <w:color w:val="293102"/>
          <w:kern w:val="36"/>
          <w:sz w:val="17"/>
          <w:szCs w:val="17"/>
        </w:rPr>
        <w:sectPr w:rsidR="001960FD" w:rsidRPr="000E3C52" w:rsidSect="00C35EF6">
          <w:type w:val="continuous"/>
          <w:pgSz w:w="11907" w:h="16839" w:code="9"/>
          <w:pgMar w:top="1440" w:right="1440" w:bottom="1440" w:left="1440" w:header="720" w:footer="720" w:gutter="0"/>
          <w:cols w:space="720"/>
          <w:docGrid w:linePitch="360"/>
        </w:sect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lastRenderedPageBreak/>
        <w:t>jQuery Object</w:t>
      </w:r>
    </w:p>
    <w:p w:rsidR="00CF1D63" w:rsidRPr="000E3C52" w:rsidRDefault="00012147" w:rsidP="001960FD">
      <w:pPr>
        <w:spacing w:after="0"/>
        <w:ind w:left="360"/>
        <w:rPr>
          <w:rFonts w:ascii="Consolas" w:eastAsia="Times New Roman" w:hAnsi="Consolas" w:cs="Calibri"/>
          <w:color w:val="293102"/>
          <w:sz w:val="17"/>
          <w:szCs w:val="17"/>
        </w:rPr>
      </w:pPr>
      <w:hyperlink r:id="rId532" w:tooltip="Return a collection of matched elements either found in the DOM based on passed argument(s) or created by passing an HTML string." w:history="1">
        <w:r w:rsidR="00CF1D63" w:rsidRPr="000E3C52">
          <w:rPr>
            <w:rFonts w:ascii="Consolas" w:eastAsia="Times New Roman" w:hAnsi="Consolas" w:cs="Calibri"/>
            <w:color w:val="0000FF"/>
            <w:sz w:val="17"/>
            <w:szCs w:val="17"/>
          </w:rPr>
          <w:t>jQuery()</w:t>
        </w:r>
      </w:hyperlink>
    </w:p>
    <w:p w:rsidR="00CF1D63" w:rsidRPr="000E3C52" w:rsidRDefault="00012147" w:rsidP="001960FD">
      <w:pPr>
        <w:spacing w:after="0"/>
        <w:ind w:left="360"/>
        <w:rPr>
          <w:rFonts w:ascii="Consolas" w:eastAsia="Times New Roman" w:hAnsi="Consolas" w:cs="Calibri"/>
          <w:color w:val="293102"/>
          <w:sz w:val="17"/>
          <w:szCs w:val="17"/>
        </w:rPr>
      </w:pPr>
      <w:hyperlink r:id="rId533" w:tooltip="Relinquish jQuery's control of the $ variable." w:history="1">
        <w:r w:rsidR="00CF1D63" w:rsidRPr="000E3C52">
          <w:rPr>
            <w:rFonts w:ascii="Consolas" w:eastAsia="Times New Roman" w:hAnsi="Consolas" w:cs="Calibri"/>
            <w:color w:val="0000FF"/>
            <w:sz w:val="17"/>
            <w:szCs w:val="17"/>
          </w:rPr>
          <w:t>jQuery.noConflict()</w:t>
        </w:r>
      </w:hyperlink>
    </w:p>
    <w:p w:rsidR="00CF1D63" w:rsidRPr="000E3C52" w:rsidRDefault="00012147" w:rsidP="001960FD">
      <w:pPr>
        <w:spacing w:after="0"/>
        <w:ind w:left="360"/>
        <w:rPr>
          <w:rFonts w:ascii="Consolas" w:eastAsia="Times New Roman" w:hAnsi="Consolas" w:cs="Calibri"/>
          <w:color w:val="293102"/>
          <w:sz w:val="17"/>
          <w:szCs w:val="17"/>
        </w:rPr>
      </w:pPr>
      <w:hyperlink r:id="rId534" w:tooltip="Creates a new copy of jQuery whose properties and methods can be modified without affecting the original jQuery object." w:history="1">
        <w:r w:rsidR="00CF1D63" w:rsidRPr="000E3C52">
          <w:rPr>
            <w:rFonts w:ascii="Consolas" w:eastAsia="Times New Roman" w:hAnsi="Consolas" w:cs="Calibri"/>
            <w:strike/>
            <w:color w:val="0000FF"/>
            <w:sz w:val="17"/>
            <w:szCs w:val="17"/>
            <w:u w:val="single"/>
          </w:rPr>
          <w:t>jQuery.sub()</w:t>
        </w:r>
      </w:hyperlink>
    </w:p>
    <w:p w:rsidR="00CF1D63" w:rsidRPr="000E3C52" w:rsidRDefault="00012147" w:rsidP="001960FD">
      <w:pPr>
        <w:spacing w:after="0"/>
        <w:ind w:left="360"/>
        <w:rPr>
          <w:rFonts w:ascii="Consolas" w:eastAsia="Times New Roman" w:hAnsi="Consolas" w:cs="Calibri"/>
          <w:color w:val="293102"/>
          <w:sz w:val="17"/>
          <w:szCs w:val="17"/>
        </w:rPr>
      </w:pPr>
      <w:hyperlink r:id="rId535" w:tooltip="Holds or releases the execution of jQuery's ready event." w:history="1">
        <w:r w:rsidR="00CF1D63" w:rsidRPr="000E3C52">
          <w:rPr>
            <w:rFonts w:ascii="Consolas" w:eastAsia="Times New Roman" w:hAnsi="Consolas" w:cs="Calibri"/>
            <w:color w:val="0000FF"/>
            <w:sz w:val="17"/>
            <w:szCs w:val="17"/>
          </w:rPr>
          <w:t>jQuery.holdReady()</w:t>
        </w:r>
      </w:hyperlink>
    </w:p>
    <w:p w:rsidR="00CF1D63" w:rsidRPr="000E3C52" w:rsidRDefault="00012147" w:rsidP="001960FD">
      <w:pPr>
        <w:spacing w:after="0"/>
        <w:ind w:left="360"/>
        <w:rPr>
          <w:rFonts w:ascii="Consolas" w:eastAsia="Times New Roman" w:hAnsi="Consolas" w:cs="Calibri"/>
          <w:color w:val="293102"/>
          <w:sz w:val="17"/>
          <w:szCs w:val="17"/>
        </w:rPr>
      </w:pPr>
      <w:hyperlink r:id="rId536" w:tooltip="Provides a way to execute callback functions based on one or more objects, usually Deferred objects that represent asynchronous events." w:history="1">
        <w:r w:rsidR="00CF1D63" w:rsidRPr="000E3C52">
          <w:rPr>
            <w:rFonts w:ascii="Consolas" w:eastAsia="Times New Roman" w:hAnsi="Consolas" w:cs="Calibri"/>
            <w:color w:val="0000FF"/>
            <w:sz w:val="17"/>
            <w:szCs w:val="17"/>
          </w:rPr>
          <w:t>jQuery.when()</w:t>
        </w:r>
      </w:hyperlink>
    </w:p>
    <w:p w:rsidR="001960FD" w:rsidRDefault="001960FD" w:rsidP="001960FD">
      <w:pPr>
        <w:spacing w:after="0"/>
        <w:ind w:left="360"/>
        <w:rPr>
          <w:rFonts w:ascii="Consolas" w:eastAsia="Times New Roman" w:hAnsi="Consolas" w:cs="Calibri"/>
          <w:color w:val="293102"/>
          <w:sz w:val="17"/>
          <w:szCs w:val="17"/>
        </w:rPr>
      </w:pPr>
    </w:p>
    <w:p w:rsidR="000E3C52" w:rsidRPr="000E3C52" w:rsidRDefault="000E3C52" w:rsidP="001960FD">
      <w:pPr>
        <w:spacing w:after="0"/>
        <w:ind w:left="360"/>
        <w:rPr>
          <w:rFonts w:ascii="Consolas" w:eastAsia="Times New Roman" w:hAnsi="Consolas" w:cs="Calibri"/>
          <w:color w:val="293102"/>
          <w:sz w:val="17"/>
          <w:szCs w:val="17"/>
        </w:r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t>Deferred Object</w:t>
      </w:r>
    </w:p>
    <w:p w:rsidR="00CF1D63" w:rsidRPr="000E3C52" w:rsidRDefault="00012147" w:rsidP="001960FD">
      <w:pPr>
        <w:spacing w:after="0"/>
        <w:ind w:left="360"/>
        <w:rPr>
          <w:rFonts w:ascii="Consolas" w:eastAsia="Times New Roman" w:hAnsi="Consolas" w:cs="Calibri"/>
          <w:color w:val="293102"/>
          <w:sz w:val="17"/>
          <w:szCs w:val="17"/>
        </w:rPr>
      </w:pPr>
      <w:hyperlink r:id="rId537" w:tooltip="A factory function that returns a chainable utility object with methods to register multiple callbacks into callback queues, invoke callback queues, and relay the success or failure state of any synchronous or asynchronous function." w:history="1">
        <w:r w:rsidR="00CF1D63" w:rsidRPr="000E3C52">
          <w:rPr>
            <w:rFonts w:ascii="Consolas" w:eastAsia="Times New Roman" w:hAnsi="Consolas" w:cs="Calibri"/>
            <w:color w:val="0000FF"/>
            <w:sz w:val="17"/>
            <w:szCs w:val="17"/>
          </w:rPr>
          <w:t>jQuery.Deferred()</w:t>
        </w:r>
      </w:hyperlink>
    </w:p>
    <w:p w:rsidR="00CF1D63" w:rsidRPr="000E3C52" w:rsidRDefault="00012147" w:rsidP="001960FD">
      <w:pPr>
        <w:spacing w:after="0"/>
        <w:ind w:left="360"/>
        <w:rPr>
          <w:rFonts w:ascii="Consolas" w:eastAsia="Times New Roman" w:hAnsi="Consolas" w:cs="Calibri"/>
          <w:color w:val="293102"/>
          <w:sz w:val="17"/>
          <w:szCs w:val="17"/>
        </w:rPr>
      </w:pPr>
      <w:hyperlink r:id="rId538" w:tooltip="Add handlers to be called when the Deferred object is either resolved or rejected." w:history="1">
        <w:r w:rsidR="00CF1D63" w:rsidRPr="000E3C52">
          <w:rPr>
            <w:rFonts w:ascii="Consolas" w:eastAsia="Times New Roman" w:hAnsi="Consolas" w:cs="Calibri"/>
            <w:color w:val="0000FF"/>
            <w:sz w:val="17"/>
            <w:szCs w:val="17"/>
          </w:rPr>
          <w:t>deferred.always()</w:t>
        </w:r>
      </w:hyperlink>
    </w:p>
    <w:p w:rsidR="00CF1D63" w:rsidRPr="000E3C52" w:rsidRDefault="00012147" w:rsidP="001960FD">
      <w:pPr>
        <w:spacing w:after="0"/>
        <w:ind w:left="360"/>
        <w:rPr>
          <w:rFonts w:ascii="Consolas" w:eastAsia="Times New Roman" w:hAnsi="Consolas" w:cs="Calibri"/>
          <w:color w:val="293102"/>
          <w:sz w:val="17"/>
          <w:szCs w:val="17"/>
        </w:rPr>
      </w:pPr>
      <w:hyperlink r:id="rId539" w:tooltip="Add handlers to be called when the Deferred object is resolved." w:history="1">
        <w:r w:rsidR="00CF1D63" w:rsidRPr="000E3C52">
          <w:rPr>
            <w:rFonts w:ascii="Consolas" w:eastAsia="Times New Roman" w:hAnsi="Consolas" w:cs="Calibri"/>
            <w:color w:val="0000FF"/>
            <w:sz w:val="17"/>
            <w:szCs w:val="17"/>
          </w:rPr>
          <w:t>deferred.done()</w:t>
        </w:r>
      </w:hyperlink>
    </w:p>
    <w:p w:rsidR="00CF1D63" w:rsidRPr="000E3C52" w:rsidRDefault="00012147" w:rsidP="001960FD">
      <w:pPr>
        <w:spacing w:after="0"/>
        <w:ind w:left="360"/>
        <w:rPr>
          <w:rFonts w:ascii="Consolas" w:eastAsia="Times New Roman" w:hAnsi="Consolas" w:cs="Calibri"/>
          <w:color w:val="293102"/>
          <w:sz w:val="17"/>
          <w:szCs w:val="17"/>
        </w:rPr>
      </w:pPr>
      <w:hyperlink r:id="rId540" w:tooltip="Add handlers to be called when the Deferred object is rejected." w:history="1">
        <w:r w:rsidR="00CF1D63" w:rsidRPr="000E3C52">
          <w:rPr>
            <w:rFonts w:ascii="Consolas" w:eastAsia="Times New Roman" w:hAnsi="Consolas" w:cs="Calibri"/>
            <w:color w:val="0000FF"/>
            <w:sz w:val="17"/>
            <w:szCs w:val="17"/>
          </w:rPr>
          <w:t>deferred.fail()</w:t>
        </w:r>
      </w:hyperlink>
    </w:p>
    <w:p w:rsidR="00CF1D63" w:rsidRPr="000E3C52" w:rsidRDefault="00012147" w:rsidP="001960FD">
      <w:pPr>
        <w:spacing w:after="0"/>
        <w:ind w:left="360"/>
        <w:rPr>
          <w:rFonts w:ascii="Consolas" w:eastAsia="Times New Roman" w:hAnsi="Consolas" w:cs="Calibri"/>
          <w:color w:val="293102"/>
          <w:sz w:val="17"/>
          <w:szCs w:val="17"/>
        </w:rPr>
      </w:pPr>
      <w:hyperlink r:id="rId541" w:tooltip="Determine whether a Deferred object has been rejected." w:history="1">
        <w:r w:rsidR="00CF1D63" w:rsidRPr="000E3C52">
          <w:rPr>
            <w:rFonts w:ascii="Consolas" w:eastAsia="Times New Roman" w:hAnsi="Consolas" w:cs="Calibri"/>
            <w:strike/>
            <w:color w:val="0000FF"/>
            <w:sz w:val="17"/>
            <w:szCs w:val="17"/>
            <w:u w:val="single"/>
          </w:rPr>
          <w:t>deferred.isRejected()</w:t>
        </w:r>
      </w:hyperlink>
    </w:p>
    <w:p w:rsidR="00CF1D63" w:rsidRPr="000E3C52" w:rsidRDefault="00012147" w:rsidP="001960FD">
      <w:pPr>
        <w:spacing w:after="0"/>
        <w:ind w:left="360"/>
        <w:rPr>
          <w:rFonts w:ascii="Consolas" w:eastAsia="Times New Roman" w:hAnsi="Consolas" w:cs="Calibri"/>
          <w:color w:val="293102"/>
          <w:sz w:val="17"/>
          <w:szCs w:val="17"/>
        </w:rPr>
      </w:pPr>
      <w:hyperlink r:id="rId542" w:tooltip="Determine whether a Deferred object has been resolved." w:history="1">
        <w:r w:rsidR="00CF1D63" w:rsidRPr="000E3C52">
          <w:rPr>
            <w:rFonts w:ascii="Consolas" w:eastAsia="Times New Roman" w:hAnsi="Consolas" w:cs="Calibri"/>
            <w:strike/>
            <w:color w:val="0000FF"/>
            <w:sz w:val="17"/>
            <w:szCs w:val="17"/>
            <w:u w:val="single"/>
          </w:rPr>
          <w:t>deferred.isResolved()</w:t>
        </w:r>
      </w:hyperlink>
    </w:p>
    <w:p w:rsidR="00CF1D63" w:rsidRPr="000E3C52" w:rsidRDefault="00012147" w:rsidP="001960FD">
      <w:pPr>
        <w:spacing w:after="0"/>
        <w:ind w:left="360"/>
        <w:rPr>
          <w:rFonts w:ascii="Consolas" w:eastAsia="Times New Roman" w:hAnsi="Consolas" w:cs="Calibri"/>
          <w:color w:val="293102"/>
          <w:sz w:val="17"/>
          <w:szCs w:val="17"/>
        </w:rPr>
      </w:pPr>
      <w:hyperlink r:id="rId543" w:tooltip="Call the progressCallbacks on a Deferred object with the given args." w:history="1">
        <w:r w:rsidR="00CF1D63" w:rsidRPr="000E3C52">
          <w:rPr>
            <w:rFonts w:ascii="Consolas" w:eastAsia="Times New Roman" w:hAnsi="Consolas" w:cs="Calibri"/>
            <w:color w:val="0000FF"/>
            <w:sz w:val="17"/>
            <w:szCs w:val="17"/>
          </w:rPr>
          <w:t>deferred.notify()</w:t>
        </w:r>
      </w:hyperlink>
    </w:p>
    <w:p w:rsidR="00CF1D63" w:rsidRPr="000E3C52" w:rsidRDefault="00012147" w:rsidP="001960FD">
      <w:pPr>
        <w:spacing w:after="0"/>
        <w:ind w:left="360"/>
        <w:rPr>
          <w:rFonts w:ascii="Consolas" w:eastAsia="Times New Roman" w:hAnsi="Consolas" w:cs="Calibri"/>
          <w:color w:val="293102"/>
          <w:sz w:val="17"/>
          <w:szCs w:val="17"/>
        </w:rPr>
      </w:pPr>
      <w:hyperlink r:id="rId544" w:tooltip="Call the progressCallbacks on a Deferred object with the given context and args." w:history="1">
        <w:r w:rsidR="00CF1D63" w:rsidRPr="000E3C52">
          <w:rPr>
            <w:rFonts w:ascii="Consolas" w:eastAsia="Times New Roman" w:hAnsi="Consolas" w:cs="Calibri"/>
            <w:color w:val="0000FF"/>
            <w:sz w:val="17"/>
            <w:szCs w:val="17"/>
          </w:rPr>
          <w:t>deferred.notifyWith()</w:t>
        </w:r>
      </w:hyperlink>
    </w:p>
    <w:p w:rsidR="00CF1D63" w:rsidRPr="000E3C52" w:rsidRDefault="00012147" w:rsidP="001960FD">
      <w:pPr>
        <w:spacing w:after="0"/>
        <w:ind w:left="360"/>
        <w:rPr>
          <w:rFonts w:ascii="Consolas" w:eastAsia="Times New Roman" w:hAnsi="Consolas" w:cs="Calibri"/>
          <w:color w:val="293102"/>
          <w:sz w:val="17"/>
          <w:szCs w:val="17"/>
        </w:rPr>
      </w:pPr>
      <w:hyperlink r:id="rId545" w:tooltip="Utility method to filter and/or chain Deferreds." w:history="1">
        <w:r w:rsidR="00CF1D63" w:rsidRPr="000E3C52">
          <w:rPr>
            <w:rFonts w:ascii="Consolas" w:eastAsia="Times New Roman" w:hAnsi="Consolas" w:cs="Calibri"/>
            <w:color w:val="0000FF"/>
            <w:sz w:val="17"/>
            <w:szCs w:val="17"/>
          </w:rPr>
          <w:t>deferred.pipe()</w:t>
        </w:r>
      </w:hyperlink>
    </w:p>
    <w:p w:rsidR="00CF1D63" w:rsidRPr="000E3C52" w:rsidRDefault="00012147" w:rsidP="001960FD">
      <w:pPr>
        <w:spacing w:after="0"/>
        <w:ind w:left="360"/>
        <w:rPr>
          <w:rFonts w:ascii="Consolas" w:eastAsia="Times New Roman" w:hAnsi="Consolas" w:cs="Calibri"/>
          <w:color w:val="293102"/>
          <w:sz w:val="17"/>
          <w:szCs w:val="17"/>
        </w:rPr>
      </w:pPr>
      <w:hyperlink r:id="rId546" w:tooltip="Add handlers to be called when the Deferred object generates progress notifications." w:history="1">
        <w:r w:rsidR="00CF1D63" w:rsidRPr="000E3C52">
          <w:rPr>
            <w:rFonts w:ascii="Consolas" w:eastAsia="Times New Roman" w:hAnsi="Consolas" w:cs="Calibri"/>
            <w:color w:val="0000FF"/>
            <w:sz w:val="17"/>
            <w:szCs w:val="17"/>
          </w:rPr>
          <w:t>deferred.progress()</w:t>
        </w:r>
      </w:hyperlink>
    </w:p>
    <w:p w:rsidR="00CF1D63" w:rsidRPr="000E3C52" w:rsidRDefault="00012147" w:rsidP="001960FD">
      <w:pPr>
        <w:spacing w:after="0"/>
        <w:ind w:left="360"/>
        <w:rPr>
          <w:rFonts w:ascii="Consolas" w:eastAsia="Times New Roman" w:hAnsi="Consolas" w:cs="Calibri"/>
          <w:color w:val="293102"/>
          <w:sz w:val="17"/>
          <w:szCs w:val="17"/>
        </w:rPr>
      </w:pPr>
      <w:hyperlink r:id="rId547" w:tooltip="Return a Deferred's Promise object." w:history="1">
        <w:r w:rsidR="00CF1D63" w:rsidRPr="000E3C52">
          <w:rPr>
            <w:rFonts w:ascii="Consolas" w:eastAsia="Times New Roman" w:hAnsi="Consolas" w:cs="Calibri"/>
            <w:color w:val="0000FF"/>
            <w:sz w:val="17"/>
            <w:szCs w:val="17"/>
          </w:rPr>
          <w:t>deferred.promise()</w:t>
        </w:r>
      </w:hyperlink>
    </w:p>
    <w:p w:rsidR="00CF1D63" w:rsidRPr="000E3C52" w:rsidRDefault="00012147" w:rsidP="001960FD">
      <w:pPr>
        <w:spacing w:after="0"/>
        <w:ind w:left="360"/>
        <w:rPr>
          <w:rFonts w:ascii="Consolas" w:eastAsia="Times New Roman" w:hAnsi="Consolas" w:cs="Calibri"/>
          <w:color w:val="293102"/>
          <w:sz w:val="17"/>
          <w:szCs w:val="17"/>
        </w:rPr>
      </w:pPr>
      <w:hyperlink r:id="rId548" w:tooltip="Reject a Deferred object and call any failCallbacks with the given args." w:history="1">
        <w:r w:rsidR="00CF1D63" w:rsidRPr="000E3C52">
          <w:rPr>
            <w:rFonts w:ascii="Consolas" w:eastAsia="Times New Roman" w:hAnsi="Consolas" w:cs="Calibri"/>
            <w:color w:val="0000FF"/>
            <w:sz w:val="17"/>
            <w:szCs w:val="17"/>
          </w:rPr>
          <w:t>deferred.reject()</w:t>
        </w:r>
      </w:hyperlink>
    </w:p>
    <w:p w:rsidR="00CF1D63" w:rsidRPr="000E3C52" w:rsidRDefault="00012147" w:rsidP="001960FD">
      <w:pPr>
        <w:spacing w:after="0"/>
        <w:ind w:left="360"/>
        <w:rPr>
          <w:rFonts w:ascii="Consolas" w:eastAsia="Times New Roman" w:hAnsi="Consolas" w:cs="Calibri"/>
          <w:color w:val="293102"/>
          <w:sz w:val="17"/>
          <w:szCs w:val="17"/>
        </w:rPr>
      </w:pPr>
      <w:hyperlink r:id="rId549" w:tooltip="Reject a Deferred object and call any failCallbacks with the given context and args." w:history="1">
        <w:r w:rsidR="00CF1D63" w:rsidRPr="000E3C52">
          <w:rPr>
            <w:rFonts w:ascii="Consolas" w:eastAsia="Times New Roman" w:hAnsi="Consolas" w:cs="Calibri"/>
            <w:color w:val="0000FF"/>
            <w:sz w:val="17"/>
            <w:szCs w:val="17"/>
          </w:rPr>
          <w:t>deferred.rejectWith()</w:t>
        </w:r>
      </w:hyperlink>
    </w:p>
    <w:p w:rsidR="00CF1D63" w:rsidRPr="000E3C52" w:rsidRDefault="00012147" w:rsidP="001960FD">
      <w:pPr>
        <w:spacing w:after="0"/>
        <w:ind w:left="360"/>
        <w:rPr>
          <w:rFonts w:ascii="Consolas" w:eastAsia="Times New Roman" w:hAnsi="Consolas" w:cs="Calibri"/>
          <w:color w:val="293102"/>
          <w:sz w:val="17"/>
          <w:szCs w:val="17"/>
        </w:rPr>
      </w:pPr>
      <w:hyperlink r:id="rId550" w:tooltip="Resolve a Deferred object and call any doneCallbacks with the given args." w:history="1">
        <w:r w:rsidR="00CF1D63" w:rsidRPr="000E3C52">
          <w:rPr>
            <w:rFonts w:ascii="Consolas" w:eastAsia="Times New Roman" w:hAnsi="Consolas" w:cs="Calibri"/>
            <w:color w:val="0000FF"/>
            <w:sz w:val="17"/>
            <w:szCs w:val="17"/>
          </w:rPr>
          <w:t>deferred.resolve()</w:t>
        </w:r>
      </w:hyperlink>
    </w:p>
    <w:p w:rsidR="00CF1D63" w:rsidRPr="000E3C52" w:rsidRDefault="00012147" w:rsidP="001960FD">
      <w:pPr>
        <w:spacing w:after="0"/>
        <w:ind w:left="360"/>
        <w:rPr>
          <w:rFonts w:ascii="Consolas" w:eastAsia="Times New Roman" w:hAnsi="Consolas" w:cs="Calibri"/>
          <w:color w:val="293102"/>
          <w:sz w:val="17"/>
          <w:szCs w:val="17"/>
        </w:rPr>
      </w:pPr>
      <w:hyperlink r:id="rId551" w:tooltip="Resolve a Deferred object and call any doneCallbacks with the given context and args." w:history="1">
        <w:r w:rsidR="00CF1D63" w:rsidRPr="000E3C52">
          <w:rPr>
            <w:rFonts w:ascii="Consolas" w:eastAsia="Times New Roman" w:hAnsi="Consolas" w:cs="Calibri"/>
            <w:color w:val="0000FF"/>
            <w:sz w:val="17"/>
            <w:szCs w:val="17"/>
          </w:rPr>
          <w:t>deferred.resolveWith()</w:t>
        </w:r>
      </w:hyperlink>
    </w:p>
    <w:p w:rsidR="00CF1D63" w:rsidRPr="000E3C52" w:rsidRDefault="00012147" w:rsidP="001960FD">
      <w:pPr>
        <w:spacing w:after="0"/>
        <w:ind w:left="360"/>
        <w:rPr>
          <w:rFonts w:ascii="Consolas" w:eastAsia="Times New Roman" w:hAnsi="Consolas" w:cs="Calibri"/>
          <w:color w:val="293102"/>
          <w:sz w:val="17"/>
          <w:szCs w:val="17"/>
        </w:rPr>
      </w:pPr>
      <w:hyperlink r:id="rId552" w:tooltip="Determine the current state of a Deferred object." w:history="1">
        <w:r w:rsidR="00CF1D63" w:rsidRPr="000E3C52">
          <w:rPr>
            <w:rFonts w:ascii="Consolas" w:eastAsia="Times New Roman" w:hAnsi="Consolas" w:cs="Calibri"/>
            <w:color w:val="0000FF"/>
            <w:sz w:val="17"/>
            <w:szCs w:val="17"/>
          </w:rPr>
          <w:t>deferred.state()</w:t>
        </w:r>
      </w:hyperlink>
    </w:p>
    <w:p w:rsidR="00CF1D63" w:rsidRPr="000E3C52" w:rsidRDefault="00012147" w:rsidP="001960FD">
      <w:pPr>
        <w:spacing w:after="0"/>
        <w:ind w:left="360"/>
        <w:rPr>
          <w:rFonts w:ascii="Consolas" w:eastAsia="Times New Roman" w:hAnsi="Consolas" w:cs="Calibri"/>
          <w:color w:val="293102"/>
          <w:sz w:val="17"/>
          <w:szCs w:val="17"/>
        </w:rPr>
      </w:pPr>
      <w:hyperlink r:id="rId553" w:tooltip="Add handlers to be called when the Deferred object is resolved or rejected." w:history="1">
        <w:r w:rsidR="00CF1D63" w:rsidRPr="000E3C52">
          <w:rPr>
            <w:rFonts w:ascii="Consolas" w:eastAsia="Times New Roman" w:hAnsi="Consolas" w:cs="Calibri"/>
            <w:color w:val="0000FF"/>
            <w:sz w:val="17"/>
            <w:szCs w:val="17"/>
          </w:rPr>
          <w:t>deferred.then()</w:t>
        </w:r>
      </w:hyperlink>
    </w:p>
    <w:p w:rsidR="00CF1D63" w:rsidRPr="000E3C52" w:rsidRDefault="00012147" w:rsidP="001960FD">
      <w:pPr>
        <w:spacing w:after="0"/>
        <w:ind w:left="360"/>
        <w:rPr>
          <w:rFonts w:ascii="Consolas" w:eastAsia="Times New Roman" w:hAnsi="Consolas" w:cs="Calibri"/>
          <w:color w:val="293102"/>
          <w:sz w:val="17"/>
          <w:szCs w:val="17"/>
        </w:rPr>
      </w:pPr>
      <w:hyperlink r:id="rId554" w:tooltip="Return a Promise object to observe when all actions of a certain type bound to the collection, queued or not, have finished." w:history="1">
        <w:r w:rsidR="00CF1D63" w:rsidRPr="000E3C52">
          <w:rPr>
            <w:rFonts w:ascii="Consolas" w:eastAsia="Times New Roman" w:hAnsi="Consolas" w:cs="Calibri"/>
            <w:color w:val="0000FF"/>
            <w:sz w:val="17"/>
            <w:szCs w:val="17"/>
          </w:rPr>
          <w:t>.promise()</w:t>
        </w:r>
      </w:hyperlink>
    </w:p>
    <w:p w:rsidR="001960FD" w:rsidRDefault="001960FD" w:rsidP="001960FD">
      <w:pPr>
        <w:spacing w:after="0"/>
        <w:ind w:left="360"/>
        <w:rPr>
          <w:rFonts w:ascii="Consolas" w:eastAsia="Times New Roman" w:hAnsi="Consolas" w:cs="Calibri"/>
          <w:color w:val="293102"/>
          <w:sz w:val="17"/>
          <w:szCs w:val="17"/>
        </w:rPr>
      </w:pPr>
    </w:p>
    <w:p w:rsidR="000E3C52" w:rsidRDefault="000E3C52" w:rsidP="001960FD">
      <w:pPr>
        <w:spacing w:after="0"/>
        <w:ind w:left="360"/>
        <w:rPr>
          <w:rFonts w:ascii="Consolas" w:eastAsia="Times New Roman" w:hAnsi="Consolas" w:cs="Calibri"/>
          <w:color w:val="293102"/>
          <w:sz w:val="17"/>
          <w:szCs w:val="17"/>
        </w:rPr>
      </w:pPr>
    </w:p>
    <w:p w:rsidR="000E3C52" w:rsidRPr="000E3C52" w:rsidRDefault="000E3C52" w:rsidP="001960FD">
      <w:pPr>
        <w:spacing w:after="0"/>
        <w:ind w:left="360"/>
        <w:rPr>
          <w:rFonts w:ascii="Consolas" w:eastAsia="Times New Roman" w:hAnsi="Consolas" w:cs="Calibri"/>
          <w:color w:val="293102"/>
          <w:sz w:val="17"/>
          <w:szCs w:val="17"/>
        </w:r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lastRenderedPageBreak/>
        <w:t>Utilities</w:t>
      </w:r>
    </w:p>
    <w:p w:rsidR="00CF1D63" w:rsidRPr="000E3C52" w:rsidRDefault="00012147" w:rsidP="001960FD">
      <w:pPr>
        <w:spacing w:after="0"/>
        <w:ind w:left="360"/>
        <w:rPr>
          <w:rFonts w:ascii="Consolas" w:eastAsia="Times New Roman" w:hAnsi="Consolas" w:cs="Calibri"/>
          <w:color w:val="293102"/>
          <w:sz w:val="17"/>
          <w:szCs w:val="17"/>
        </w:rPr>
      </w:pPr>
      <w:hyperlink r:id="rId555" w:tooltip="States if the current page, in the user's browser, is being rendered using the W3C CSS Box Model." w:history="1">
        <w:r w:rsidR="00CF1D63" w:rsidRPr="000E3C52">
          <w:rPr>
            <w:rFonts w:ascii="Consolas" w:eastAsia="Times New Roman" w:hAnsi="Consolas" w:cs="Calibri"/>
            <w:strike/>
            <w:color w:val="0000FF"/>
            <w:sz w:val="17"/>
            <w:szCs w:val="17"/>
            <w:u w:val="single"/>
          </w:rPr>
          <w:t>jQuery.boxModel</w:t>
        </w:r>
      </w:hyperlink>
    </w:p>
    <w:p w:rsidR="00CF1D63" w:rsidRPr="000E3C52" w:rsidRDefault="00012147" w:rsidP="001960FD">
      <w:pPr>
        <w:spacing w:after="0"/>
        <w:ind w:left="360"/>
        <w:rPr>
          <w:rFonts w:ascii="Consolas" w:eastAsia="Times New Roman" w:hAnsi="Consolas" w:cs="Calibri"/>
          <w:color w:val="293102"/>
          <w:sz w:val="17"/>
          <w:szCs w:val="17"/>
        </w:rPr>
      </w:pPr>
      <w:hyperlink r:id="rId556" w:tooltip="Contains flags for the useragent, read from navigator.userAgent. We recommend against using this property; please try to use feature detection instead (see jQuery.support). jQuery.browser may be moved to a plugin in a future release of jQuery." w:history="1">
        <w:r w:rsidR="00CF1D63" w:rsidRPr="000E3C52">
          <w:rPr>
            <w:rFonts w:ascii="Consolas" w:eastAsia="Times New Roman" w:hAnsi="Consolas" w:cs="Calibri"/>
            <w:strike/>
            <w:color w:val="0000FF"/>
            <w:sz w:val="17"/>
            <w:szCs w:val="17"/>
            <w:u w:val="single"/>
          </w:rPr>
          <w:t>jQuery.browser</w:t>
        </w:r>
      </w:hyperlink>
    </w:p>
    <w:p w:rsidR="00CF1D63" w:rsidRPr="000E3C52" w:rsidRDefault="00012147" w:rsidP="001960FD">
      <w:pPr>
        <w:spacing w:after="0"/>
        <w:ind w:left="360"/>
        <w:rPr>
          <w:rFonts w:ascii="Consolas" w:eastAsia="Times New Roman" w:hAnsi="Consolas" w:cs="Calibri"/>
          <w:color w:val="293102"/>
          <w:sz w:val="17"/>
          <w:szCs w:val="17"/>
        </w:rPr>
      </w:pPr>
      <w:hyperlink r:id="rId557" w:tooltip="Check to see if a DOM node is within another DOM node." w:history="1">
        <w:r w:rsidR="00CF1D63" w:rsidRPr="000E3C52">
          <w:rPr>
            <w:rFonts w:ascii="Consolas" w:eastAsia="Times New Roman" w:hAnsi="Consolas" w:cs="Calibri"/>
            <w:color w:val="0000FF"/>
            <w:sz w:val="17"/>
            <w:szCs w:val="17"/>
          </w:rPr>
          <w:t>jQuery.contains()</w:t>
        </w:r>
      </w:hyperlink>
    </w:p>
    <w:p w:rsidR="00CF1D63" w:rsidRPr="000E3C52" w:rsidRDefault="00012147" w:rsidP="001960FD">
      <w:pPr>
        <w:spacing w:after="0"/>
        <w:ind w:left="360"/>
        <w:rPr>
          <w:rFonts w:ascii="Consolas" w:eastAsia="Times New Roman" w:hAnsi="Consolas" w:cs="Calibri"/>
          <w:color w:val="293102"/>
          <w:sz w:val="17"/>
          <w:szCs w:val="17"/>
        </w:rPr>
      </w:pPr>
      <w:hyperlink r:id="rId558" w:tooltip="A generic iterator function, which can be used to seamlessly iterate over both objects and arrays. Arrays and array-like objects with a length property (such as a function's arguments object) are iterated by numeric index, from 0 to length-1. Other objects are" w:history="1">
        <w:r w:rsidR="00CF1D63" w:rsidRPr="000E3C52">
          <w:rPr>
            <w:rFonts w:ascii="Consolas" w:eastAsia="Times New Roman" w:hAnsi="Consolas" w:cs="Calibri"/>
            <w:color w:val="0000FF"/>
            <w:sz w:val="17"/>
            <w:szCs w:val="17"/>
          </w:rPr>
          <w:t>jQuery.each()</w:t>
        </w:r>
      </w:hyperlink>
    </w:p>
    <w:p w:rsidR="00CF1D63" w:rsidRPr="000E3C52" w:rsidRDefault="00012147" w:rsidP="001960FD">
      <w:pPr>
        <w:spacing w:after="0"/>
        <w:ind w:left="360"/>
        <w:rPr>
          <w:rFonts w:ascii="Consolas" w:eastAsia="Times New Roman" w:hAnsi="Consolas" w:cs="Calibri"/>
          <w:color w:val="293102"/>
          <w:sz w:val="17"/>
          <w:szCs w:val="17"/>
        </w:rPr>
      </w:pPr>
      <w:hyperlink r:id="rId559" w:tooltip="Merge the contents of two or more objects together into the first object." w:history="1">
        <w:r w:rsidR="00CF1D63" w:rsidRPr="000E3C52">
          <w:rPr>
            <w:rFonts w:ascii="Consolas" w:eastAsia="Times New Roman" w:hAnsi="Consolas" w:cs="Calibri"/>
            <w:color w:val="0000FF"/>
            <w:sz w:val="17"/>
            <w:szCs w:val="17"/>
          </w:rPr>
          <w:t>jQuery.extend()</w:t>
        </w:r>
      </w:hyperlink>
    </w:p>
    <w:p w:rsidR="00CF1D63" w:rsidRPr="000E3C52" w:rsidRDefault="00012147" w:rsidP="001960FD">
      <w:pPr>
        <w:spacing w:after="0"/>
        <w:ind w:left="360"/>
        <w:rPr>
          <w:rFonts w:ascii="Consolas" w:eastAsia="Times New Roman" w:hAnsi="Consolas" w:cs="Calibri"/>
          <w:color w:val="293102"/>
          <w:sz w:val="17"/>
          <w:szCs w:val="17"/>
        </w:rPr>
      </w:pPr>
      <w:hyperlink r:id="rId560" w:tooltip="Execute some JavaScript code globally." w:history="1">
        <w:r w:rsidR="00CF1D63" w:rsidRPr="000E3C52">
          <w:rPr>
            <w:rFonts w:ascii="Consolas" w:eastAsia="Times New Roman" w:hAnsi="Consolas" w:cs="Calibri"/>
            <w:color w:val="0000FF"/>
            <w:sz w:val="17"/>
            <w:szCs w:val="17"/>
          </w:rPr>
          <w:t>jQuery.globalEval()</w:t>
        </w:r>
      </w:hyperlink>
    </w:p>
    <w:p w:rsidR="00CF1D63" w:rsidRPr="000E3C52" w:rsidRDefault="00012147" w:rsidP="001960FD">
      <w:pPr>
        <w:spacing w:after="0"/>
        <w:ind w:left="360"/>
        <w:rPr>
          <w:rFonts w:ascii="Consolas" w:eastAsia="Times New Roman" w:hAnsi="Consolas" w:cs="Calibri"/>
          <w:color w:val="293102"/>
          <w:sz w:val="17"/>
          <w:szCs w:val="17"/>
        </w:rPr>
      </w:pPr>
      <w:hyperlink r:id="rId561" w:tooltip="Finds the elements of an array which satisfy a filter function. The original array is not affected." w:history="1">
        <w:r w:rsidR="00CF1D63" w:rsidRPr="000E3C52">
          <w:rPr>
            <w:rFonts w:ascii="Consolas" w:eastAsia="Times New Roman" w:hAnsi="Consolas" w:cs="Calibri"/>
            <w:color w:val="0000FF"/>
            <w:sz w:val="17"/>
            <w:szCs w:val="17"/>
          </w:rPr>
          <w:t>jQuery.grep()</w:t>
        </w:r>
      </w:hyperlink>
    </w:p>
    <w:p w:rsidR="00CF1D63" w:rsidRPr="000E3C52" w:rsidRDefault="00012147" w:rsidP="001960FD">
      <w:pPr>
        <w:spacing w:after="0"/>
        <w:ind w:left="360"/>
        <w:rPr>
          <w:rFonts w:ascii="Consolas" w:eastAsia="Times New Roman" w:hAnsi="Consolas" w:cs="Calibri"/>
          <w:color w:val="293102"/>
          <w:sz w:val="17"/>
          <w:szCs w:val="17"/>
        </w:rPr>
      </w:pPr>
      <w:hyperlink r:id="rId562" w:tooltip="Search for a specified value within an array and return its index (or -1 if not found)." w:history="1">
        <w:r w:rsidR="00CF1D63" w:rsidRPr="000E3C52">
          <w:rPr>
            <w:rFonts w:ascii="Consolas" w:eastAsia="Times New Roman" w:hAnsi="Consolas" w:cs="Calibri"/>
            <w:color w:val="0000FF"/>
            <w:sz w:val="17"/>
            <w:szCs w:val="17"/>
          </w:rPr>
          <w:t>jQuery.inArray()</w:t>
        </w:r>
      </w:hyperlink>
    </w:p>
    <w:p w:rsidR="00CF1D63" w:rsidRPr="000E3C52" w:rsidRDefault="00012147" w:rsidP="001960FD">
      <w:pPr>
        <w:spacing w:after="0"/>
        <w:ind w:left="360"/>
        <w:rPr>
          <w:rFonts w:ascii="Consolas" w:eastAsia="Times New Roman" w:hAnsi="Consolas" w:cs="Calibri"/>
          <w:color w:val="293102"/>
          <w:sz w:val="17"/>
          <w:szCs w:val="17"/>
        </w:rPr>
      </w:pPr>
      <w:hyperlink r:id="rId563" w:tooltip="Determine whether the argument is an array." w:history="1">
        <w:r w:rsidR="00CF1D63" w:rsidRPr="000E3C52">
          <w:rPr>
            <w:rFonts w:ascii="Consolas" w:eastAsia="Times New Roman" w:hAnsi="Consolas" w:cs="Calibri"/>
            <w:color w:val="0000FF"/>
            <w:sz w:val="17"/>
            <w:szCs w:val="17"/>
          </w:rPr>
          <w:t>jQuery.isArray()</w:t>
        </w:r>
      </w:hyperlink>
    </w:p>
    <w:p w:rsidR="00CF1D63" w:rsidRPr="000E3C52" w:rsidRDefault="00012147" w:rsidP="001960FD">
      <w:pPr>
        <w:spacing w:after="0"/>
        <w:ind w:left="360"/>
        <w:rPr>
          <w:rFonts w:ascii="Consolas" w:eastAsia="Times New Roman" w:hAnsi="Consolas" w:cs="Calibri"/>
          <w:color w:val="293102"/>
          <w:sz w:val="17"/>
          <w:szCs w:val="17"/>
        </w:rPr>
      </w:pPr>
      <w:hyperlink r:id="rId564" w:tooltip="Check to see if an object is empty (contains no properties)." w:history="1">
        <w:r w:rsidR="00CF1D63" w:rsidRPr="000E3C52">
          <w:rPr>
            <w:rFonts w:ascii="Consolas" w:eastAsia="Times New Roman" w:hAnsi="Consolas" w:cs="Calibri"/>
            <w:color w:val="0000FF"/>
            <w:sz w:val="17"/>
            <w:szCs w:val="17"/>
          </w:rPr>
          <w:t>jQuery.isEmptyObject()</w:t>
        </w:r>
      </w:hyperlink>
    </w:p>
    <w:p w:rsidR="00CF1D63" w:rsidRPr="000E3C52" w:rsidRDefault="00012147" w:rsidP="001960FD">
      <w:pPr>
        <w:spacing w:after="0"/>
        <w:ind w:left="360"/>
        <w:rPr>
          <w:rFonts w:ascii="Consolas" w:eastAsia="Times New Roman" w:hAnsi="Consolas" w:cs="Calibri"/>
          <w:color w:val="293102"/>
          <w:sz w:val="17"/>
          <w:szCs w:val="17"/>
        </w:rPr>
      </w:pPr>
      <w:hyperlink r:id="rId565" w:tooltip="Determine if the argument passed is a Javascript function object." w:history="1">
        <w:r w:rsidR="00CF1D63" w:rsidRPr="000E3C52">
          <w:rPr>
            <w:rFonts w:ascii="Consolas" w:eastAsia="Times New Roman" w:hAnsi="Consolas" w:cs="Calibri"/>
            <w:color w:val="0000FF"/>
            <w:sz w:val="17"/>
            <w:szCs w:val="17"/>
          </w:rPr>
          <w:t>jQuery.isFunction()</w:t>
        </w:r>
      </w:hyperlink>
    </w:p>
    <w:p w:rsidR="00CF1D63" w:rsidRPr="000E3C52" w:rsidRDefault="00012147" w:rsidP="001960FD">
      <w:pPr>
        <w:spacing w:after="0"/>
        <w:ind w:left="360"/>
        <w:rPr>
          <w:rFonts w:ascii="Consolas" w:eastAsia="Times New Roman" w:hAnsi="Consolas" w:cs="Calibri"/>
          <w:color w:val="293102"/>
          <w:sz w:val="17"/>
          <w:szCs w:val="17"/>
        </w:rPr>
      </w:pPr>
      <w:hyperlink r:id="rId566" w:tooltip="Determines whether its argument is a number." w:history="1">
        <w:r w:rsidR="00CF1D63" w:rsidRPr="000E3C52">
          <w:rPr>
            <w:rFonts w:ascii="Consolas" w:eastAsia="Times New Roman" w:hAnsi="Consolas" w:cs="Calibri"/>
            <w:color w:val="0000FF"/>
            <w:sz w:val="17"/>
            <w:szCs w:val="17"/>
          </w:rPr>
          <w:t>jQuery.isNumeric()</w:t>
        </w:r>
      </w:hyperlink>
    </w:p>
    <w:p w:rsidR="00CF1D63" w:rsidRPr="000E3C52" w:rsidRDefault="00012147" w:rsidP="001960FD">
      <w:pPr>
        <w:spacing w:after="0"/>
        <w:ind w:left="360"/>
        <w:rPr>
          <w:rFonts w:ascii="Consolas" w:eastAsia="Times New Roman" w:hAnsi="Consolas" w:cs="Calibri"/>
          <w:color w:val="293102"/>
          <w:sz w:val="17"/>
          <w:szCs w:val="17"/>
        </w:rPr>
      </w:pPr>
      <w:hyperlink r:id="rId567" w:tooltip="Check to see if an object is a plain object (created using '{}' or 'new Object')." w:history="1">
        <w:r w:rsidR="00CF1D63" w:rsidRPr="000E3C52">
          <w:rPr>
            <w:rFonts w:ascii="Consolas" w:eastAsia="Times New Roman" w:hAnsi="Consolas" w:cs="Calibri"/>
            <w:color w:val="0000FF"/>
            <w:sz w:val="17"/>
            <w:szCs w:val="17"/>
          </w:rPr>
          <w:t>jQuery.isPlainObject()</w:t>
        </w:r>
      </w:hyperlink>
    </w:p>
    <w:p w:rsidR="00CF1D63" w:rsidRPr="000E3C52" w:rsidRDefault="00012147" w:rsidP="001960FD">
      <w:pPr>
        <w:spacing w:after="0"/>
        <w:ind w:left="360"/>
        <w:rPr>
          <w:rFonts w:ascii="Consolas" w:eastAsia="Times New Roman" w:hAnsi="Consolas" w:cs="Calibri"/>
          <w:color w:val="293102"/>
          <w:sz w:val="17"/>
          <w:szCs w:val="17"/>
        </w:rPr>
      </w:pPr>
      <w:hyperlink r:id="rId568" w:tooltip="Determine whether the argument is a window." w:history="1">
        <w:r w:rsidR="00CF1D63" w:rsidRPr="000E3C52">
          <w:rPr>
            <w:rFonts w:ascii="Consolas" w:eastAsia="Times New Roman" w:hAnsi="Consolas" w:cs="Calibri"/>
            <w:color w:val="0000FF"/>
            <w:sz w:val="17"/>
            <w:szCs w:val="17"/>
          </w:rPr>
          <w:t>jQuery.isWindow()</w:t>
        </w:r>
      </w:hyperlink>
    </w:p>
    <w:p w:rsidR="00CF1D63" w:rsidRPr="000E3C52" w:rsidRDefault="00012147" w:rsidP="001960FD">
      <w:pPr>
        <w:spacing w:after="0"/>
        <w:ind w:left="360"/>
        <w:rPr>
          <w:rFonts w:ascii="Consolas" w:eastAsia="Times New Roman" w:hAnsi="Consolas" w:cs="Calibri"/>
          <w:color w:val="293102"/>
          <w:sz w:val="17"/>
          <w:szCs w:val="17"/>
        </w:rPr>
      </w:pPr>
      <w:hyperlink r:id="rId569" w:tooltip="Check to see if a DOM node is within an XML document (or is an XML document)." w:history="1">
        <w:r w:rsidR="00CF1D63" w:rsidRPr="000E3C52">
          <w:rPr>
            <w:rFonts w:ascii="Consolas" w:eastAsia="Times New Roman" w:hAnsi="Consolas" w:cs="Calibri"/>
            <w:color w:val="0000FF"/>
            <w:sz w:val="17"/>
            <w:szCs w:val="17"/>
          </w:rPr>
          <w:t>jQuery.isXMLDoc()</w:t>
        </w:r>
      </w:hyperlink>
    </w:p>
    <w:p w:rsidR="00CF1D63" w:rsidRPr="000E3C52" w:rsidRDefault="00012147" w:rsidP="001960FD">
      <w:pPr>
        <w:spacing w:after="0"/>
        <w:ind w:left="360"/>
        <w:rPr>
          <w:rFonts w:ascii="Consolas" w:eastAsia="Times New Roman" w:hAnsi="Consolas" w:cs="Calibri"/>
          <w:color w:val="293102"/>
          <w:sz w:val="17"/>
          <w:szCs w:val="17"/>
        </w:rPr>
      </w:pPr>
      <w:hyperlink r:id="rId570" w:tooltip="Convert an array-like object into a true JavaScript array." w:history="1">
        <w:r w:rsidR="00CF1D63" w:rsidRPr="000E3C52">
          <w:rPr>
            <w:rFonts w:ascii="Consolas" w:eastAsia="Times New Roman" w:hAnsi="Consolas" w:cs="Calibri"/>
            <w:color w:val="0000FF"/>
            <w:sz w:val="17"/>
            <w:szCs w:val="17"/>
          </w:rPr>
          <w:t>jQuery.makeArray()</w:t>
        </w:r>
      </w:hyperlink>
    </w:p>
    <w:p w:rsidR="00CF1D63" w:rsidRPr="000E3C52" w:rsidRDefault="00012147" w:rsidP="001960FD">
      <w:pPr>
        <w:spacing w:after="0"/>
        <w:ind w:left="360"/>
        <w:rPr>
          <w:rFonts w:ascii="Consolas" w:eastAsia="Times New Roman" w:hAnsi="Consolas" w:cs="Calibri"/>
          <w:color w:val="293102"/>
          <w:sz w:val="17"/>
          <w:szCs w:val="17"/>
        </w:rPr>
      </w:pPr>
      <w:hyperlink r:id="rId571" w:tooltip="Translate all items in an array or array-like object to another array of items." w:history="1">
        <w:r w:rsidR="00CF1D63" w:rsidRPr="000E3C52">
          <w:rPr>
            <w:rFonts w:ascii="Consolas" w:eastAsia="Times New Roman" w:hAnsi="Consolas" w:cs="Calibri"/>
            <w:color w:val="0000FF"/>
            <w:sz w:val="17"/>
            <w:szCs w:val="17"/>
          </w:rPr>
          <w:t>jQuery.map()</w:t>
        </w:r>
      </w:hyperlink>
    </w:p>
    <w:p w:rsidR="00CF1D63" w:rsidRPr="000E3C52" w:rsidRDefault="00012147" w:rsidP="001960FD">
      <w:pPr>
        <w:spacing w:after="0"/>
        <w:ind w:left="360"/>
        <w:rPr>
          <w:rFonts w:ascii="Consolas" w:eastAsia="Times New Roman" w:hAnsi="Consolas" w:cs="Calibri"/>
          <w:color w:val="293102"/>
          <w:sz w:val="17"/>
          <w:szCs w:val="17"/>
        </w:rPr>
      </w:pPr>
      <w:hyperlink r:id="rId572" w:tooltip="Merge the contents of two arrays together into the first array." w:history="1">
        <w:r w:rsidR="00CF1D63" w:rsidRPr="000E3C52">
          <w:rPr>
            <w:rFonts w:ascii="Consolas" w:eastAsia="Times New Roman" w:hAnsi="Consolas" w:cs="Calibri"/>
            <w:color w:val="0000FF"/>
            <w:sz w:val="17"/>
            <w:szCs w:val="17"/>
          </w:rPr>
          <w:t>jQuery.merge()</w:t>
        </w:r>
      </w:hyperlink>
    </w:p>
    <w:p w:rsidR="00CF1D63" w:rsidRPr="000E3C52" w:rsidRDefault="00012147" w:rsidP="001960FD">
      <w:pPr>
        <w:spacing w:after="0"/>
        <w:ind w:left="360"/>
        <w:rPr>
          <w:rFonts w:ascii="Consolas" w:eastAsia="Times New Roman" w:hAnsi="Consolas" w:cs="Calibri"/>
          <w:color w:val="293102"/>
          <w:sz w:val="17"/>
          <w:szCs w:val="17"/>
        </w:rPr>
      </w:pPr>
      <w:hyperlink r:id="rId573" w:tooltip="An empty function." w:history="1">
        <w:r w:rsidR="00CF1D63" w:rsidRPr="000E3C52">
          <w:rPr>
            <w:rFonts w:ascii="Consolas" w:eastAsia="Times New Roman" w:hAnsi="Consolas" w:cs="Calibri"/>
            <w:color w:val="0000FF"/>
            <w:sz w:val="17"/>
            <w:szCs w:val="17"/>
          </w:rPr>
          <w:t>jQuery.noop()</w:t>
        </w:r>
      </w:hyperlink>
    </w:p>
    <w:p w:rsidR="00CF1D63" w:rsidRPr="000E3C52" w:rsidRDefault="00012147" w:rsidP="001960FD">
      <w:pPr>
        <w:spacing w:after="0"/>
        <w:ind w:left="360"/>
        <w:rPr>
          <w:rFonts w:ascii="Consolas" w:eastAsia="Times New Roman" w:hAnsi="Consolas" w:cs="Calibri"/>
          <w:color w:val="293102"/>
          <w:sz w:val="17"/>
          <w:szCs w:val="17"/>
        </w:rPr>
      </w:pPr>
      <w:hyperlink r:id="rId574" w:tooltip="Return a number representing the current time." w:history="1">
        <w:r w:rsidR="00CF1D63" w:rsidRPr="000E3C52">
          <w:rPr>
            <w:rFonts w:ascii="Consolas" w:eastAsia="Times New Roman" w:hAnsi="Consolas" w:cs="Calibri"/>
            <w:color w:val="0000FF"/>
            <w:sz w:val="17"/>
            <w:szCs w:val="17"/>
          </w:rPr>
          <w:t>jQuery.now()</w:t>
        </w:r>
      </w:hyperlink>
    </w:p>
    <w:p w:rsidR="00CF1D63" w:rsidRPr="000E3C52" w:rsidRDefault="00012147" w:rsidP="001960FD">
      <w:pPr>
        <w:spacing w:after="0"/>
        <w:ind w:left="360"/>
        <w:rPr>
          <w:rFonts w:ascii="Consolas" w:eastAsia="Times New Roman" w:hAnsi="Consolas" w:cs="Calibri"/>
          <w:color w:val="293102"/>
          <w:sz w:val="17"/>
          <w:szCs w:val="17"/>
        </w:rPr>
      </w:pPr>
      <w:hyperlink r:id="rId575" w:tooltip="Parses a string into an array of DOM nodes." w:history="1">
        <w:r w:rsidR="00CF1D63" w:rsidRPr="000E3C52">
          <w:rPr>
            <w:rFonts w:ascii="Consolas" w:eastAsia="Times New Roman" w:hAnsi="Consolas" w:cs="Calibri"/>
            <w:color w:val="0000FF"/>
            <w:sz w:val="17"/>
            <w:szCs w:val="17"/>
          </w:rPr>
          <w:t>jQuery.parseHTML()</w:t>
        </w:r>
      </w:hyperlink>
    </w:p>
    <w:p w:rsidR="00CF1D63" w:rsidRPr="000E3C52" w:rsidRDefault="00012147" w:rsidP="001960FD">
      <w:pPr>
        <w:spacing w:after="0"/>
        <w:ind w:left="360"/>
        <w:rPr>
          <w:rFonts w:ascii="Consolas" w:eastAsia="Times New Roman" w:hAnsi="Consolas" w:cs="Calibri"/>
          <w:color w:val="293102"/>
          <w:sz w:val="17"/>
          <w:szCs w:val="17"/>
        </w:rPr>
      </w:pPr>
      <w:hyperlink r:id="rId576" w:tooltip="Takes a well-formed JSON string and returns the resulting JavaScript object." w:history="1">
        <w:r w:rsidR="00CF1D63" w:rsidRPr="000E3C52">
          <w:rPr>
            <w:rFonts w:ascii="Consolas" w:eastAsia="Times New Roman" w:hAnsi="Consolas" w:cs="Calibri"/>
            <w:color w:val="0000FF"/>
            <w:sz w:val="17"/>
            <w:szCs w:val="17"/>
          </w:rPr>
          <w:t>jQuery.parseJSON()</w:t>
        </w:r>
      </w:hyperlink>
    </w:p>
    <w:p w:rsidR="00CF1D63" w:rsidRPr="000E3C52" w:rsidRDefault="00012147" w:rsidP="001960FD">
      <w:pPr>
        <w:spacing w:after="0"/>
        <w:ind w:left="360"/>
        <w:rPr>
          <w:rFonts w:ascii="Consolas" w:eastAsia="Times New Roman" w:hAnsi="Consolas" w:cs="Calibri"/>
          <w:color w:val="293102"/>
          <w:sz w:val="17"/>
          <w:szCs w:val="17"/>
        </w:rPr>
      </w:pPr>
      <w:hyperlink r:id="rId577" w:tooltip="Parses a string into an XML document." w:history="1">
        <w:r w:rsidR="00CF1D63" w:rsidRPr="000E3C52">
          <w:rPr>
            <w:rFonts w:ascii="Consolas" w:eastAsia="Times New Roman" w:hAnsi="Consolas" w:cs="Calibri"/>
            <w:color w:val="0000FF"/>
            <w:sz w:val="17"/>
            <w:szCs w:val="17"/>
          </w:rPr>
          <w:t>jQuery.parseXML()</w:t>
        </w:r>
      </w:hyperlink>
    </w:p>
    <w:p w:rsidR="00CF1D63" w:rsidRPr="000E3C52" w:rsidRDefault="00012147" w:rsidP="001960FD">
      <w:pPr>
        <w:spacing w:after="0"/>
        <w:ind w:left="360"/>
        <w:rPr>
          <w:rFonts w:ascii="Consolas" w:eastAsia="Times New Roman" w:hAnsi="Consolas" w:cs="Calibri"/>
          <w:color w:val="293102"/>
          <w:sz w:val="17"/>
          <w:szCs w:val="17"/>
        </w:rPr>
      </w:pPr>
      <w:hyperlink r:id="rId578" w:tooltip="Takes a function and returns a new one that will always have a particular context." w:history="1">
        <w:r w:rsidR="00CF1D63" w:rsidRPr="000E3C52">
          <w:rPr>
            <w:rFonts w:ascii="Consolas" w:eastAsia="Times New Roman" w:hAnsi="Consolas" w:cs="Calibri"/>
            <w:color w:val="0000FF"/>
            <w:sz w:val="17"/>
            <w:szCs w:val="17"/>
          </w:rPr>
          <w:t>jQuery.proxy()</w:t>
        </w:r>
      </w:hyperlink>
    </w:p>
    <w:p w:rsidR="00CF1D63" w:rsidRPr="000E3C52" w:rsidRDefault="00012147" w:rsidP="001960FD">
      <w:pPr>
        <w:spacing w:after="0"/>
        <w:ind w:left="360"/>
        <w:rPr>
          <w:rFonts w:ascii="Consolas" w:eastAsia="Times New Roman" w:hAnsi="Consolas" w:cs="Calibri"/>
          <w:color w:val="293102"/>
          <w:sz w:val="17"/>
          <w:szCs w:val="17"/>
        </w:rPr>
      </w:pPr>
      <w:hyperlink r:id="rId579" w:tooltip="A collection of properties that represent the presence of different browser features or bugs." w:history="1">
        <w:r w:rsidR="00CF1D63" w:rsidRPr="000E3C52">
          <w:rPr>
            <w:rFonts w:ascii="Consolas" w:eastAsia="Times New Roman" w:hAnsi="Consolas" w:cs="Calibri"/>
            <w:color w:val="0000FF"/>
            <w:sz w:val="17"/>
            <w:szCs w:val="17"/>
          </w:rPr>
          <w:t>jQuery.support</w:t>
        </w:r>
      </w:hyperlink>
    </w:p>
    <w:p w:rsidR="00CF1D63" w:rsidRPr="000E3C52" w:rsidRDefault="00012147" w:rsidP="001960FD">
      <w:pPr>
        <w:spacing w:after="0"/>
        <w:ind w:left="360"/>
        <w:rPr>
          <w:rFonts w:ascii="Consolas" w:eastAsia="Times New Roman" w:hAnsi="Consolas" w:cs="Calibri"/>
          <w:color w:val="293102"/>
          <w:sz w:val="17"/>
          <w:szCs w:val="17"/>
        </w:rPr>
      </w:pPr>
      <w:hyperlink r:id="rId580" w:tooltip="Remove the whitespace from the beginning and end of a string." w:history="1">
        <w:r w:rsidR="00CF1D63" w:rsidRPr="000E3C52">
          <w:rPr>
            <w:rFonts w:ascii="Consolas" w:eastAsia="Times New Roman" w:hAnsi="Consolas" w:cs="Calibri"/>
            <w:color w:val="0000FF"/>
            <w:sz w:val="17"/>
            <w:szCs w:val="17"/>
          </w:rPr>
          <w:t>jQuery.trim()</w:t>
        </w:r>
      </w:hyperlink>
    </w:p>
    <w:p w:rsidR="00CF1D63" w:rsidRPr="000E3C52" w:rsidRDefault="00012147" w:rsidP="001960FD">
      <w:pPr>
        <w:spacing w:after="0"/>
        <w:ind w:left="360"/>
        <w:rPr>
          <w:rFonts w:ascii="Consolas" w:eastAsia="Times New Roman" w:hAnsi="Consolas" w:cs="Calibri"/>
          <w:color w:val="293102"/>
          <w:sz w:val="17"/>
          <w:szCs w:val="17"/>
        </w:rPr>
      </w:pPr>
      <w:hyperlink r:id="rId581" w:tooltip="Determine the internal JavaScript [[Class]] of an object." w:history="1">
        <w:r w:rsidR="00CF1D63" w:rsidRPr="000E3C52">
          <w:rPr>
            <w:rFonts w:ascii="Consolas" w:eastAsia="Times New Roman" w:hAnsi="Consolas" w:cs="Calibri"/>
            <w:color w:val="0000FF"/>
            <w:sz w:val="17"/>
            <w:szCs w:val="17"/>
          </w:rPr>
          <w:t>jQuery.type()</w:t>
        </w:r>
      </w:hyperlink>
    </w:p>
    <w:p w:rsidR="00CF1D63" w:rsidRPr="000E3C52" w:rsidRDefault="00012147" w:rsidP="001960FD">
      <w:pPr>
        <w:spacing w:after="0"/>
        <w:ind w:left="360"/>
        <w:rPr>
          <w:rFonts w:ascii="Consolas" w:eastAsia="Times New Roman" w:hAnsi="Consolas" w:cs="Calibri"/>
          <w:color w:val="293102"/>
          <w:sz w:val="17"/>
          <w:szCs w:val="17"/>
        </w:rPr>
      </w:pPr>
      <w:hyperlink r:id="rId582" w:tooltip="Sorts an array of DOM elements, in place, with the duplicates removed. Note that this only works on arrays of DOM elements, not strings or numbers." w:history="1">
        <w:r w:rsidR="00CF1D63" w:rsidRPr="000E3C52">
          <w:rPr>
            <w:rFonts w:ascii="Consolas" w:eastAsia="Times New Roman" w:hAnsi="Consolas" w:cs="Calibri"/>
            <w:color w:val="0000FF"/>
            <w:sz w:val="17"/>
            <w:szCs w:val="17"/>
          </w:rPr>
          <w:t>jQuery.unique()</w:t>
        </w:r>
      </w:hyperlink>
    </w:p>
    <w:p w:rsidR="00CF1D63" w:rsidRPr="000E3C52" w:rsidRDefault="00012147" w:rsidP="001960FD">
      <w:pPr>
        <w:spacing w:after="0"/>
        <w:ind w:left="360"/>
        <w:rPr>
          <w:rFonts w:ascii="Consolas" w:eastAsia="Times New Roman" w:hAnsi="Consolas" w:cs="Calibri"/>
          <w:color w:val="293102"/>
          <w:sz w:val="17"/>
          <w:szCs w:val="17"/>
        </w:rPr>
      </w:pPr>
      <w:hyperlink r:id="rId583" w:tooltip="Sorts an array of DOM elements, in place, with the duplicates removed. Note that this only works on arrays of DOM elements, not strings or numbers." w:history="1">
        <w:r w:rsidR="00CF1D63" w:rsidRPr="000E3C52">
          <w:rPr>
            <w:rFonts w:ascii="Consolas" w:eastAsia="Times New Roman" w:hAnsi="Consolas" w:cs="Calibri"/>
            <w:color w:val="0000FF"/>
            <w:sz w:val="17"/>
            <w:szCs w:val="17"/>
          </w:rPr>
          <w:t>jQuery.uniqueSort()</w:t>
        </w:r>
      </w:hyperlink>
    </w:p>
    <w:p w:rsidR="001960FD" w:rsidRPr="000E3C52" w:rsidRDefault="001960FD" w:rsidP="001960FD">
      <w:pPr>
        <w:spacing w:after="0"/>
        <w:ind w:left="360"/>
        <w:rPr>
          <w:rFonts w:ascii="Consolas" w:eastAsia="Times New Roman" w:hAnsi="Consolas" w:cs="Calibri"/>
          <w:color w:val="293102"/>
          <w:sz w:val="17"/>
          <w:szCs w:val="17"/>
        </w:r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t>DOM Element Methods</w:t>
      </w:r>
    </w:p>
    <w:p w:rsidR="00CF1D63" w:rsidRPr="000E3C52" w:rsidRDefault="00012147" w:rsidP="001960FD">
      <w:pPr>
        <w:spacing w:after="0"/>
        <w:ind w:left="360"/>
        <w:rPr>
          <w:rFonts w:ascii="Consolas" w:eastAsia="Times New Roman" w:hAnsi="Consolas" w:cs="Calibri"/>
          <w:color w:val="293102"/>
          <w:sz w:val="17"/>
          <w:szCs w:val="17"/>
        </w:rPr>
      </w:pPr>
      <w:hyperlink r:id="rId584" w:tooltip="Retrieve the DOM elements matched by the jQuery object." w:history="1">
        <w:r w:rsidR="00CF1D63" w:rsidRPr="000E3C52">
          <w:rPr>
            <w:rFonts w:ascii="Consolas" w:eastAsia="Times New Roman" w:hAnsi="Consolas" w:cs="Calibri"/>
            <w:color w:val="0000FF"/>
            <w:sz w:val="17"/>
            <w:szCs w:val="17"/>
          </w:rPr>
          <w:t>.get()</w:t>
        </w:r>
      </w:hyperlink>
    </w:p>
    <w:p w:rsidR="00CF1D63" w:rsidRPr="000E3C52" w:rsidRDefault="00012147" w:rsidP="001960FD">
      <w:pPr>
        <w:spacing w:after="0"/>
        <w:ind w:left="360"/>
        <w:rPr>
          <w:rFonts w:ascii="Consolas" w:eastAsia="Times New Roman" w:hAnsi="Consolas" w:cs="Calibri"/>
          <w:color w:val="293102"/>
          <w:sz w:val="17"/>
          <w:szCs w:val="17"/>
        </w:rPr>
      </w:pPr>
      <w:hyperlink r:id="rId585" w:tooltip="Search for a given element from among the matched elements." w:history="1">
        <w:r w:rsidR="00CF1D63" w:rsidRPr="000E3C52">
          <w:rPr>
            <w:rFonts w:ascii="Consolas" w:eastAsia="Times New Roman" w:hAnsi="Consolas" w:cs="Calibri"/>
            <w:color w:val="0000FF"/>
            <w:sz w:val="17"/>
            <w:szCs w:val="17"/>
          </w:rPr>
          <w:t>.index()</w:t>
        </w:r>
      </w:hyperlink>
    </w:p>
    <w:p w:rsidR="00CF1D63" w:rsidRPr="000E3C52" w:rsidRDefault="00012147" w:rsidP="001960FD">
      <w:pPr>
        <w:spacing w:after="0"/>
        <w:ind w:left="360"/>
        <w:rPr>
          <w:rFonts w:ascii="Consolas" w:eastAsia="Times New Roman" w:hAnsi="Consolas" w:cs="Calibri"/>
          <w:color w:val="293102"/>
          <w:sz w:val="17"/>
          <w:szCs w:val="17"/>
        </w:rPr>
      </w:pPr>
      <w:hyperlink r:id="rId586" w:tooltip="Return the number of elements in the jQuery object." w:history="1">
        <w:r w:rsidR="00CF1D63" w:rsidRPr="000E3C52">
          <w:rPr>
            <w:rFonts w:ascii="Consolas" w:eastAsia="Times New Roman" w:hAnsi="Consolas" w:cs="Calibri"/>
            <w:color w:val="0000FF"/>
            <w:sz w:val="17"/>
            <w:szCs w:val="17"/>
          </w:rPr>
          <w:t>.size()</w:t>
        </w:r>
      </w:hyperlink>
    </w:p>
    <w:p w:rsidR="00CF1D63" w:rsidRPr="000E3C52" w:rsidRDefault="00012147" w:rsidP="001960FD">
      <w:pPr>
        <w:spacing w:after="0"/>
        <w:ind w:left="360"/>
        <w:rPr>
          <w:rFonts w:ascii="Consolas" w:eastAsia="Times New Roman" w:hAnsi="Consolas" w:cs="Calibri"/>
          <w:color w:val="293102"/>
          <w:sz w:val="17"/>
          <w:szCs w:val="17"/>
        </w:rPr>
      </w:pPr>
      <w:hyperlink r:id="rId587" w:tooltip="Retrieve all the DOM elements contained in the jQuery set, as an array." w:history="1">
        <w:r w:rsidR="00CF1D63" w:rsidRPr="000E3C52">
          <w:rPr>
            <w:rFonts w:ascii="Consolas" w:eastAsia="Times New Roman" w:hAnsi="Consolas" w:cs="Calibri"/>
            <w:color w:val="0000FF"/>
            <w:sz w:val="17"/>
            <w:szCs w:val="17"/>
          </w:rPr>
          <w:t>.toArray()</w:t>
        </w:r>
      </w:hyperlink>
    </w:p>
    <w:p w:rsidR="000E3C52" w:rsidRDefault="000E3C52" w:rsidP="001960FD">
      <w:pPr>
        <w:spacing w:after="0"/>
        <w:ind w:left="360"/>
        <w:rPr>
          <w:rFonts w:ascii="Consolas" w:eastAsia="Times New Roman" w:hAnsi="Consolas" w:cs="Calibri"/>
          <w:color w:val="293102"/>
          <w:sz w:val="17"/>
          <w:szCs w:val="17"/>
        </w:rPr>
      </w:pPr>
    </w:p>
    <w:p w:rsidR="000E3C52" w:rsidRPr="000E3C52" w:rsidRDefault="000E3C52" w:rsidP="001960FD">
      <w:pPr>
        <w:spacing w:after="0"/>
        <w:ind w:left="360"/>
        <w:rPr>
          <w:rFonts w:ascii="Consolas" w:eastAsia="Times New Roman" w:hAnsi="Consolas" w:cs="Calibri"/>
          <w:color w:val="293102"/>
          <w:sz w:val="17"/>
          <w:szCs w:val="17"/>
        </w:r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t>Internals</w:t>
      </w:r>
    </w:p>
    <w:p w:rsidR="00CF1D63" w:rsidRPr="000E3C52" w:rsidRDefault="00012147" w:rsidP="001960FD">
      <w:pPr>
        <w:spacing w:after="0"/>
        <w:ind w:left="360"/>
        <w:rPr>
          <w:rFonts w:ascii="Consolas" w:eastAsia="Times New Roman" w:hAnsi="Consolas" w:cs="Calibri"/>
          <w:color w:val="293102"/>
          <w:sz w:val="17"/>
          <w:szCs w:val="17"/>
        </w:rPr>
      </w:pPr>
      <w:hyperlink r:id="rId588" w:tooltip="A string containing the jQuery version number." w:history="1">
        <w:r w:rsidR="00CF1D63" w:rsidRPr="000E3C52">
          <w:rPr>
            <w:rFonts w:ascii="Consolas" w:eastAsia="Times New Roman" w:hAnsi="Consolas" w:cs="Calibri"/>
            <w:color w:val="0000FF"/>
            <w:sz w:val="17"/>
            <w:szCs w:val="17"/>
          </w:rPr>
          <w:t>.jquery</w:t>
        </w:r>
      </w:hyperlink>
    </w:p>
    <w:p w:rsidR="00CF1D63" w:rsidRPr="000E3C52" w:rsidRDefault="00012147" w:rsidP="001960FD">
      <w:pPr>
        <w:spacing w:after="0"/>
        <w:ind w:left="360"/>
        <w:rPr>
          <w:rFonts w:ascii="Consolas" w:eastAsia="Times New Roman" w:hAnsi="Consolas" w:cs="Calibri"/>
          <w:color w:val="293102"/>
          <w:sz w:val="17"/>
          <w:szCs w:val="17"/>
        </w:rPr>
      </w:pPr>
      <w:hyperlink r:id="rId589" w:tooltip="The DOM node context originally passed to jQuery(); if none was passed then context will likely be the document." w:history="1">
        <w:r w:rsidR="00CF1D63" w:rsidRPr="000E3C52">
          <w:rPr>
            <w:rFonts w:ascii="Consolas" w:eastAsia="Times New Roman" w:hAnsi="Consolas" w:cs="Calibri"/>
            <w:strike/>
            <w:color w:val="0000FF"/>
            <w:sz w:val="17"/>
            <w:szCs w:val="17"/>
            <w:u w:val="single"/>
          </w:rPr>
          <w:t>.context</w:t>
        </w:r>
      </w:hyperlink>
    </w:p>
    <w:p w:rsidR="00CF1D63" w:rsidRPr="000E3C52" w:rsidRDefault="00012147" w:rsidP="001960FD">
      <w:pPr>
        <w:spacing w:after="0"/>
        <w:ind w:left="360"/>
        <w:rPr>
          <w:rFonts w:ascii="Consolas" w:eastAsia="Times New Roman" w:hAnsi="Consolas" w:cs="Calibri"/>
          <w:color w:val="293102"/>
          <w:sz w:val="17"/>
          <w:szCs w:val="17"/>
        </w:rPr>
      </w:pPr>
      <w:hyperlink r:id="rId590" w:tooltip="Takes a string and throws an exception containing it." w:history="1">
        <w:r w:rsidR="00CF1D63" w:rsidRPr="000E3C52">
          <w:rPr>
            <w:rFonts w:ascii="Consolas" w:eastAsia="Times New Roman" w:hAnsi="Consolas" w:cs="Calibri"/>
            <w:color w:val="0000FF"/>
            <w:sz w:val="17"/>
            <w:szCs w:val="17"/>
          </w:rPr>
          <w:t>jQuery.error()</w:t>
        </w:r>
      </w:hyperlink>
    </w:p>
    <w:p w:rsidR="00CF1D63" w:rsidRPr="000E3C52" w:rsidRDefault="00012147" w:rsidP="001960FD">
      <w:pPr>
        <w:spacing w:after="0"/>
        <w:ind w:left="360"/>
        <w:rPr>
          <w:rFonts w:ascii="Consolas" w:eastAsia="Times New Roman" w:hAnsi="Consolas" w:cs="Calibri"/>
          <w:color w:val="293102"/>
          <w:sz w:val="17"/>
          <w:szCs w:val="17"/>
        </w:rPr>
      </w:pPr>
      <w:hyperlink r:id="rId591" w:tooltip="The number of elements in the jQuery object." w:history="1">
        <w:r w:rsidR="00CF1D63" w:rsidRPr="000E3C52">
          <w:rPr>
            <w:rFonts w:ascii="Consolas" w:eastAsia="Times New Roman" w:hAnsi="Consolas" w:cs="Calibri"/>
            <w:color w:val="0000FF"/>
            <w:sz w:val="17"/>
            <w:szCs w:val="17"/>
          </w:rPr>
          <w:t>.length</w:t>
        </w:r>
      </w:hyperlink>
    </w:p>
    <w:p w:rsidR="00CF1D63" w:rsidRPr="000E3C52" w:rsidRDefault="00012147" w:rsidP="001960FD">
      <w:pPr>
        <w:spacing w:after="0"/>
        <w:ind w:left="360"/>
        <w:rPr>
          <w:rFonts w:ascii="Consolas" w:eastAsia="Times New Roman" w:hAnsi="Consolas" w:cs="Calibri"/>
          <w:color w:val="293102"/>
          <w:sz w:val="17"/>
          <w:szCs w:val="17"/>
        </w:rPr>
      </w:pPr>
      <w:hyperlink r:id="rId592" w:tooltip="Add a collection of DOM elements onto the jQuery stack." w:history="1">
        <w:r w:rsidR="00CF1D63" w:rsidRPr="000E3C52">
          <w:rPr>
            <w:rFonts w:ascii="Consolas" w:eastAsia="Times New Roman" w:hAnsi="Consolas" w:cs="Calibri"/>
            <w:color w:val="0000FF"/>
            <w:sz w:val="17"/>
            <w:szCs w:val="17"/>
          </w:rPr>
          <w:t>.pushStack()</w:t>
        </w:r>
      </w:hyperlink>
    </w:p>
    <w:p w:rsidR="00CF1D63" w:rsidRPr="000E3C52" w:rsidRDefault="00012147" w:rsidP="001960FD">
      <w:pPr>
        <w:spacing w:after="0"/>
        <w:ind w:left="360"/>
        <w:rPr>
          <w:rFonts w:ascii="Consolas" w:eastAsia="Times New Roman" w:hAnsi="Consolas" w:cs="Calibri"/>
          <w:color w:val="293102"/>
          <w:sz w:val="17"/>
          <w:szCs w:val="17"/>
        </w:rPr>
      </w:pPr>
      <w:hyperlink r:id="rId593" w:tooltip="A selector representing selector originally passed to jQuery()." w:history="1">
        <w:r w:rsidR="00CF1D63" w:rsidRPr="000E3C52">
          <w:rPr>
            <w:rFonts w:ascii="Consolas" w:eastAsia="Times New Roman" w:hAnsi="Consolas" w:cs="Calibri"/>
            <w:strike/>
            <w:color w:val="0000FF"/>
            <w:sz w:val="17"/>
            <w:szCs w:val="17"/>
            <w:u w:val="single"/>
          </w:rPr>
          <w:t>.selector</w:t>
        </w:r>
      </w:hyperlink>
    </w:p>
    <w:p w:rsidR="001960FD" w:rsidRDefault="001960FD" w:rsidP="001960FD">
      <w:pPr>
        <w:spacing w:after="0"/>
        <w:ind w:left="360"/>
        <w:rPr>
          <w:rFonts w:ascii="Consolas" w:eastAsia="Times New Roman" w:hAnsi="Consolas" w:cs="Calibri"/>
          <w:color w:val="293102"/>
          <w:sz w:val="17"/>
          <w:szCs w:val="17"/>
        </w:rPr>
      </w:pPr>
    </w:p>
    <w:p w:rsidR="000E3C52" w:rsidRPr="000E3C52" w:rsidRDefault="000E3C52" w:rsidP="001960FD">
      <w:pPr>
        <w:spacing w:after="0"/>
        <w:ind w:left="360"/>
        <w:rPr>
          <w:rFonts w:ascii="Consolas" w:eastAsia="Times New Roman" w:hAnsi="Consolas" w:cs="Calibri"/>
          <w:color w:val="293102"/>
          <w:sz w:val="17"/>
          <w:szCs w:val="17"/>
        </w:rPr>
      </w:pPr>
    </w:p>
    <w:p w:rsidR="00CF1D63" w:rsidRPr="000E3C52" w:rsidRDefault="00CF1D63" w:rsidP="001960FD">
      <w:pPr>
        <w:spacing w:after="0"/>
        <w:ind w:left="360"/>
        <w:outlineLvl w:val="1"/>
        <w:rPr>
          <w:rFonts w:ascii="Consolas" w:eastAsia="Times New Roman" w:hAnsi="Consolas" w:cs="Calibri"/>
          <w:b/>
          <w:bCs/>
          <w:color w:val="293102"/>
          <w:sz w:val="17"/>
          <w:szCs w:val="17"/>
        </w:rPr>
      </w:pPr>
      <w:r w:rsidRPr="000E3C52">
        <w:rPr>
          <w:rFonts w:ascii="Consolas" w:eastAsia="Times New Roman" w:hAnsi="Consolas" w:cs="Calibri"/>
          <w:b/>
          <w:bCs/>
          <w:color w:val="293102"/>
          <w:sz w:val="17"/>
          <w:szCs w:val="17"/>
        </w:rPr>
        <w:t>Callbacks Object</w:t>
      </w:r>
    </w:p>
    <w:p w:rsidR="00CF1D63" w:rsidRPr="000E3C52" w:rsidRDefault="00012147" w:rsidP="001960FD">
      <w:pPr>
        <w:spacing w:after="0"/>
        <w:ind w:left="360"/>
        <w:rPr>
          <w:rFonts w:ascii="Consolas" w:eastAsia="Times New Roman" w:hAnsi="Consolas" w:cs="Calibri"/>
          <w:color w:val="293102"/>
          <w:sz w:val="17"/>
          <w:szCs w:val="17"/>
        </w:rPr>
      </w:pPr>
      <w:hyperlink r:id="rId594" w:tooltip="A multi-purpose callbacks list object that provides a powerful way to manage callback lists." w:history="1">
        <w:r w:rsidR="00CF1D63" w:rsidRPr="000E3C52">
          <w:rPr>
            <w:rFonts w:ascii="Consolas" w:eastAsia="Times New Roman" w:hAnsi="Consolas" w:cs="Calibri"/>
            <w:color w:val="0000FF"/>
            <w:sz w:val="17"/>
            <w:szCs w:val="17"/>
          </w:rPr>
          <w:t>jQuery.Callbacks()</w:t>
        </w:r>
      </w:hyperlink>
    </w:p>
    <w:p w:rsidR="00CF1D63" w:rsidRPr="000E3C52" w:rsidRDefault="00012147" w:rsidP="001960FD">
      <w:pPr>
        <w:spacing w:after="0"/>
        <w:ind w:left="360"/>
        <w:rPr>
          <w:rFonts w:ascii="Consolas" w:eastAsia="Times New Roman" w:hAnsi="Consolas" w:cs="Calibri"/>
          <w:color w:val="293102"/>
          <w:sz w:val="17"/>
          <w:szCs w:val="17"/>
        </w:rPr>
      </w:pPr>
      <w:hyperlink r:id="rId595" w:tooltip="Add a callback or a collection of callbacks to a callback list." w:history="1">
        <w:r w:rsidR="00CF1D63" w:rsidRPr="000E3C52">
          <w:rPr>
            <w:rFonts w:ascii="Consolas" w:eastAsia="Times New Roman" w:hAnsi="Consolas" w:cs="Calibri"/>
            <w:color w:val="0000FF"/>
            <w:sz w:val="17"/>
            <w:szCs w:val="17"/>
          </w:rPr>
          <w:t>callbacks.add()</w:t>
        </w:r>
      </w:hyperlink>
    </w:p>
    <w:p w:rsidR="00CF1D63" w:rsidRPr="000E3C52" w:rsidRDefault="00012147" w:rsidP="001960FD">
      <w:pPr>
        <w:spacing w:after="0"/>
        <w:ind w:left="360"/>
        <w:rPr>
          <w:rFonts w:ascii="Consolas" w:eastAsia="Times New Roman" w:hAnsi="Consolas" w:cs="Calibri"/>
          <w:color w:val="293102"/>
          <w:sz w:val="17"/>
          <w:szCs w:val="17"/>
        </w:rPr>
      </w:pPr>
      <w:hyperlink r:id="rId596" w:tooltip="Disable a callback list from doing anything more." w:history="1">
        <w:r w:rsidR="00CF1D63" w:rsidRPr="000E3C52">
          <w:rPr>
            <w:rFonts w:ascii="Consolas" w:eastAsia="Times New Roman" w:hAnsi="Consolas" w:cs="Calibri"/>
            <w:color w:val="0000FF"/>
            <w:sz w:val="17"/>
            <w:szCs w:val="17"/>
          </w:rPr>
          <w:t>callbacks.disable()</w:t>
        </w:r>
      </w:hyperlink>
    </w:p>
    <w:p w:rsidR="00CF1D63" w:rsidRPr="000E3C52" w:rsidRDefault="00012147" w:rsidP="001960FD">
      <w:pPr>
        <w:spacing w:after="0"/>
        <w:ind w:left="360"/>
        <w:rPr>
          <w:rFonts w:ascii="Consolas" w:eastAsia="Times New Roman" w:hAnsi="Consolas" w:cs="Calibri"/>
          <w:color w:val="293102"/>
          <w:sz w:val="17"/>
          <w:szCs w:val="17"/>
        </w:rPr>
      </w:pPr>
      <w:hyperlink r:id="rId597" w:tooltip="Determine if the callbacks list has been disabled." w:history="1">
        <w:r w:rsidR="00CF1D63" w:rsidRPr="000E3C52">
          <w:rPr>
            <w:rFonts w:ascii="Consolas" w:eastAsia="Times New Roman" w:hAnsi="Consolas" w:cs="Calibri"/>
            <w:color w:val="0000FF"/>
            <w:sz w:val="17"/>
            <w:szCs w:val="17"/>
          </w:rPr>
          <w:t>callbacks.disabled()</w:t>
        </w:r>
      </w:hyperlink>
    </w:p>
    <w:p w:rsidR="00CF1D63" w:rsidRPr="000E3C52" w:rsidRDefault="00012147" w:rsidP="001960FD">
      <w:pPr>
        <w:spacing w:after="0"/>
        <w:ind w:left="360"/>
        <w:rPr>
          <w:rFonts w:ascii="Consolas" w:eastAsia="Times New Roman" w:hAnsi="Consolas" w:cs="Calibri"/>
          <w:color w:val="293102"/>
          <w:sz w:val="17"/>
          <w:szCs w:val="17"/>
        </w:rPr>
      </w:pPr>
      <w:hyperlink r:id="rId598" w:tooltip="Remove all of the callbacks from a list." w:history="1">
        <w:r w:rsidR="00CF1D63" w:rsidRPr="000E3C52">
          <w:rPr>
            <w:rFonts w:ascii="Consolas" w:eastAsia="Times New Roman" w:hAnsi="Consolas" w:cs="Calibri"/>
            <w:color w:val="0000FF"/>
            <w:sz w:val="17"/>
            <w:szCs w:val="17"/>
          </w:rPr>
          <w:t>callbacks.empty()</w:t>
        </w:r>
      </w:hyperlink>
    </w:p>
    <w:p w:rsidR="00CF1D63" w:rsidRPr="000E3C52" w:rsidRDefault="00012147" w:rsidP="001960FD">
      <w:pPr>
        <w:spacing w:after="0"/>
        <w:ind w:left="360"/>
        <w:rPr>
          <w:rFonts w:ascii="Consolas" w:eastAsia="Times New Roman" w:hAnsi="Consolas" w:cs="Calibri"/>
          <w:color w:val="293102"/>
          <w:sz w:val="17"/>
          <w:szCs w:val="17"/>
        </w:rPr>
      </w:pPr>
      <w:hyperlink r:id="rId599" w:tooltip="Call all of the callbacks with the given arguments." w:history="1">
        <w:r w:rsidR="00CF1D63" w:rsidRPr="000E3C52">
          <w:rPr>
            <w:rFonts w:ascii="Consolas" w:eastAsia="Times New Roman" w:hAnsi="Consolas" w:cs="Calibri"/>
            <w:color w:val="0000FF"/>
            <w:sz w:val="17"/>
            <w:szCs w:val="17"/>
          </w:rPr>
          <w:t>callbacks.fire()</w:t>
        </w:r>
      </w:hyperlink>
    </w:p>
    <w:p w:rsidR="00CF1D63" w:rsidRPr="000E3C52" w:rsidRDefault="00012147" w:rsidP="001960FD">
      <w:pPr>
        <w:spacing w:after="0"/>
        <w:ind w:left="360"/>
        <w:rPr>
          <w:rFonts w:ascii="Consolas" w:eastAsia="Times New Roman" w:hAnsi="Consolas" w:cs="Calibri"/>
          <w:color w:val="293102"/>
          <w:sz w:val="17"/>
          <w:szCs w:val="17"/>
        </w:rPr>
      </w:pPr>
      <w:hyperlink r:id="rId600" w:tooltip="Determine if the callbacks have already been called at least once." w:history="1">
        <w:r w:rsidR="00CF1D63" w:rsidRPr="000E3C52">
          <w:rPr>
            <w:rFonts w:ascii="Consolas" w:eastAsia="Times New Roman" w:hAnsi="Consolas" w:cs="Calibri"/>
            <w:color w:val="0000FF"/>
            <w:sz w:val="17"/>
            <w:szCs w:val="17"/>
          </w:rPr>
          <w:t>callbacks.fired()</w:t>
        </w:r>
      </w:hyperlink>
    </w:p>
    <w:p w:rsidR="00CF1D63" w:rsidRPr="000E3C52" w:rsidRDefault="00012147" w:rsidP="001960FD">
      <w:pPr>
        <w:spacing w:after="0"/>
        <w:ind w:left="360"/>
        <w:rPr>
          <w:rFonts w:ascii="Consolas" w:eastAsia="Times New Roman" w:hAnsi="Consolas" w:cs="Calibri"/>
          <w:color w:val="293102"/>
          <w:sz w:val="17"/>
          <w:szCs w:val="17"/>
        </w:rPr>
      </w:pPr>
      <w:hyperlink r:id="rId601" w:tooltip="Call all callbacks in a list with the given context and arguments." w:history="1">
        <w:r w:rsidR="00CF1D63" w:rsidRPr="000E3C52">
          <w:rPr>
            <w:rFonts w:ascii="Consolas" w:eastAsia="Times New Roman" w:hAnsi="Consolas" w:cs="Calibri"/>
            <w:color w:val="0000FF"/>
            <w:sz w:val="17"/>
            <w:szCs w:val="17"/>
          </w:rPr>
          <w:t>callbacks.fireWith()</w:t>
        </w:r>
      </w:hyperlink>
    </w:p>
    <w:p w:rsidR="00CF1D63" w:rsidRPr="000E3C52" w:rsidRDefault="00012147" w:rsidP="001960FD">
      <w:pPr>
        <w:spacing w:after="0"/>
        <w:ind w:left="360"/>
        <w:rPr>
          <w:rFonts w:ascii="Consolas" w:eastAsia="Times New Roman" w:hAnsi="Consolas" w:cs="Calibri"/>
          <w:color w:val="293102"/>
          <w:sz w:val="17"/>
          <w:szCs w:val="17"/>
        </w:rPr>
      </w:pPr>
      <w:hyperlink r:id="rId602" w:tooltip="Determine whether a supplied callback is in a list." w:history="1">
        <w:r w:rsidR="00CF1D63" w:rsidRPr="000E3C52">
          <w:rPr>
            <w:rFonts w:ascii="Consolas" w:eastAsia="Times New Roman" w:hAnsi="Consolas" w:cs="Calibri"/>
            <w:color w:val="0000FF"/>
            <w:sz w:val="17"/>
            <w:szCs w:val="17"/>
          </w:rPr>
          <w:t>callbacks.has()</w:t>
        </w:r>
      </w:hyperlink>
    </w:p>
    <w:p w:rsidR="00CF1D63" w:rsidRPr="000E3C52" w:rsidRDefault="00012147" w:rsidP="001960FD">
      <w:pPr>
        <w:spacing w:after="0"/>
        <w:ind w:left="360"/>
        <w:rPr>
          <w:rFonts w:ascii="Consolas" w:eastAsia="Times New Roman" w:hAnsi="Consolas" w:cs="Calibri"/>
          <w:color w:val="293102"/>
          <w:sz w:val="17"/>
          <w:szCs w:val="17"/>
        </w:rPr>
      </w:pPr>
      <w:hyperlink r:id="rId603" w:tooltip="Lock a callback list in its current state." w:history="1">
        <w:r w:rsidR="00CF1D63" w:rsidRPr="000E3C52">
          <w:rPr>
            <w:rFonts w:ascii="Consolas" w:eastAsia="Times New Roman" w:hAnsi="Consolas" w:cs="Calibri"/>
            <w:color w:val="0000FF"/>
            <w:sz w:val="17"/>
            <w:szCs w:val="17"/>
          </w:rPr>
          <w:t>callbacks.lock()</w:t>
        </w:r>
      </w:hyperlink>
    </w:p>
    <w:p w:rsidR="00CF1D63" w:rsidRPr="000E3C52" w:rsidRDefault="00012147" w:rsidP="001960FD">
      <w:pPr>
        <w:spacing w:after="0"/>
        <w:ind w:left="360"/>
        <w:rPr>
          <w:rFonts w:ascii="Consolas" w:eastAsia="Times New Roman" w:hAnsi="Consolas" w:cs="Calibri"/>
          <w:color w:val="293102"/>
          <w:sz w:val="17"/>
          <w:szCs w:val="17"/>
        </w:rPr>
      </w:pPr>
      <w:hyperlink r:id="rId604" w:tooltip="Determine if the callbacks list has been locked." w:history="1">
        <w:r w:rsidR="00CF1D63" w:rsidRPr="000E3C52">
          <w:rPr>
            <w:rFonts w:ascii="Consolas" w:eastAsia="Times New Roman" w:hAnsi="Consolas" w:cs="Calibri"/>
            <w:color w:val="0000FF"/>
            <w:sz w:val="17"/>
            <w:szCs w:val="17"/>
          </w:rPr>
          <w:t>callbacks.locked()</w:t>
        </w:r>
      </w:hyperlink>
    </w:p>
    <w:p w:rsidR="00CF1D63" w:rsidRPr="000E3C52" w:rsidRDefault="00012147" w:rsidP="001960FD">
      <w:pPr>
        <w:spacing w:after="0"/>
        <w:ind w:left="360"/>
        <w:rPr>
          <w:rFonts w:ascii="Consolas" w:eastAsia="Times New Roman" w:hAnsi="Consolas" w:cs="Calibri"/>
          <w:color w:val="293102"/>
          <w:sz w:val="17"/>
          <w:szCs w:val="17"/>
        </w:rPr>
      </w:pPr>
      <w:hyperlink r:id="rId605" w:tooltip="Remove a callback or a collection of callbacks from a callback list." w:history="1">
        <w:r w:rsidR="00CF1D63" w:rsidRPr="000E3C52">
          <w:rPr>
            <w:rFonts w:ascii="Consolas" w:eastAsia="Times New Roman" w:hAnsi="Consolas" w:cs="Calibri"/>
            <w:color w:val="0000FF"/>
            <w:sz w:val="17"/>
            <w:szCs w:val="17"/>
          </w:rPr>
          <w:t>callbacks.remove()</w:t>
        </w:r>
      </w:hyperlink>
    </w:p>
    <w:p w:rsidR="00CF1D63" w:rsidRPr="001960FD" w:rsidRDefault="00CF1D63" w:rsidP="001960FD">
      <w:pPr>
        <w:spacing w:after="0"/>
        <w:rPr>
          <w:rFonts w:ascii="Consolas" w:hAnsi="Consolas" w:cs="Calibri"/>
          <w:sz w:val="18"/>
          <w:szCs w:val="18"/>
        </w:rPr>
        <w:sectPr w:rsidR="00CF1D63" w:rsidRPr="001960FD" w:rsidSect="001960FD">
          <w:type w:val="continuous"/>
          <w:pgSz w:w="11907" w:h="16839" w:code="9"/>
          <w:pgMar w:top="720" w:right="657" w:bottom="630" w:left="1440" w:header="720" w:footer="720" w:gutter="0"/>
          <w:cols w:num="3" w:space="234"/>
          <w:docGrid w:linePitch="360"/>
        </w:sectPr>
      </w:pPr>
    </w:p>
    <w:p w:rsidR="00CF1D63" w:rsidRPr="001960FD" w:rsidRDefault="00CF1D63" w:rsidP="001960FD">
      <w:pPr>
        <w:pBdr>
          <w:bottom w:val="single" w:sz="6" w:space="1" w:color="auto"/>
        </w:pBdr>
        <w:spacing w:after="0"/>
        <w:rPr>
          <w:rFonts w:ascii="Consolas" w:hAnsi="Consolas" w:cs="Calibri"/>
          <w:sz w:val="18"/>
          <w:szCs w:val="18"/>
        </w:rPr>
      </w:pPr>
    </w:p>
    <w:p w:rsidR="00C35EF6" w:rsidRDefault="00C35EF6" w:rsidP="001960FD">
      <w:pPr>
        <w:rPr>
          <w:rFonts w:eastAsia="Times New Roman" w:cstheme="minorHAnsi"/>
          <w:color w:val="24292E"/>
          <w:kern w:val="36"/>
          <w:sz w:val="18"/>
          <w:szCs w:val="18"/>
        </w:rPr>
      </w:pPr>
    </w:p>
    <w:p w:rsidR="000E3C52" w:rsidRDefault="000E3C52">
      <w:pPr>
        <w:rPr>
          <w:rFonts w:eastAsia="Times New Roman" w:cstheme="minorHAnsi"/>
          <w:color w:val="24292E"/>
          <w:kern w:val="36"/>
          <w:sz w:val="18"/>
          <w:szCs w:val="18"/>
        </w:rPr>
      </w:pPr>
      <w:r>
        <w:rPr>
          <w:rFonts w:eastAsia="Times New Roman" w:cstheme="minorHAnsi"/>
          <w:color w:val="24292E"/>
          <w:kern w:val="36"/>
          <w:sz w:val="18"/>
          <w:szCs w:val="18"/>
        </w:rPr>
        <w:br w:type="page"/>
      </w:r>
    </w:p>
    <w:p w:rsidR="00EE7526" w:rsidRDefault="00EE7526">
      <w:pPr>
        <w:rPr>
          <w:rFonts w:eastAsia="Times New Roman" w:cstheme="minorHAnsi"/>
          <w:color w:val="24292E"/>
          <w:kern w:val="36"/>
          <w:sz w:val="18"/>
          <w:szCs w:val="18"/>
        </w:rPr>
      </w:pPr>
    </w:p>
    <w:p w:rsidR="006C378E" w:rsidRDefault="006C378E" w:rsidP="006C378E">
      <w:pPr>
        <w:rPr>
          <w:b/>
        </w:rPr>
      </w:pPr>
    </w:p>
    <w:p w:rsidR="006C378E" w:rsidRPr="00062817" w:rsidRDefault="006C378E" w:rsidP="006C378E">
      <w:pPr>
        <w:tabs>
          <w:tab w:val="left" w:pos="2685"/>
        </w:tabs>
        <w:spacing w:before="17"/>
        <w:ind w:left="778"/>
        <w:rPr>
          <w:rFonts w:ascii="Arial" w:hAnsi="Arial" w:cs="Arial"/>
          <w:sz w:val="12"/>
        </w:rPr>
      </w:pPr>
      <w:r w:rsidRPr="00062817">
        <w:rPr>
          <w:rFonts w:ascii="Arial" w:hAnsi="Arial" w:cs="Arial"/>
          <w:b/>
          <w:color w:val="231F20"/>
          <w:sz w:val="12"/>
        </w:rPr>
        <w:t>Emmet</w:t>
      </w:r>
      <w:r w:rsidRPr="00062817">
        <w:rPr>
          <w:rFonts w:ascii="Arial" w:hAnsi="Arial" w:cs="Arial"/>
          <w:b/>
          <w:color w:val="231F20"/>
          <w:spacing w:val="-30"/>
          <w:sz w:val="12"/>
        </w:rPr>
        <w:t xml:space="preserve"> </w:t>
      </w:r>
      <w:r w:rsidRPr="00062817">
        <w:rPr>
          <w:rFonts w:ascii="Arial" w:hAnsi="Arial" w:cs="Arial"/>
          <w:b/>
          <w:color w:val="231F20"/>
          <w:sz w:val="12"/>
        </w:rPr>
        <w:t>|</w:t>
      </w:r>
      <w:r w:rsidRPr="00062817">
        <w:rPr>
          <w:rFonts w:ascii="Arial" w:hAnsi="Arial" w:cs="Arial"/>
          <w:b/>
          <w:color w:val="231F20"/>
          <w:spacing w:val="-30"/>
          <w:sz w:val="12"/>
        </w:rPr>
        <w:t xml:space="preserve"> </w:t>
      </w:r>
      <w:r w:rsidRPr="00062817">
        <w:rPr>
          <w:rFonts w:ascii="Arial" w:hAnsi="Arial" w:cs="Arial"/>
          <w:b/>
          <w:color w:val="231F20"/>
          <w:sz w:val="12"/>
        </w:rPr>
        <w:t>Cheat</w:t>
      </w:r>
      <w:r w:rsidRPr="00062817">
        <w:rPr>
          <w:rFonts w:ascii="Arial" w:hAnsi="Arial" w:cs="Arial"/>
          <w:b/>
          <w:color w:val="231F20"/>
          <w:spacing w:val="-30"/>
          <w:sz w:val="12"/>
        </w:rPr>
        <w:t xml:space="preserve"> </w:t>
      </w:r>
      <w:r w:rsidRPr="00062817">
        <w:rPr>
          <w:rFonts w:ascii="Arial" w:hAnsi="Arial" w:cs="Arial"/>
          <w:b/>
          <w:color w:val="231F20"/>
          <w:sz w:val="12"/>
        </w:rPr>
        <w:t>Sheet</w:t>
      </w:r>
      <w:r w:rsidRPr="00062817">
        <w:rPr>
          <w:rFonts w:ascii="Arial" w:hAnsi="Arial" w:cs="Arial"/>
          <w:b/>
          <w:color w:val="231F20"/>
          <w:sz w:val="12"/>
        </w:rPr>
        <w:tab/>
      </w:r>
      <w:r w:rsidRPr="00062817">
        <w:rPr>
          <w:rFonts w:ascii="Arial" w:hAnsi="Arial" w:cs="Arial"/>
          <w:color w:val="231F20"/>
          <w:spacing w:val="-1"/>
          <w:w w:val="90"/>
          <w:sz w:val="12"/>
        </w:rPr>
        <w:t>(2017-03)</w:t>
      </w:r>
    </w:p>
    <w:sdt>
      <w:sdtPr>
        <w:rPr>
          <w:rFonts w:ascii="Arial" w:hAnsi="Arial" w:cs="Arial"/>
          <w:sz w:val="18"/>
        </w:rPr>
        <w:id w:val="14106538"/>
        <w:docPartObj>
          <w:docPartGallery w:val="Table of Contents"/>
          <w:docPartUnique/>
        </w:docPartObj>
      </w:sdtPr>
      <w:sdtContent>
        <w:p w:rsidR="006C378E" w:rsidRPr="00062817" w:rsidRDefault="006C378E" w:rsidP="006C378E">
          <w:pPr>
            <w:pStyle w:val="TOC1"/>
            <w:tabs>
              <w:tab w:val="left" w:leader="dot" w:pos="3153"/>
            </w:tabs>
            <w:spacing w:before="144"/>
            <w:rPr>
              <w:rFonts w:ascii="Arial" w:hAnsi="Arial" w:cs="Arial"/>
              <w:sz w:val="18"/>
            </w:rPr>
          </w:pPr>
          <w:r w:rsidRPr="00062817">
            <w:rPr>
              <w:rFonts w:ascii="Arial" w:hAnsi="Arial" w:cs="Arial"/>
              <w:color w:val="FFFFFF"/>
              <w:w w:val="82"/>
              <w:sz w:val="18"/>
              <w:shd w:val="clear" w:color="auto" w:fill="231F20"/>
            </w:rPr>
            <w:t xml:space="preserve"> </w:t>
          </w:r>
          <w:r w:rsidRPr="00062817">
            <w:rPr>
              <w:rFonts w:ascii="Arial" w:hAnsi="Arial" w:cs="Arial"/>
              <w:color w:val="FFFFFF"/>
              <w:spacing w:val="29"/>
              <w:sz w:val="18"/>
              <w:shd w:val="clear" w:color="auto" w:fill="231F20"/>
            </w:rPr>
            <w:t xml:space="preserve"> </w:t>
          </w:r>
          <w:hyperlink w:anchor="_bookmark0" w:history="1">
            <w:r w:rsidRPr="00062817">
              <w:rPr>
                <w:rFonts w:ascii="Arial" w:hAnsi="Arial" w:cs="Arial"/>
                <w:color w:val="FFFFFF"/>
                <w:spacing w:val="10"/>
                <w:sz w:val="18"/>
                <w:shd w:val="clear" w:color="auto" w:fill="231F20"/>
              </w:rPr>
              <w:t>Syntax</w:t>
            </w:r>
          </w:hyperlink>
          <w:r w:rsidRPr="00062817">
            <w:rPr>
              <w:rFonts w:ascii="Arial" w:hAnsi="Arial" w:cs="Arial"/>
              <w:color w:val="FFFFFF"/>
              <w:spacing w:val="10"/>
              <w:sz w:val="18"/>
            </w:rPr>
            <w:tab/>
          </w:r>
          <w:r w:rsidRPr="00062817">
            <w:rPr>
              <w:rFonts w:ascii="Arial" w:hAnsi="Arial" w:cs="Arial"/>
              <w:color w:val="FFFFFF"/>
              <w:sz w:val="18"/>
              <w:shd w:val="clear" w:color="auto" w:fill="231F20"/>
            </w:rPr>
            <w:t>1</w:t>
          </w:r>
          <w:r w:rsidRPr="00062817">
            <w:rPr>
              <w:rFonts w:ascii="Arial" w:hAnsi="Arial" w:cs="Arial"/>
              <w:color w:val="FFFFFF"/>
              <w:spacing w:val="9"/>
              <w:sz w:val="18"/>
              <w:shd w:val="clear" w:color="auto" w:fill="231F20"/>
            </w:rPr>
            <w:t xml:space="preserve"> </w:t>
          </w:r>
        </w:p>
        <w:p w:rsidR="006C378E" w:rsidRPr="00062817" w:rsidRDefault="00012147" w:rsidP="006C378E">
          <w:pPr>
            <w:pStyle w:val="TOC2"/>
            <w:tabs>
              <w:tab w:val="left" w:leader="dot" w:pos="3176"/>
            </w:tabs>
            <w:spacing w:before="61"/>
            <w:rPr>
              <w:rFonts w:ascii="Arial" w:hAnsi="Arial" w:cs="Arial"/>
              <w:sz w:val="14"/>
            </w:rPr>
          </w:pPr>
          <w:hyperlink w:anchor="_bookmark0" w:history="1">
            <w:r w:rsidR="006C378E" w:rsidRPr="00062817">
              <w:rPr>
                <w:rFonts w:ascii="Arial" w:hAnsi="Arial" w:cs="Arial"/>
                <w:color w:val="0067AC"/>
                <w:spacing w:val="7"/>
                <w:sz w:val="14"/>
              </w:rPr>
              <w:t>Child:</w:t>
            </w:r>
            <w:r w:rsidR="006C378E" w:rsidRPr="00062817">
              <w:rPr>
                <w:rFonts w:ascii="Arial" w:hAnsi="Arial" w:cs="Arial"/>
                <w:color w:val="0067AC"/>
                <w:spacing w:val="-16"/>
                <w:sz w:val="14"/>
              </w:rPr>
              <w:t xml:space="preserve"> </w:t>
            </w:r>
            <w:r w:rsidR="006C378E" w:rsidRPr="00062817">
              <w:rPr>
                <w:rFonts w:ascii="Arial" w:hAnsi="Arial" w:cs="Arial"/>
                <w:color w:val="0067AC"/>
                <w:sz w:val="14"/>
              </w:rPr>
              <w:t>&gt;</w:t>
            </w:r>
            <w:r w:rsidR="006C378E" w:rsidRPr="00062817">
              <w:rPr>
                <w:rFonts w:ascii="Arial" w:hAnsi="Arial" w:cs="Arial"/>
                <w:color w:val="0067AC"/>
                <w:sz w:val="14"/>
              </w:rPr>
              <w:tab/>
              <w:t>1</w:t>
            </w:r>
          </w:hyperlink>
        </w:p>
        <w:p w:rsidR="006C378E" w:rsidRPr="00062817" w:rsidRDefault="00012147" w:rsidP="006C378E">
          <w:pPr>
            <w:pStyle w:val="TOC2"/>
            <w:tabs>
              <w:tab w:val="left" w:leader="dot" w:pos="3176"/>
            </w:tabs>
            <w:rPr>
              <w:rFonts w:ascii="Arial" w:hAnsi="Arial" w:cs="Arial"/>
              <w:sz w:val="14"/>
            </w:rPr>
          </w:pPr>
          <w:hyperlink w:anchor="_bookmark0" w:history="1">
            <w:r w:rsidR="006C378E" w:rsidRPr="00062817">
              <w:rPr>
                <w:rFonts w:ascii="Arial" w:hAnsi="Arial" w:cs="Arial"/>
                <w:color w:val="0067AC"/>
                <w:spacing w:val="7"/>
                <w:sz w:val="14"/>
              </w:rPr>
              <w:t>Sibling:</w:t>
            </w:r>
            <w:r w:rsidR="006C378E" w:rsidRPr="00062817">
              <w:rPr>
                <w:rFonts w:ascii="Arial" w:hAnsi="Arial" w:cs="Arial"/>
                <w:color w:val="0067AC"/>
                <w:spacing w:val="-13"/>
                <w:sz w:val="14"/>
              </w:rPr>
              <w:t xml:space="preserve"> </w:t>
            </w:r>
            <w:r w:rsidR="006C378E" w:rsidRPr="00062817">
              <w:rPr>
                <w:rFonts w:ascii="Arial" w:hAnsi="Arial" w:cs="Arial"/>
                <w:color w:val="0067AC"/>
                <w:sz w:val="14"/>
              </w:rPr>
              <w:t>+</w:t>
            </w:r>
            <w:r w:rsidR="006C378E" w:rsidRPr="00062817">
              <w:rPr>
                <w:rFonts w:ascii="Arial" w:hAnsi="Arial" w:cs="Arial"/>
                <w:color w:val="0067AC"/>
                <w:sz w:val="14"/>
              </w:rPr>
              <w:tab/>
              <w:t>1</w:t>
            </w:r>
          </w:hyperlink>
        </w:p>
        <w:p w:rsidR="006C378E" w:rsidRPr="00062817" w:rsidRDefault="00012147" w:rsidP="006C378E">
          <w:pPr>
            <w:pStyle w:val="TOC2"/>
            <w:tabs>
              <w:tab w:val="left" w:leader="dot" w:pos="3176"/>
            </w:tabs>
            <w:spacing w:before="82"/>
            <w:rPr>
              <w:rFonts w:ascii="Arial" w:hAnsi="Arial" w:cs="Arial"/>
              <w:sz w:val="14"/>
            </w:rPr>
          </w:pPr>
          <w:hyperlink w:anchor="_bookmark0" w:history="1">
            <w:r w:rsidR="006C378E" w:rsidRPr="00062817">
              <w:rPr>
                <w:rFonts w:ascii="Arial" w:hAnsi="Arial" w:cs="Arial"/>
                <w:color w:val="0067AC"/>
                <w:spacing w:val="8"/>
                <w:sz w:val="14"/>
              </w:rPr>
              <w:t>Climb-up:</w:t>
            </w:r>
            <w:r w:rsidR="006C378E" w:rsidRPr="00062817">
              <w:rPr>
                <w:rFonts w:ascii="Arial" w:hAnsi="Arial" w:cs="Arial"/>
                <w:color w:val="0067AC"/>
                <w:spacing w:val="-16"/>
                <w:sz w:val="14"/>
              </w:rPr>
              <w:t xml:space="preserve"> </w:t>
            </w:r>
            <w:r w:rsidR="006C378E" w:rsidRPr="00062817">
              <w:rPr>
                <w:rFonts w:ascii="Arial" w:hAnsi="Arial" w:cs="Arial"/>
                <w:color w:val="0067AC"/>
                <w:sz w:val="14"/>
              </w:rPr>
              <w:t>^</w:t>
            </w:r>
            <w:r w:rsidR="006C378E" w:rsidRPr="00062817">
              <w:rPr>
                <w:rFonts w:ascii="Arial" w:hAnsi="Arial" w:cs="Arial"/>
                <w:color w:val="0067AC"/>
                <w:sz w:val="14"/>
              </w:rPr>
              <w:tab/>
              <w:t>1</w:t>
            </w:r>
          </w:hyperlink>
        </w:p>
        <w:p w:rsidR="006C378E" w:rsidRPr="00062817" w:rsidRDefault="00012147" w:rsidP="006C378E">
          <w:pPr>
            <w:pStyle w:val="TOC2"/>
            <w:tabs>
              <w:tab w:val="left" w:leader="dot" w:pos="3176"/>
            </w:tabs>
            <w:rPr>
              <w:rFonts w:ascii="Arial" w:hAnsi="Arial" w:cs="Arial"/>
              <w:sz w:val="14"/>
            </w:rPr>
          </w:pPr>
          <w:hyperlink w:anchor="_bookmark0" w:history="1">
            <w:r w:rsidR="006C378E" w:rsidRPr="00062817">
              <w:rPr>
                <w:rFonts w:ascii="Arial" w:hAnsi="Arial" w:cs="Arial"/>
                <w:color w:val="0067AC"/>
                <w:spacing w:val="7"/>
                <w:sz w:val="14"/>
              </w:rPr>
              <w:t>Grouping:</w:t>
            </w:r>
            <w:r w:rsidR="006C378E" w:rsidRPr="00062817">
              <w:rPr>
                <w:rFonts w:ascii="Arial" w:hAnsi="Arial" w:cs="Arial"/>
                <w:color w:val="0067AC"/>
                <w:spacing w:val="-24"/>
                <w:sz w:val="14"/>
              </w:rPr>
              <w:t xml:space="preserve"> </w:t>
            </w:r>
            <w:r w:rsidR="006C378E" w:rsidRPr="00062817">
              <w:rPr>
                <w:rFonts w:ascii="Arial" w:hAnsi="Arial" w:cs="Arial"/>
                <w:color w:val="0067AC"/>
                <w:spacing w:val="9"/>
                <w:sz w:val="14"/>
              </w:rPr>
              <w:t>()</w:t>
            </w:r>
            <w:r w:rsidR="006C378E" w:rsidRPr="00062817">
              <w:rPr>
                <w:rFonts w:ascii="Arial" w:hAnsi="Arial" w:cs="Arial"/>
                <w:color w:val="0067AC"/>
                <w:spacing w:val="9"/>
                <w:sz w:val="14"/>
              </w:rPr>
              <w:tab/>
            </w:r>
            <w:r w:rsidR="006C378E" w:rsidRPr="00062817">
              <w:rPr>
                <w:rFonts w:ascii="Arial" w:hAnsi="Arial" w:cs="Arial"/>
                <w:color w:val="0067AC"/>
                <w:sz w:val="14"/>
              </w:rPr>
              <w:t>1</w:t>
            </w:r>
          </w:hyperlink>
        </w:p>
        <w:p w:rsidR="006C378E" w:rsidRPr="00062817" w:rsidRDefault="00012147" w:rsidP="006C378E">
          <w:pPr>
            <w:pStyle w:val="TOC2"/>
            <w:tabs>
              <w:tab w:val="left" w:leader="dot" w:pos="3176"/>
            </w:tabs>
            <w:rPr>
              <w:rFonts w:ascii="Arial" w:hAnsi="Arial" w:cs="Arial"/>
              <w:sz w:val="14"/>
            </w:rPr>
          </w:pPr>
          <w:hyperlink w:anchor="_bookmark1" w:history="1">
            <w:r w:rsidR="006C378E" w:rsidRPr="00062817">
              <w:rPr>
                <w:rFonts w:ascii="Arial" w:hAnsi="Arial" w:cs="Arial"/>
                <w:color w:val="0067AC"/>
                <w:spacing w:val="8"/>
                <w:sz w:val="14"/>
              </w:rPr>
              <w:t>Multiplication:</w:t>
            </w:r>
            <w:r w:rsidR="006C378E" w:rsidRPr="00062817">
              <w:rPr>
                <w:rFonts w:ascii="Arial" w:hAnsi="Arial" w:cs="Arial"/>
                <w:color w:val="0067AC"/>
                <w:spacing w:val="-25"/>
                <w:sz w:val="14"/>
              </w:rPr>
              <w:t xml:space="preserve"> </w:t>
            </w:r>
            <w:r w:rsidR="006C378E" w:rsidRPr="00062817">
              <w:rPr>
                <w:rFonts w:ascii="Arial" w:hAnsi="Arial" w:cs="Arial"/>
                <w:color w:val="0067AC"/>
                <w:sz w:val="14"/>
              </w:rPr>
              <w:t>*</w:t>
            </w:r>
            <w:r w:rsidR="006C378E" w:rsidRPr="00062817">
              <w:rPr>
                <w:rFonts w:ascii="Arial" w:hAnsi="Arial" w:cs="Arial"/>
                <w:color w:val="0067AC"/>
                <w:sz w:val="14"/>
              </w:rPr>
              <w:tab/>
              <w:t>2</w:t>
            </w:r>
          </w:hyperlink>
        </w:p>
        <w:p w:rsidR="006C378E" w:rsidRPr="00062817" w:rsidRDefault="00012147" w:rsidP="006C378E">
          <w:pPr>
            <w:pStyle w:val="TOC2"/>
            <w:tabs>
              <w:tab w:val="left" w:leader="dot" w:pos="3176"/>
            </w:tabs>
            <w:spacing w:before="82" w:line="331" w:lineRule="auto"/>
            <w:ind w:right="68"/>
            <w:rPr>
              <w:rFonts w:ascii="Arial" w:hAnsi="Arial" w:cs="Arial"/>
              <w:sz w:val="14"/>
            </w:rPr>
          </w:pPr>
          <w:hyperlink w:anchor="_bookmark1" w:history="1">
            <w:r w:rsidR="006C378E" w:rsidRPr="00062817">
              <w:rPr>
                <w:rFonts w:ascii="Arial" w:hAnsi="Arial" w:cs="Arial"/>
                <w:color w:val="0067AC"/>
                <w:spacing w:val="7"/>
                <w:sz w:val="14"/>
              </w:rPr>
              <w:t>Naming</w:t>
            </w:r>
            <w:r w:rsidR="006C378E" w:rsidRPr="00062817">
              <w:rPr>
                <w:rFonts w:ascii="Arial" w:hAnsi="Arial" w:cs="Arial"/>
                <w:color w:val="0067AC"/>
                <w:spacing w:val="-30"/>
                <w:sz w:val="14"/>
              </w:rPr>
              <w:t xml:space="preserve"> </w:t>
            </w:r>
            <w:r w:rsidR="006C378E" w:rsidRPr="00062817">
              <w:rPr>
                <w:rFonts w:ascii="Arial" w:hAnsi="Arial" w:cs="Arial"/>
                <w:color w:val="0067AC"/>
                <w:spacing w:val="6"/>
                <w:sz w:val="14"/>
              </w:rPr>
              <w:t>and</w:t>
            </w:r>
            <w:r w:rsidR="006C378E" w:rsidRPr="00062817">
              <w:rPr>
                <w:rFonts w:ascii="Arial" w:hAnsi="Arial" w:cs="Arial"/>
                <w:color w:val="0067AC"/>
                <w:spacing w:val="-29"/>
                <w:sz w:val="14"/>
              </w:rPr>
              <w:t xml:space="preserve"> </w:t>
            </w:r>
            <w:r w:rsidR="006C378E" w:rsidRPr="00062817">
              <w:rPr>
                <w:rFonts w:ascii="Arial" w:hAnsi="Arial" w:cs="Arial"/>
                <w:color w:val="0067AC"/>
                <w:spacing w:val="8"/>
                <w:sz w:val="14"/>
              </w:rPr>
              <w:t>numbering:</w:t>
            </w:r>
            <w:r w:rsidR="006C378E" w:rsidRPr="00062817">
              <w:rPr>
                <w:rFonts w:ascii="Arial" w:hAnsi="Arial" w:cs="Arial"/>
                <w:color w:val="0067AC"/>
                <w:spacing w:val="-29"/>
                <w:sz w:val="14"/>
              </w:rPr>
              <w:t xml:space="preserve"> </w:t>
            </w:r>
            <w:r w:rsidR="006C378E" w:rsidRPr="00062817">
              <w:rPr>
                <w:rFonts w:ascii="Arial" w:hAnsi="Arial" w:cs="Arial"/>
                <w:color w:val="0067AC"/>
                <w:sz w:val="14"/>
              </w:rPr>
              <w:t>$</w:t>
            </w:r>
            <w:r w:rsidR="006C378E" w:rsidRPr="00062817">
              <w:rPr>
                <w:rFonts w:ascii="Arial" w:hAnsi="Arial" w:cs="Arial"/>
                <w:color w:val="0067AC"/>
                <w:spacing w:val="-16"/>
                <w:sz w:val="14"/>
              </w:rPr>
              <w:t xml:space="preserve"> 2</w:t>
            </w:r>
          </w:hyperlink>
          <w:r w:rsidR="006C378E" w:rsidRPr="00062817">
            <w:rPr>
              <w:rFonts w:ascii="Arial" w:hAnsi="Arial" w:cs="Arial"/>
              <w:color w:val="0067AC"/>
              <w:spacing w:val="-16"/>
              <w:sz w:val="14"/>
            </w:rPr>
            <w:t xml:space="preserve"> </w:t>
          </w:r>
          <w:hyperlink w:anchor="_bookmark1" w:history="1">
            <w:r w:rsidR="006C378E" w:rsidRPr="00062817">
              <w:rPr>
                <w:rFonts w:ascii="Arial" w:hAnsi="Arial" w:cs="Arial"/>
                <w:color w:val="0067AC"/>
                <w:spacing w:val="4"/>
                <w:sz w:val="14"/>
              </w:rPr>
              <w:t xml:space="preserve">ID </w:t>
            </w:r>
            <w:r w:rsidR="006C378E" w:rsidRPr="00062817">
              <w:rPr>
                <w:rFonts w:ascii="Arial" w:hAnsi="Arial" w:cs="Arial"/>
                <w:color w:val="0067AC"/>
                <w:spacing w:val="6"/>
                <w:sz w:val="14"/>
              </w:rPr>
              <w:t>and</w:t>
            </w:r>
            <w:r w:rsidR="006C378E" w:rsidRPr="00062817">
              <w:rPr>
                <w:rFonts w:ascii="Arial" w:hAnsi="Arial" w:cs="Arial"/>
                <w:color w:val="0067AC"/>
                <w:spacing w:val="-27"/>
                <w:sz w:val="14"/>
              </w:rPr>
              <w:t xml:space="preserve"> </w:t>
            </w:r>
            <w:r w:rsidR="006C378E" w:rsidRPr="00062817">
              <w:rPr>
                <w:rFonts w:ascii="Arial" w:hAnsi="Arial" w:cs="Arial"/>
                <w:color w:val="0067AC"/>
                <w:spacing w:val="6"/>
                <w:sz w:val="14"/>
              </w:rPr>
              <w:t>CLASS</w:t>
            </w:r>
            <w:r w:rsidR="006C378E" w:rsidRPr="00062817">
              <w:rPr>
                <w:rFonts w:ascii="Arial" w:hAnsi="Arial" w:cs="Arial"/>
                <w:color w:val="0067AC"/>
                <w:spacing w:val="-12"/>
                <w:sz w:val="14"/>
              </w:rPr>
              <w:t xml:space="preserve"> </w:t>
            </w:r>
            <w:r w:rsidR="006C378E" w:rsidRPr="00062817">
              <w:rPr>
                <w:rFonts w:ascii="Arial" w:hAnsi="Arial" w:cs="Arial"/>
                <w:color w:val="0067AC"/>
                <w:spacing w:val="8"/>
                <w:sz w:val="14"/>
              </w:rPr>
              <w:t>attributes</w:t>
            </w:r>
            <w:r w:rsidR="006C378E" w:rsidRPr="00062817">
              <w:rPr>
                <w:rFonts w:ascii="Arial" w:hAnsi="Arial" w:cs="Arial"/>
                <w:color w:val="0067AC"/>
                <w:spacing w:val="8"/>
                <w:sz w:val="14"/>
              </w:rPr>
              <w:tab/>
            </w:r>
            <w:r w:rsidR="006C378E" w:rsidRPr="00062817">
              <w:rPr>
                <w:rFonts w:ascii="Arial" w:hAnsi="Arial" w:cs="Arial"/>
                <w:color w:val="0067AC"/>
                <w:spacing w:val="-17"/>
                <w:w w:val="95"/>
                <w:sz w:val="14"/>
              </w:rPr>
              <w:t>2</w:t>
            </w:r>
          </w:hyperlink>
        </w:p>
        <w:p w:rsidR="006C378E" w:rsidRPr="00062817" w:rsidRDefault="00012147" w:rsidP="006C378E">
          <w:pPr>
            <w:pStyle w:val="TOC2"/>
            <w:tabs>
              <w:tab w:val="left" w:leader="dot" w:pos="3176"/>
            </w:tabs>
            <w:spacing w:before="1"/>
            <w:rPr>
              <w:rFonts w:ascii="Arial" w:hAnsi="Arial" w:cs="Arial"/>
              <w:sz w:val="14"/>
            </w:rPr>
          </w:pPr>
          <w:hyperlink w:anchor="_bookmark1" w:history="1">
            <w:r w:rsidR="006C378E" w:rsidRPr="00062817">
              <w:rPr>
                <w:rFonts w:ascii="Arial" w:hAnsi="Arial" w:cs="Arial"/>
                <w:color w:val="0067AC"/>
                <w:spacing w:val="7"/>
                <w:sz w:val="14"/>
              </w:rPr>
              <w:t>Custom</w:t>
            </w:r>
            <w:r w:rsidR="006C378E" w:rsidRPr="00062817">
              <w:rPr>
                <w:rFonts w:ascii="Arial" w:hAnsi="Arial" w:cs="Arial"/>
                <w:color w:val="0067AC"/>
                <w:spacing w:val="-30"/>
                <w:sz w:val="14"/>
              </w:rPr>
              <w:t xml:space="preserve"> </w:t>
            </w:r>
            <w:r w:rsidR="006C378E" w:rsidRPr="00062817">
              <w:rPr>
                <w:rFonts w:ascii="Arial" w:hAnsi="Arial" w:cs="Arial"/>
                <w:color w:val="0067AC"/>
                <w:spacing w:val="8"/>
                <w:sz w:val="14"/>
              </w:rPr>
              <w:t>attributes</w:t>
            </w:r>
            <w:r w:rsidR="006C378E" w:rsidRPr="00062817">
              <w:rPr>
                <w:rFonts w:ascii="Arial" w:hAnsi="Arial" w:cs="Arial"/>
                <w:color w:val="0067AC"/>
                <w:spacing w:val="8"/>
                <w:sz w:val="14"/>
              </w:rPr>
              <w:tab/>
            </w:r>
            <w:r w:rsidR="006C378E" w:rsidRPr="00062817">
              <w:rPr>
                <w:rFonts w:ascii="Arial" w:hAnsi="Arial" w:cs="Arial"/>
                <w:color w:val="0067AC"/>
                <w:sz w:val="14"/>
              </w:rPr>
              <w:t>2</w:t>
            </w:r>
          </w:hyperlink>
        </w:p>
        <w:p w:rsidR="006C378E" w:rsidRPr="00062817" w:rsidRDefault="00012147" w:rsidP="006C378E">
          <w:pPr>
            <w:pStyle w:val="TOC2"/>
            <w:tabs>
              <w:tab w:val="left" w:leader="dot" w:pos="3176"/>
            </w:tabs>
            <w:spacing w:before="82"/>
            <w:rPr>
              <w:rFonts w:ascii="Arial" w:hAnsi="Arial" w:cs="Arial"/>
              <w:sz w:val="14"/>
            </w:rPr>
          </w:pPr>
          <w:hyperlink w:anchor="_bookmark1" w:history="1">
            <w:r w:rsidR="006C378E" w:rsidRPr="00062817">
              <w:rPr>
                <w:rFonts w:ascii="Arial" w:hAnsi="Arial" w:cs="Arial"/>
                <w:color w:val="0067AC"/>
                <w:spacing w:val="4"/>
                <w:sz w:val="14"/>
              </w:rPr>
              <w:t>Text:</w:t>
            </w:r>
            <w:r w:rsidR="006C378E" w:rsidRPr="00062817">
              <w:rPr>
                <w:rFonts w:ascii="Arial" w:hAnsi="Arial" w:cs="Arial"/>
                <w:color w:val="0067AC"/>
                <w:spacing w:val="-3"/>
                <w:sz w:val="14"/>
              </w:rPr>
              <w:t xml:space="preserve"> </w:t>
            </w:r>
            <w:r w:rsidR="006C378E" w:rsidRPr="00062817">
              <w:rPr>
                <w:rFonts w:ascii="Arial" w:hAnsi="Arial" w:cs="Arial"/>
                <w:color w:val="0067AC"/>
                <w:spacing w:val="9"/>
                <w:w w:val="105"/>
                <w:sz w:val="14"/>
              </w:rPr>
              <w:t>{}</w:t>
            </w:r>
            <w:r w:rsidR="006C378E" w:rsidRPr="00062817">
              <w:rPr>
                <w:rFonts w:ascii="Arial" w:hAnsi="Arial" w:cs="Arial"/>
                <w:color w:val="0067AC"/>
                <w:spacing w:val="9"/>
                <w:w w:val="105"/>
                <w:sz w:val="14"/>
              </w:rPr>
              <w:tab/>
            </w:r>
            <w:r w:rsidR="006C378E" w:rsidRPr="00062817">
              <w:rPr>
                <w:rFonts w:ascii="Arial" w:hAnsi="Arial" w:cs="Arial"/>
                <w:color w:val="0067AC"/>
                <w:sz w:val="14"/>
              </w:rPr>
              <w:t>2</w:t>
            </w:r>
          </w:hyperlink>
        </w:p>
        <w:p w:rsidR="006C378E" w:rsidRPr="00062817" w:rsidRDefault="00012147" w:rsidP="006C378E">
          <w:pPr>
            <w:pStyle w:val="TOC2"/>
            <w:tabs>
              <w:tab w:val="left" w:leader="dot" w:pos="3176"/>
            </w:tabs>
            <w:rPr>
              <w:rFonts w:ascii="Arial" w:hAnsi="Arial" w:cs="Arial"/>
              <w:sz w:val="14"/>
            </w:rPr>
          </w:pPr>
          <w:hyperlink w:anchor="_bookmark1" w:history="1">
            <w:r w:rsidR="006C378E" w:rsidRPr="00062817">
              <w:rPr>
                <w:rFonts w:ascii="Arial" w:hAnsi="Arial" w:cs="Arial"/>
                <w:color w:val="0067AC"/>
                <w:spacing w:val="7"/>
                <w:sz w:val="14"/>
              </w:rPr>
              <w:t>Implicit</w:t>
            </w:r>
            <w:r w:rsidR="006C378E" w:rsidRPr="00062817">
              <w:rPr>
                <w:rFonts w:ascii="Arial" w:hAnsi="Arial" w:cs="Arial"/>
                <w:color w:val="0067AC"/>
                <w:spacing w:val="-18"/>
                <w:sz w:val="14"/>
              </w:rPr>
              <w:t xml:space="preserve"> </w:t>
            </w:r>
            <w:r w:rsidR="006C378E" w:rsidRPr="00062817">
              <w:rPr>
                <w:rFonts w:ascii="Arial" w:hAnsi="Arial" w:cs="Arial"/>
                <w:color w:val="0067AC"/>
                <w:spacing w:val="5"/>
                <w:sz w:val="14"/>
              </w:rPr>
              <w:t>tag</w:t>
            </w:r>
            <w:r w:rsidR="006C378E" w:rsidRPr="00062817">
              <w:rPr>
                <w:rFonts w:ascii="Arial" w:hAnsi="Arial" w:cs="Arial"/>
                <w:color w:val="0067AC"/>
                <w:spacing w:val="-18"/>
                <w:sz w:val="14"/>
              </w:rPr>
              <w:t xml:space="preserve"> </w:t>
            </w:r>
            <w:r w:rsidR="006C378E" w:rsidRPr="00062817">
              <w:rPr>
                <w:rFonts w:ascii="Arial" w:hAnsi="Arial" w:cs="Arial"/>
                <w:color w:val="0067AC"/>
                <w:spacing w:val="9"/>
                <w:sz w:val="14"/>
              </w:rPr>
              <w:t>names</w:t>
            </w:r>
            <w:r w:rsidR="006C378E" w:rsidRPr="00062817">
              <w:rPr>
                <w:rFonts w:ascii="Arial" w:hAnsi="Arial" w:cs="Arial"/>
                <w:color w:val="0067AC"/>
                <w:spacing w:val="9"/>
                <w:sz w:val="14"/>
              </w:rPr>
              <w:tab/>
            </w:r>
            <w:r w:rsidR="006C378E" w:rsidRPr="00062817">
              <w:rPr>
                <w:rFonts w:ascii="Arial" w:hAnsi="Arial" w:cs="Arial"/>
                <w:color w:val="0067AC"/>
                <w:sz w:val="14"/>
              </w:rPr>
              <w:t>2</w:t>
            </w:r>
          </w:hyperlink>
        </w:p>
        <w:p w:rsidR="006C378E" w:rsidRPr="00062817" w:rsidRDefault="006C378E" w:rsidP="006C378E">
          <w:pPr>
            <w:pStyle w:val="TOC1"/>
            <w:tabs>
              <w:tab w:val="left" w:leader="dot" w:pos="3153"/>
            </w:tabs>
            <w:rPr>
              <w:rFonts w:ascii="Arial" w:hAnsi="Arial" w:cs="Arial"/>
              <w:sz w:val="18"/>
            </w:rPr>
          </w:pPr>
          <w:r w:rsidRPr="00062817">
            <w:rPr>
              <w:rFonts w:ascii="Arial" w:hAnsi="Arial" w:cs="Arial"/>
              <w:color w:val="FFFFFF"/>
              <w:w w:val="82"/>
              <w:sz w:val="18"/>
              <w:shd w:val="clear" w:color="auto" w:fill="231F20"/>
            </w:rPr>
            <w:t xml:space="preserve"> </w:t>
          </w:r>
          <w:r w:rsidRPr="00062817">
            <w:rPr>
              <w:rFonts w:ascii="Arial" w:hAnsi="Arial" w:cs="Arial"/>
              <w:color w:val="FFFFFF"/>
              <w:spacing w:val="29"/>
              <w:sz w:val="18"/>
              <w:shd w:val="clear" w:color="auto" w:fill="231F20"/>
            </w:rPr>
            <w:t xml:space="preserve"> </w:t>
          </w:r>
          <w:hyperlink w:anchor="_bookmark2" w:history="1">
            <w:r w:rsidRPr="00062817">
              <w:rPr>
                <w:rFonts w:ascii="Arial" w:hAnsi="Arial" w:cs="Arial"/>
                <w:color w:val="FFFFFF"/>
                <w:spacing w:val="8"/>
                <w:w w:val="105"/>
                <w:sz w:val="18"/>
                <w:shd w:val="clear" w:color="auto" w:fill="231F20"/>
              </w:rPr>
              <w:t>HTML</w:t>
            </w:r>
          </w:hyperlink>
          <w:r w:rsidRPr="00062817">
            <w:rPr>
              <w:rFonts w:ascii="Arial" w:hAnsi="Arial" w:cs="Arial"/>
              <w:color w:val="FFFFFF"/>
              <w:spacing w:val="8"/>
              <w:w w:val="105"/>
              <w:sz w:val="18"/>
            </w:rPr>
            <w:tab/>
          </w:r>
          <w:r w:rsidRPr="00062817">
            <w:rPr>
              <w:rFonts w:ascii="Arial" w:hAnsi="Arial" w:cs="Arial"/>
              <w:color w:val="FFFFFF"/>
              <w:w w:val="105"/>
              <w:sz w:val="18"/>
              <w:shd w:val="clear" w:color="auto" w:fill="231F20"/>
            </w:rPr>
            <w:t>3</w:t>
          </w:r>
          <w:r w:rsidRPr="00062817">
            <w:rPr>
              <w:rFonts w:ascii="Arial" w:hAnsi="Arial" w:cs="Arial"/>
              <w:color w:val="FFFFFF"/>
              <w:spacing w:val="9"/>
              <w:sz w:val="18"/>
              <w:shd w:val="clear" w:color="auto" w:fill="231F20"/>
            </w:rPr>
            <w:t xml:space="preserve"> </w:t>
          </w:r>
        </w:p>
        <w:p w:rsidR="006C378E" w:rsidRPr="00062817" w:rsidRDefault="00012147" w:rsidP="006C378E">
          <w:pPr>
            <w:pStyle w:val="TOC2"/>
            <w:tabs>
              <w:tab w:val="left" w:leader="dot" w:pos="3176"/>
            </w:tabs>
            <w:spacing w:before="61"/>
            <w:rPr>
              <w:rFonts w:ascii="Arial" w:hAnsi="Arial" w:cs="Arial"/>
              <w:sz w:val="14"/>
            </w:rPr>
          </w:pPr>
          <w:hyperlink w:anchor="_bookmark3" w:history="1">
            <w:r w:rsidR="006C378E" w:rsidRPr="00062817">
              <w:rPr>
                <w:rFonts w:ascii="Arial" w:hAnsi="Arial" w:cs="Arial"/>
                <w:color w:val="231F20"/>
                <w:spacing w:val="6"/>
                <w:sz w:val="14"/>
              </w:rPr>
              <w:t>Form,</w:t>
            </w:r>
            <w:r w:rsidR="006C378E" w:rsidRPr="00062817">
              <w:rPr>
                <w:rFonts w:ascii="Arial" w:hAnsi="Arial" w:cs="Arial"/>
                <w:color w:val="231F20"/>
                <w:spacing w:val="-19"/>
                <w:sz w:val="14"/>
              </w:rPr>
              <w:t xml:space="preserve"> </w:t>
            </w:r>
            <w:r w:rsidR="006C378E" w:rsidRPr="00062817">
              <w:rPr>
                <w:rFonts w:ascii="Arial" w:hAnsi="Arial" w:cs="Arial"/>
                <w:color w:val="231F20"/>
                <w:spacing w:val="7"/>
                <w:sz w:val="14"/>
              </w:rPr>
              <w:t>Input,</w:t>
            </w:r>
            <w:r w:rsidR="006C378E" w:rsidRPr="00062817">
              <w:rPr>
                <w:rFonts w:ascii="Arial" w:hAnsi="Arial" w:cs="Arial"/>
                <w:color w:val="231F20"/>
                <w:spacing w:val="-18"/>
                <w:sz w:val="14"/>
              </w:rPr>
              <w:t xml:space="preserve"> </w:t>
            </w:r>
            <w:r w:rsidR="006C378E" w:rsidRPr="00062817">
              <w:rPr>
                <w:rFonts w:ascii="Arial" w:hAnsi="Arial" w:cs="Arial"/>
                <w:color w:val="231F20"/>
                <w:spacing w:val="8"/>
                <w:sz w:val="14"/>
              </w:rPr>
              <w:t>Button</w:t>
            </w:r>
            <w:r w:rsidR="006C378E" w:rsidRPr="00062817">
              <w:rPr>
                <w:rFonts w:ascii="Arial" w:hAnsi="Arial" w:cs="Arial"/>
                <w:color w:val="231F20"/>
                <w:spacing w:val="8"/>
                <w:sz w:val="14"/>
              </w:rPr>
              <w:tab/>
            </w:r>
            <w:r w:rsidR="006C378E" w:rsidRPr="00062817">
              <w:rPr>
                <w:rFonts w:ascii="Arial" w:hAnsi="Arial" w:cs="Arial"/>
                <w:color w:val="231F20"/>
                <w:sz w:val="14"/>
              </w:rPr>
              <w:t>4</w:t>
            </w:r>
          </w:hyperlink>
        </w:p>
        <w:p w:rsidR="006C378E" w:rsidRPr="00062817" w:rsidRDefault="006C378E" w:rsidP="006C378E">
          <w:pPr>
            <w:pStyle w:val="TOC1"/>
            <w:tabs>
              <w:tab w:val="left" w:leader="dot" w:pos="3153"/>
            </w:tabs>
            <w:rPr>
              <w:rFonts w:ascii="Arial" w:hAnsi="Arial" w:cs="Arial"/>
              <w:sz w:val="18"/>
            </w:rPr>
          </w:pPr>
          <w:r w:rsidRPr="00062817">
            <w:rPr>
              <w:rFonts w:ascii="Arial" w:hAnsi="Arial" w:cs="Arial"/>
              <w:color w:val="FFFFFF"/>
              <w:w w:val="82"/>
              <w:sz w:val="18"/>
              <w:shd w:val="clear" w:color="auto" w:fill="231F20"/>
            </w:rPr>
            <w:t xml:space="preserve"> </w:t>
          </w:r>
          <w:r w:rsidRPr="00062817">
            <w:rPr>
              <w:rFonts w:ascii="Arial" w:hAnsi="Arial" w:cs="Arial"/>
              <w:color w:val="FFFFFF"/>
              <w:spacing w:val="29"/>
              <w:sz w:val="18"/>
              <w:shd w:val="clear" w:color="auto" w:fill="231F20"/>
            </w:rPr>
            <w:t xml:space="preserve"> </w:t>
          </w:r>
          <w:hyperlink w:anchor="_bookmark4" w:history="1">
            <w:r w:rsidRPr="00062817">
              <w:rPr>
                <w:rFonts w:ascii="Arial" w:hAnsi="Arial" w:cs="Arial"/>
                <w:color w:val="FFFFFF"/>
                <w:spacing w:val="6"/>
                <w:sz w:val="18"/>
                <w:shd w:val="clear" w:color="auto" w:fill="231F20"/>
              </w:rPr>
              <w:t>CSS</w:t>
            </w:r>
          </w:hyperlink>
          <w:r w:rsidRPr="00062817">
            <w:rPr>
              <w:rFonts w:ascii="Arial" w:hAnsi="Arial" w:cs="Arial"/>
              <w:color w:val="FFFFFF"/>
              <w:spacing w:val="6"/>
              <w:sz w:val="18"/>
            </w:rPr>
            <w:tab/>
          </w:r>
          <w:r w:rsidRPr="00062817">
            <w:rPr>
              <w:rFonts w:ascii="Arial" w:hAnsi="Arial" w:cs="Arial"/>
              <w:color w:val="FFFFFF"/>
              <w:sz w:val="18"/>
              <w:shd w:val="clear" w:color="auto" w:fill="231F20"/>
            </w:rPr>
            <w:t>7</w:t>
          </w:r>
          <w:r w:rsidRPr="00062817">
            <w:rPr>
              <w:rFonts w:ascii="Arial" w:hAnsi="Arial" w:cs="Arial"/>
              <w:color w:val="FFFFFF"/>
              <w:spacing w:val="9"/>
              <w:sz w:val="18"/>
              <w:shd w:val="clear" w:color="auto" w:fill="231F20"/>
            </w:rPr>
            <w:t xml:space="preserve"> </w:t>
          </w:r>
        </w:p>
        <w:p w:rsidR="006C378E" w:rsidRPr="00062817" w:rsidRDefault="00012147" w:rsidP="006C378E">
          <w:pPr>
            <w:pStyle w:val="TOC2"/>
            <w:tabs>
              <w:tab w:val="left" w:leader="dot" w:pos="3176"/>
            </w:tabs>
            <w:spacing w:before="61"/>
            <w:rPr>
              <w:rFonts w:ascii="Arial" w:hAnsi="Arial" w:cs="Arial"/>
              <w:sz w:val="14"/>
            </w:rPr>
          </w:pPr>
          <w:hyperlink w:anchor="_bookmark4" w:history="1">
            <w:r w:rsidR="006C378E" w:rsidRPr="00062817">
              <w:rPr>
                <w:rFonts w:ascii="Arial" w:hAnsi="Arial" w:cs="Arial"/>
                <w:color w:val="008C44"/>
                <w:spacing w:val="7"/>
                <w:sz w:val="14"/>
              </w:rPr>
              <w:t>Visual</w:t>
            </w:r>
            <w:r w:rsidR="006C378E" w:rsidRPr="00062817">
              <w:rPr>
                <w:rFonts w:ascii="Arial" w:hAnsi="Arial" w:cs="Arial"/>
                <w:color w:val="008C44"/>
                <w:spacing w:val="-25"/>
                <w:sz w:val="14"/>
              </w:rPr>
              <w:t xml:space="preserve"> </w:t>
            </w:r>
            <w:r w:rsidR="006C378E" w:rsidRPr="00062817">
              <w:rPr>
                <w:rFonts w:ascii="Arial" w:hAnsi="Arial" w:cs="Arial"/>
                <w:color w:val="008C44"/>
                <w:spacing w:val="8"/>
                <w:sz w:val="14"/>
              </w:rPr>
              <w:t>Formatting</w:t>
            </w:r>
            <w:r w:rsidR="006C378E" w:rsidRPr="00062817">
              <w:rPr>
                <w:rFonts w:ascii="Arial" w:hAnsi="Arial" w:cs="Arial"/>
                <w:color w:val="008C44"/>
                <w:spacing w:val="8"/>
                <w:sz w:val="14"/>
              </w:rPr>
              <w:tab/>
            </w:r>
            <w:r w:rsidR="006C378E" w:rsidRPr="00062817">
              <w:rPr>
                <w:rFonts w:ascii="Arial" w:hAnsi="Arial" w:cs="Arial"/>
                <w:color w:val="008C44"/>
                <w:sz w:val="14"/>
              </w:rPr>
              <w:t>7</w:t>
            </w:r>
          </w:hyperlink>
        </w:p>
        <w:p w:rsidR="006C378E" w:rsidRPr="00062817" w:rsidRDefault="00012147" w:rsidP="006C378E">
          <w:pPr>
            <w:pStyle w:val="TOC2"/>
            <w:tabs>
              <w:tab w:val="left" w:leader="dot" w:pos="3176"/>
            </w:tabs>
            <w:rPr>
              <w:rFonts w:ascii="Arial" w:hAnsi="Arial" w:cs="Arial"/>
              <w:sz w:val="14"/>
            </w:rPr>
          </w:pPr>
          <w:hyperlink w:anchor="_bookmark5" w:history="1">
            <w:r w:rsidR="006C378E" w:rsidRPr="00062817">
              <w:rPr>
                <w:rFonts w:ascii="Arial" w:hAnsi="Arial" w:cs="Arial"/>
                <w:color w:val="008C44"/>
                <w:spacing w:val="6"/>
                <w:sz w:val="14"/>
              </w:rPr>
              <w:t>Margin</w:t>
            </w:r>
            <w:r w:rsidR="006C378E" w:rsidRPr="00062817">
              <w:rPr>
                <w:rFonts w:ascii="Arial" w:hAnsi="Arial" w:cs="Arial"/>
                <w:color w:val="008C44"/>
                <w:spacing w:val="-14"/>
                <w:sz w:val="14"/>
              </w:rPr>
              <w:t xml:space="preserve"> </w:t>
            </w:r>
            <w:r w:rsidR="006C378E" w:rsidRPr="00062817">
              <w:rPr>
                <w:rFonts w:ascii="Arial" w:hAnsi="Arial" w:cs="Arial"/>
                <w:color w:val="008C44"/>
                <w:sz w:val="14"/>
              </w:rPr>
              <w:t>&amp;</w:t>
            </w:r>
            <w:r w:rsidR="006C378E" w:rsidRPr="00062817">
              <w:rPr>
                <w:rFonts w:ascii="Arial" w:hAnsi="Arial" w:cs="Arial"/>
                <w:color w:val="008C44"/>
                <w:spacing w:val="-14"/>
                <w:sz w:val="14"/>
              </w:rPr>
              <w:t xml:space="preserve"> </w:t>
            </w:r>
            <w:r w:rsidR="006C378E" w:rsidRPr="00062817">
              <w:rPr>
                <w:rFonts w:ascii="Arial" w:hAnsi="Arial" w:cs="Arial"/>
                <w:color w:val="008C44"/>
                <w:spacing w:val="8"/>
                <w:sz w:val="14"/>
              </w:rPr>
              <w:t>Padding</w:t>
            </w:r>
            <w:r w:rsidR="006C378E" w:rsidRPr="00062817">
              <w:rPr>
                <w:rFonts w:ascii="Arial" w:hAnsi="Arial" w:cs="Arial"/>
                <w:color w:val="008C44"/>
                <w:spacing w:val="8"/>
                <w:sz w:val="14"/>
              </w:rPr>
              <w:tab/>
            </w:r>
            <w:r w:rsidR="006C378E" w:rsidRPr="00062817">
              <w:rPr>
                <w:rFonts w:ascii="Arial" w:hAnsi="Arial" w:cs="Arial"/>
                <w:color w:val="008C44"/>
                <w:sz w:val="14"/>
              </w:rPr>
              <w:t>9</w:t>
            </w:r>
          </w:hyperlink>
        </w:p>
        <w:p w:rsidR="006C378E" w:rsidRPr="00062817" w:rsidRDefault="00012147" w:rsidP="006C378E">
          <w:pPr>
            <w:pStyle w:val="TOC2"/>
            <w:tabs>
              <w:tab w:val="left" w:leader="dot" w:pos="3176"/>
            </w:tabs>
            <w:spacing w:before="82"/>
            <w:rPr>
              <w:rFonts w:ascii="Arial" w:hAnsi="Arial" w:cs="Arial"/>
              <w:sz w:val="14"/>
            </w:rPr>
          </w:pPr>
          <w:hyperlink w:anchor="_bookmark5" w:history="1">
            <w:r w:rsidR="006C378E" w:rsidRPr="00062817">
              <w:rPr>
                <w:rFonts w:ascii="Arial" w:hAnsi="Arial" w:cs="Arial"/>
                <w:color w:val="008C44"/>
                <w:spacing w:val="4"/>
                <w:sz w:val="14"/>
              </w:rPr>
              <w:t>Box</w:t>
            </w:r>
            <w:r w:rsidR="006C378E" w:rsidRPr="00062817">
              <w:rPr>
                <w:rFonts w:ascii="Arial" w:hAnsi="Arial" w:cs="Arial"/>
                <w:color w:val="008C44"/>
                <w:spacing w:val="-17"/>
                <w:sz w:val="14"/>
              </w:rPr>
              <w:t xml:space="preserve"> </w:t>
            </w:r>
            <w:r w:rsidR="006C378E" w:rsidRPr="00062817">
              <w:rPr>
                <w:rFonts w:ascii="Arial" w:hAnsi="Arial" w:cs="Arial"/>
                <w:color w:val="008C44"/>
                <w:spacing w:val="9"/>
                <w:sz w:val="14"/>
              </w:rPr>
              <w:t>Sizing</w:t>
            </w:r>
            <w:r w:rsidR="006C378E" w:rsidRPr="00062817">
              <w:rPr>
                <w:rFonts w:ascii="Arial" w:hAnsi="Arial" w:cs="Arial"/>
                <w:color w:val="008C44"/>
                <w:spacing w:val="9"/>
                <w:sz w:val="14"/>
              </w:rPr>
              <w:tab/>
            </w:r>
            <w:r w:rsidR="006C378E" w:rsidRPr="00062817">
              <w:rPr>
                <w:rFonts w:ascii="Arial" w:hAnsi="Arial" w:cs="Arial"/>
                <w:color w:val="008C44"/>
                <w:sz w:val="14"/>
              </w:rPr>
              <w:t>9</w:t>
            </w:r>
          </w:hyperlink>
        </w:p>
        <w:p w:rsidR="006C378E" w:rsidRPr="00062817" w:rsidRDefault="00012147" w:rsidP="006C378E">
          <w:pPr>
            <w:pStyle w:val="TOC2"/>
            <w:tabs>
              <w:tab w:val="left" w:leader="dot" w:pos="3176"/>
            </w:tabs>
            <w:rPr>
              <w:rFonts w:ascii="Arial" w:hAnsi="Arial" w:cs="Arial"/>
              <w:sz w:val="14"/>
            </w:rPr>
          </w:pPr>
          <w:hyperlink w:anchor="_bookmark5" w:history="1">
            <w:r w:rsidR="006C378E" w:rsidRPr="00062817">
              <w:rPr>
                <w:rFonts w:ascii="Arial" w:hAnsi="Arial" w:cs="Arial"/>
                <w:color w:val="008C44"/>
                <w:spacing w:val="7"/>
                <w:sz w:val="14"/>
              </w:rPr>
              <w:t>Font</w:t>
            </w:r>
            <w:r w:rsidR="006C378E" w:rsidRPr="00062817">
              <w:rPr>
                <w:rFonts w:ascii="Arial" w:hAnsi="Arial" w:cs="Arial"/>
                <w:color w:val="008C44"/>
                <w:spacing w:val="7"/>
                <w:sz w:val="14"/>
              </w:rPr>
              <w:tab/>
            </w:r>
            <w:r w:rsidR="006C378E" w:rsidRPr="00062817">
              <w:rPr>
                <w:rFonts w:ascii="Arial" w:hAnsi="Arial" w:cs="Arial"/>
                <w:color w:val="008C44"/>
                <w:sz w:val="14"/>
              </w:rPr>
              <w:t>9</w:t>
            </w:r>
          </w:hyperlink>
        </w:p>
        <w:p w:rsidR="006C378E" w:rsidRPr="00062817" w:rsidRDefault="00012147" w:rsidP="006C378E">
          <w:pPr>
            <w:pStyle w:val="TOC2"/>
            <w:tabs>
              <w:tab w:val="left" w:leader="dot" w:pos="3071"/>
            </w:tabs>
            <w:rPr>
              <w:rFonts w:ascii="Arial" w:hAnsi="Arial" w:cs="Arial"/>
              <w:sz w:val="14"/>
            </w:rPr>
          </w:pPr>
          <w:hyperlink w:anchor="_bookmark6" w:history="1">
            <w:r w:rsidR="006C378E" w:rsidRPr="00062817">
              <w:rPr>
                <w:rFonts w:ascii="Arial" w:hAnsi="Arial" w:cs="Arial"/>
                <w:color w:val="008C44"/>
                <w:spacing w:val="3"/>
                <w:w w:val="95"/>
                <w:sz w:val="14"/>
              </w:rPr>
              <w:t>Text</w:t>
            </w:r>
            <w:r w:rsidR="006C378E" w:rsidRPr="00062817">
              <w:rPr>
                <w:rFonts w:ascii="Arial" w:hAnsi="Arial" w:cs="Arial"/>
                <w:color w:val="008C44"/>
                <w:spacing w:val="3"/>
                <w:w w:val="95"/>
                <w:sz w:val="14"/>
              </w:rPr>
              <w:tab/>
            </w:r>
            <w:r w:rsidR="006C378E" w:rsidRPr="00062817">
              <w:rPr>
                <w:rFonts w:ascii="Arial" w:hAnsi="Arial" w:cs="Arial"/>
                <w:color w:val="008C44"/>
                <w:spacing w:val="9"/>
                <w:w w:val="95"/>
                <w:sz w:val="14"/>
              </w:rPr>
              <w:t>11</w:t>
            </w:r>
          </w:hyperlink>
        </w:p>
        <w:p w:rsidR="006C378E" w:rsidRPr="00062817" w:rsidRDefault="00012147" w:rsidP="006C378E">
          <w:pPr>
            <w:pStyle w:val="TOC2"/>
            <w:tabs>
              <w:tab w:val="left" w:leader="dot" w:pos="3071"/>
            </w:tabs>
            <w:spacing w:before="82"/>
            <w:rPr>
              <w:rFonts w:ascii="Arial" w:hAnsi="Arial" w:cs="Arial"/>
              <w:sz w:val="14"/>
            </w:rPr>
          </w:pPr>
          <w:hyperlink w:anchor="_bookmark7" w:history="1">
            <w:r w:rsidR="006C378E" w:rsidRPr="00062817">
              <w:rPr>
                <w:rFonts w:ascii="Arial" w:hAnsi="Arial" w:cs="Arial"/>
                <w:color w:val="008C44"/>
                <w:spacing w:val="8"/>
                <w:sz w:val="14"/>
              </w:rPr>
              <w:t>Background</w:t>
            </w:r>
            <w:r w:rsidR="006C378E" w:rsidRPr="00062817">
              <w:rPr>
                <w:rFonts w:ascii="Arial" w:hAnsi="Arial" w:cs="Arial"/>
                <w:color w:val="008C44"/>
                <w:spacing w:val="8"/>
                <w:sz w:val="14"/>
              </w:rPr>
              <w:tab/>
            </w:r>
            <w:r w:rsidR="006C378E" w:rsidRPr="00062817">
              <w:rPr>
                <w:rFonts w:ascii="Arial" w:hAnsi="Arial" w:cs="Arial"/>
                <w:color w:val="008C44"/>
                <w:spacing w:val="9"/>
                <w:sz w:val="14"/>
              </w:rPr>
              <w:t>13</w:t>
            </w:r>
          </w:hyperlink>
        </w:p>
        <w:p w:rsidR="006C378E" w:rsidRPr="00062817" w:rsidRDefault="00012147" w:rsidP="006C378E">
          <w:pPr>
            <w:pStyle w:val="TOC2"/>
            <w:tabs>
              <w:tab w:val="left" w:leader="dot" w:pos="3071"/>
            </w:tabs>
            <w:rPr>
              <w:rFonts w:ascii="Arial" w:hAnsi="Arial" w:cs="Arial"/>
              <w:sz w:val="14"/>
            </w:rPr>
          </w:pPr>
          <w:hyperlink w:anchor="_bookmark8" w:history="1">
            <w:r w:rsidR="006C378E" w:rsidRPr="00062817">
              <w:rPr>
                <w:rFonts w:ascii="Arial" w:hAnsi="Arial" w:cs="Arial"/>
                <w:color w:val="008C44"/>
                <w:spacing w:val="8"/>
                <w:sz w:val="14"/>
              </w:rPr>
              <w:t>Color</w:t>
            </w:r>
            <w:r w:rsidR="006C378E" w:rsidRPr="00062817">
              <w:rPr>
                <w:rFonts w:ascii="Arial" w:hAnsi="Arial" w:cs="Arial"/>
                <w:color w:val="008C44"/>
                <w:spacing w:val="8"/>
                <w:sz w:val="14"/>
              </w:rPr>
              <w:tab/>
            </w:r>
            <w:r w:rsidR="006C378E" w:rsidRPr="00062817">
              <w:rPr>
                <w:rFonts w:ascii="Arial" w:hAnsi="Arial" w:cs="Arial"/>
                <w:color w:val="008C44"/>
                <w:spacing w:val="9"/>
                <w:sz w:val="14"/>
              </w:rPr>
              <w:t>14</w:t>
            </w:r>
          </w:hyperlink>
        </w:p>
        <w:p w:rsidR="006C378E" w:rsidRPr="00062817" w:rsidRDefault="00012147" w:rsidP="006C378E">
          <w:pPr>
            <w:pStyle w:val="TOC2"/>
            <w:tabs>
              <w:tab w:val="left" w:leader="dot" w:pos="3071"/>
            </w:tabs>
            <w:rPr>
              <w:rFonts w:ascii="Arial" w:hAnsi="Arial" w:cs="Arial"/>
              <w:sz w:val="14"/>
            </w:rPr>
          </w:pPr>
          <w:hyperlink w:anchor="_bookmark8" w:history="1">
            <w:r w:rsidR="006C378E" w:rsidRPr="00062817">
              <w:rPr>
                <w:rFonts w:ascii="Arial" w:hAnsi="Arial" w:cs="Arial"/>
                <w:color w:val="008C44"/>
                <w:spacing w:val="7"/>
                <w:sz w:val="14"/>
              </w:rPr>
              <w:t>Generated</w:t>
            </w:r>
            <w:r w:rsidR="006C378E" w:rsidRPr="00062817">
              <w:rPr>
                <w:rFonts w:ascii="Arial" w:hAnsi="Arial" w:cs="Arial"/>
                <w:color w:val="008C44"/>
                <w:spacing w:val="-31"/>
                <w:sz w:val="14"/>
              </w:rPr>
              <w:t xml:space="preserve"> </w:t>
            </w:r>
            <w:r w:rsidR="006C378E" w:rsidRPr="00062817">
              <w:rPr>
                <w:rFonts w:ascii="Arial" w:hAnsi="Arial" w:cs="Arial"/>
                <w:color w:val="008C44"/>
                <w:spacing w:val="8"/>
                <w:sz w:val="14"/>
              </w:rPr>
              <w:t>content</w:t>
            </w:r>
            <w:r w:rsidR="006C378E" w:rsidRPr="00062817">
              <w:rPr>
                <w:rFonts w:ascii="Arial" w:hAnsi="Arial" w:cs="Arial"/>
                <w:color w:val="008C44"/>
                <w:spacing w:val="8"/>
                <w:sz w:val="14"/>
              </w:rPr>
              <w:tab/>
            </w:r>
            <w:r w:rsidR="006C378E" w:rsidRPr="00062817">
              <w:rPr>
                <w:rFonts w:ascii="Arial" w:hAnsi="Arial" w:cs="Arial"/>
                <w:color w:val="008C44"/>
                <w:spacing w:val="9"/>
                <w:sz w:val="14"/>
              </w:rPr>
              <w:t>14</w:t>
            </w:r>
          </w:hyperlink>
        </w:p>
        <w:p w:rsidR="006C378E" w:rsidRPr="00062817" w:rsidRDefault="00012147" w:rsidP="006C378E">
          <w:pPr>
            <w:pStyle w:val="TOC2"/>
            <w:tabs>
              <w:tab w:val="left" w:leader="dot" w:pos="3071"/>
            </w:tabs>
            <w:spacing w:before="82"/>
            <w:rPr>
              <w:rFonts w:ascii="Arial" w:hAnsi="Arial" w:cs="Arial"/>
              <w:sz w:val="14"/>
            </w:rPr>
          </w:pPr>
          <w:hyperlink w:anchor="_bookmark9" w:history="1">
            <w:r w:rsidR="006C378E" w:rsidRPr="00062817">
              <w:rPr>
                <w:rFonts w:ascii="Arial" w:hAnsi="Arial" w:cs="Arial"/>
                <w:color w:val="008C44"/>
                <w:spacing w:val="9"/>
                <w:sz w:val="14"/>
              </w:rPr>
              <w:t>Outline</w:t>
            </w:r>
            <w:r w:rsidR="006C378E" w:rsidRPr="00062817">
              <w:rPr>
                <w:rFonts w:ascii="Arial" w:hAnsi="Arial" w:cs="Arial"/>
                <w:color w:val="008C44"/>
                <w:spacing w:val="9"/>
                <w:sz w:val="14"/>
              </w:rPr>
              <w:tab/>
              <w:t>15</w:t>
            </w:r>
          </w:hyperlink>
        </w:p>
        <w:p w:rsidR="006C378E" w:rsidRPr="00062817" w:rsidRDefault="00012147" w:rsidP="006C378E">
          <w:pPr>
            <w:pStyle w:val="TOC2"/>
            <w:tabs>
              <w:tab w:val="left" w:leader="dot" w:pos="3071"/>
            </w:tabs>
            <w:rPr>
              <w:rFonts w:ascii="Arial" w:hAnsi="Arial" w:cs="Arial"/>
              <w:sz w:val="14"/>
            </w:rPr>
          </w:pPr>
          <w:hyperlink w:anchor="_bookmark9" w:history="1">
            <w:r w:rsidR="006C378E" w:rsidRPr="00062817">
              <w:rPr>
                <w:rFonts w:ascii="Arial" w:hAnsi="Arial" w:cs="Arial"/>
                <w:color w:val="008C44"/>
                <w:spacing w:val="6"/>
                <w:sz w:val="14"/>
              </w:rPr>
              <w:t>Tables</w:t>
            </w:r>
            <w:r w:rsidR="006C378E" w:rsidRPr="00062817">
              <w:rPr>
                <w:rFonts w:ascii="Arial" w:hAnsi="Arial" w:cs="Arial"/>
                <w:color w:val="008C44"/>
                <w:spacing w:val="6"/>
                <w:sz w:val="14"/>
              </w:rPr>
              <w:tab/>
            </w:r>
            <w:r w:rsidR="006C378E" w:rsidRPr="00062817">
              <w:rPr>
                <w:rFonts w:ascii="Arial" w:hAnsi="Arial" w:cs="Arial"/>
                <w:color w:val="008C44"/>
                <w:spacing w:val="9"/>
                <w:sz w:val="14"/>
              </w:rPr>
              <w:t>15</w:t>
            </w:r>
          </w:hyperlink>
        </w:p>
        <w:p w:rsidR="006C378E" w:rsidRPr="00062817" w:rsidRDefault="00012147" w:rsidP="006C378E">
          <w:pPr>
            <w:pStyle w:val="TOC2"/>
            <w:tabs>
              <w:tab w:val="left" w:leader="dot" w:pos="3071"/>
            </w:tabs>
            <w:spacing w:before="82"/>
            <w:rPr>
              <w:rFonts w:ascii="Arial" w:hAnsi="Arial" w:cs="Arial"/>
              <w:sz w:val="14"/>
            </w:rPr>
          </w:pPr>
          <w:hyperlink w:anchor="_bookmark9" w:history="1">
            <w:r w:rsidR="006C378E" w:rsidRPr="00062817">
              <w:rPr>
                <w:rFonts w:ascii="Arial" w:hAnsi="Arial" w:cs="Arial"/>
                <w:color w:val="008C44"/>
                <w:spacing w:val="8"/>
                <w:sz w:val="14"/>
              </w:rPr>
              <w:t>Border</w:t>
            </w:r>
            <w:r w:rsidR="006C378E" w:rsidRPr="00062817">
              <w:rPr>
                <w:rFonts w:ascii="Arial" w:hAnsi="Arial" w:cs="Arial"/>
                <w:color w:val="008C44"/>
                <w:spacing w:val="8"/>
                <w:sz w:val="14"/>
              </w:rPr>
              <w:tab/>
            </w:r>
            <w:r w:rsidR="006C378E" w:rsidRPr="00062817">
              <w:rPr>
                <w:rFonts w:ascii="Arial" w:hAnsi="Arial" w:cs="Arial"/>
                <w:color w:val="008C44"/>
                <w:spacing w:val="9"/>
                <w:sz w:val="14"/>
              </w:rPr>
              <w:t>15</w:t>
            </w:r>
          </w:hyperlink>
        </w:p>
        <w:p w:rsidR="006C378E" w:rsidRPr="00062817" w:rsidRDefault="00012147" w:rsidP="006C378E">
          <w:pPr>
            <w:pStyle w:val="TOC2"/>
            <w:tabs>
              <w:tab w:val="left" w:leader="dot" w:pos="3071"/>
            </w:tabs>
            <w:rPr>
              <w:rFonts w:ascii="Arial" w:hAnsi="Arial" w:cs="Arial"/>
              <w:sz w:val="14"/>
            </w:rPr>
          </w:pPr>
          <w:hyperlink w:anchor="_bookmark10" w:history="1">
            <w:r w:rsidR="006C378E" w:rsidRPr="00062817">
              <w:rPr>
                <w:rFonts w:ascii="Arial" w:hAnsi="Arial" w:cs="Arial"/>
                <w:color w:val="008C44"/>
                <w:spacing w:val="8"/>
                <w:sz w:val="14"/>
              </w:rPr>
              <w:t>Lists</w:t>
            </w:r>
            <w:r w:rsidR="006C378E" w:rsidRPr="00062817">
              <w:rPr>
                <w:rFonts w:ascii="Arial" w:hAnsi="Arial" w:cs="Arial"/>
                <w:color w:val="008C44"/>
                <w:spacing w:val="8"/>
                <w:sz w:val="14"/>
              </w:rPr>
              <w:tab/>
            </w:r>
            <w:r w:rsidR="006C378E" w:rsidRPr="00062817">
              <w:rPr>
                <w:rFonts w:ascii="Arial" w:hAnsi="Arial" w:cs="Arial"/>
                <w:color w:val="008C44"/>
                <w:spacing w:val="9"/>
                <w:sz w:val="14"/>
              </w:rPr>
              <w:t>18</w:t>
            </w:r>
          </w:hyperlink>
        </w:p>
        <w:p w:rsidR="006C378E" w:rsidRPr="00062817" w:rsidRDefault="00012147" w:rsidP="006C378E">
          <w:pPr>
            <w:pStyle w:val="TOC2"/>
            <w:tabs>
              <w:tab w:val="left" w:leader="dot" w:pos="3071"/>
            </w:tabs>
            <w:rPr>
              <w:rFonts w:ascii="Arial" w:hAnsi="Arial" w:cs="Arial"/>
              <w:sz w:val="14"/>
            </w:rPr>
          </w:pPr>
          <w:hyperlink w:anchor="_bookmark10" w:history="1">
            <w:r w:rsidR="006C378E" w:rsidRPr="00062817">
              <w:rPr>
                <w:rFonts w:ascii="Arial" w:hAnsi="Arial" w:cs="Arial"/>
                <w:color w:val="008C44"/>
                <w:spacing w:val="9"/>
                <w:sz w:val="14"/>
              </w:rPr>
              <w:t>Print</w:t>
            </w:r>
            <w:r w:rsidR="006C378E" w:rsidRPr="00062817">
              <w:rPr>
                <w:rFonts w:ascii="Arial" w:hAnsi="Arial" w:cs="Arial"/>
                <w:color w:val="008C44"/>
                <w:spacing w:val="9"/>
                <w:sz w:val="14"/>
              </w:rPr>
              <w:tab/>
              <w:t>18</w:t>
            </w:r>
          </w:hyperlink>
        </w:p>
        <w:p w:rsidR="006C378E" w:rsidRPr="00062817" w:rsidRDefault="00012147" w:rsidP="006C378E">
          <w:pPr>
            <w:pStyle w:val="TOC2"/>
            <w:tabs>
              <w:tab w:val="left" w:leader="dot" w:pos="3071"/>
            </w:tabs>
            <w:spacing w:before="82"/>
            <w:rPr>
              <w:rFonts w:ascii="Arial" w:hAnsi="Arial" w:cs="Arial"/>
              <w:sz w:val="14"/>
            </w:rPr>
          </w:pPr>
          <w:hyperlink w:anchor="_bookmark10" w:history="1">
            <w:r w:rsidR="006C378E" w:rsidRPr="00062817">
              <w:rPr>
                <w:rFonts w:ascii="Arial" w:hAnsi="Arial" w:cs="Arial"/>
                <w:color w:val="008C44"/>
                <w:spacing w:val="7"/>
                <w:sz w:val="14"/>
              </w:rPr>
              <w:t>Others</w:t>
            </w:r>
            <w:r w:rsidR="006C378E" w:rsidRPr="00062817">
              <w:rPr>
                <w:rFonts w:ascii="Arial" w:hAnsi="Arial" w:cs="Arial"/>
                <w:color w:val="008C44"/>
                <w:spacing w:val="7"/>
                <w:sz w:val="14"/>
              </w:rPr>
              <w:tab/>
            </w:r>
            <w:r w:rsidR="006C378E" w:rsidRPr="00062817">
              <w:rPr>
                <w:rFonts w:ascii="Arial" w:hAnsi="Arial" w:cs="Arial"/>
                <w:color w:val="008C44"/>
                <w:spacing w:val="9"/>
                <w:sz w:val="14"/>
              </w:rPr>
              <w:t>18</w:t>
            </w:r>
          </w:hyperlink>
        </w:p>
        <w:p w:rsidR="006C378E" w:rsidRPr="00062817" w:rsidRDefault="00012147" w:rsidP="006C378E">
          <w:pPr>
            <w:pStyle w:val="TOC2"/>
            <w:tabs>
              <w:tab w:val="left" w:leader="dot" w:pos="3071"/>
            </w:tabs>
            <w:rPr>
              <w:rFonts w:ascii="Arial" w:hAnsi="Arial" w:cs="Arial"/>
              <w:sz w:val="14"/>
            </w:rPr>
          </w:pPr>
          <w:hyperlink w:anchor="_bookmark11" w:history="1">
            <w:r w:rsidR="006C378E" w:rsidRPr="00062817">
              <w:rPr>
                <w:rFonts w:ascii="Arial" w:hAnsi="Arial" w:cs="Arial"/>
                <w:color w:val="008C44"/>
                <w:spacing w:val="9"/>
                <w:w w:val="95"/>
                <w:sz w:val="14"/>
              </w:rPr>
              <w:t>Animation</w:t>
            </w:r>
            <w:r w:rsidR="006C378E" w:rsidRPr="00062817">
              <w:rPr>
                <w:rFonts w:ascii="Arial" w:hAnsi="Arial" w:cs="Arial"/>
                <w:color w:val="008C44"/>
                <w:spacing w:val="9"/>
                <w:w w:val="95"/>
                <w:sz w:val="14"/>
              </w:rPr>
              <w:tab/>
            </w:r>
            <w:r w:rsidR="006C378E" w:rsidRPr="00062817">
              <w:rPr>
                <w:rFonts w:ascii="Arial" w:hAnsi="Arial" w:cs="Arial"/>
                <w:color w:val="008C44"/>
                <w:spacing w:val="9"/>
                <w:sz w:val="14"/>
              </w:rPr>
              <w:t>19</w:t>
            </w:r>
          </w:hyperlink>
        </w:p>
        <w:p w:rsidR="006C378E" w:rsidRPr="00062817" w:rsidRDefault="00012147" w:rsidP="006C378E">
          <w:pPr>
            <w:pStyle w:val="TOC2"/>
            <w:tabs>
              <w:tab w:val="left" w:leader="dot" w:pos="3071"/>
            </w:tabs>
            <w:spacing w:before="82"/>
            <w:rPr>
              <w:rFonts w:ascii="Arial" w:hAnsi="Arial" w:cs="Arial"/>
              <w:sz w:val="14"/>
            </w:rPr>
          </w:pPr>
          <w:hyperlink w:anchor="_bookmark12" w:history="1">
            <w:r w:rsidR="006C378E" w:rsidRPr="00062817">
              <w:rPr>
                <w:rFonts w:ascii="Arial" w:hAnsi="Arial" w:cs="Arial"/>
                <w:color w:val="008C44"/>
                <w:spacing w:val="5"/>
                <w:sz w:val="14"/>
              </w:rPr>
              <w:t>Flex</w:t>
            </w:r>
            <w:r w:rsidR="006C378E" w:rsidRPr="00062817">
              <w:rPr>
                <w:rFonts w:ascii="Arial" w:hAnsi="Arial" w:cs="Arial"/>
                <w:color w:val="008C44"/>
                <w:spacing w:val="5"/>
                <w:sz w:val="14"/>
              </w:rPr>
              <w:tab/>
            </w:r>
            <w:r w:rsidR="006C378E" w:rsidRPr="00062817">
              <w:rPr>
                <w:rFonts w:ascii="Arial" w:hAnsi="Arial" w:cs="Arial"/>
                <w:color w:val="008C44"/>
                <w:spacing w:val="9"/>
                <w:sz w:val="14"/>
              </w:rPr>
              <w:t>20</w:t>
            </w:r>
          </w:hyperlink>
        </w:p>
        <w:p w:rsidR="006C378E" w:rsidRPr="00062817" w:rsidRDefault="00012147" w:rsidP="006C378E">
          <w:pPr>
            <w:pStyle w:val="TOC2"/>
            <w:tabs>
              <w:tab w:val="left" w:leader="dot" w:pos="3071"/>
            </w:tabs>
            <w:rPr>
              <w:rFonts w:ascii="Arial" w:hAnsi="Arial" w:cs="Arial"/>
              <w:sz w:val="14"/>
            </w:rPr>
          </w:pPr>
          <w:hyperlink w:anchor="_bookmark13" w:history="1">
            <w:r w:rsidR="006C378E" w:rsidRPr="00062817">
              <w:rPr>
                <w:rFonts w:ascii="Arial" w:hAnsi="Arial" w:cs="Arial"/>
                <w:color w:val="008C44"/>
                <w:spacing w:val="6"/>
                <w:sz w:val="14"/>
              </w:rPr>
              <w:t>Transform,</w:t>
            </w:r>
            <w:r w:rsidR="006C378E" w:rsidRPr="00062817">
              <w:rPr>
                <w:rFonts w:ascii="Arial" w:hAnsi="Arial" w:cs="Arial"/>
                <w:color w:val="008C44"/>
                <w:spacing w:val="-37"/>
                <w:sz w:val="14"/>
              </w:rPr>
              <w:t xml:space="preserve"> </w:t>
            </w:r>
            <w:r w:rsidR="006C378E" w:rsidRPr="00062817">
              <w:rPr>
                <w:rFonts w:ascii="Arial" w:hAnsi="Arial" w:cs="Arial"/>
                <w:color w:val="008C44"/>
                <w:spacing w:val="8"/>
                <w:sz w:val="14"/>
              </w:rPr>
              <w:t>Transition</w:t>
            </w:r>
            <w:r w:rsidR="006C378E" w:rsidRPr="00062817">
              <w:rPr>
                <w:rFonts w:ascii="Arial" w:hAnsi="Arial" w:cs="Arial"/>
                <w:color w:val="008C44"/>
                <w:spacing w:val="8"/>
                <w:sz w:val="14"/>
              </w:rPr>
              <w:tab/>
            </w:r>
            <w:r w:rsidR="006C378E" w:rsidRPr="00062817">
              <w:rPr>
                <w:rFonts w:ascii="Arial" w:hAnsi="Arial" w:cs="Arial"/>
                <w:color w:val="008C44"/>
                <w:spacing w:val="9"/>
                <w:sz w:val="14"/>
              </w:rPr>
              <w:t>21</w:t>
            </w:r>
          </w:hyperlink>
        </w:p>
        <w:p w:rsidR="006C378E" w:rsidRPr="00062817" w:rsidRDefault="006C378E" w:rsidP="006C378E">
          <w:pPr>
            <w:pStyle w:val="TOC1"/>
            <w:tabs>
              <w:tab w:val="left" w:leader="dot" w:pos="3022"/>
            </w:tabs>
            <w:rPr>
              <w:rFonts w:ascii="Arial" w:hAnsi="Arial" w:cs="Arial"/>
              <w:sz w:val="18"/>
            </w:rPr>
          </w:pPr>
          <w:r w:rsidRPr="00062817">
            <w:rPr>
              <w:rFonts w:ascii="Arial" w:hAnsi="Arial" w:cs="Arial"/>
              <w:color w:val="FFFFFF"/>
              <w:w w:val="82"/>
              <w:sz w:val="18"/>
              <w:shd w:val="clear" w:color="auto" w:fill="231F20"/>
            </w:rPr>
            <w:t xml:space="preserve"> </w:t>
          </w:r>
          <w:r w:rsidRPr="00062817">
            <w:rPr>
              <w:rFonts w:ascii="Arial" w:hAnsi="Arial" w:cs="Arial"/>
              <w:color w:val="FFFFFF"/>
              <w:spacing w:val="29"/>
              <w:sz w:val="18"/>
              <w:shd w:val="clear" w:color="auto" w:fill="231F20"/>
            </w:rPr>
            <w:t xml:space="preserve"> </w:t>
          </w:r>
          <w:hyperlink w:anchor="_bookmark14" w:history="1">
            <w:r w:rsidRPr="00062817">
              <w:rPr>
                <w:rFonts w:ascii="Arial" w:hAnsi="Arial" w:cs="Arial"/>
                <w:color w:val="FFFFFF"/>
                <w:spacing w:val="7"/>
                <w:w w:val="105"/>
                <w:sz w:val="18"/>
                <w:shd w:val="clear" w:color="auto" w:fill="231F20"/>
              </w:rPr>
              <w:t>XSL</w:t>
            </w:r>
            <w:r w:rsidRPr="00062817">
              <w:rPr>
                <w:rFonts w:ascii="Arial" w:hAnsi="Arial" w:cs="Arial"/>
                <w:color w:val="FFFFFF"/>
                <w:spacing w:val="7"/>
                <w:w w:val="105"/>
                <w:sz w:val="18"/>
              </w:rPr>
              <w:tab/>
            </w:r>
            <w:r w:rsidRPr="00062817">
              <w:rPr>
                <w:rFonts w:ascii="Arial" w:hAnsi="Arial" w:cs="Arial"/>
                <w:color w:val="FFFFFF"/>
                <w:spacing w:val="5"/>
                <w:w w:val="105"/>
                <w:sz w:val="18"/>
                <w:shd w:val="clear" w:color="auto" w:fill="231F20"/>
              </w:rPr>
              <w:t>2</w:t>
            </w:r>
          </w:hyperlink>
          <w:r w:rsidRPr="00062817">
            <w:rPr>
              <w:rFonts w:ascii="Arial" w:hAnsi="Arial" w:cs="Arial"/>
              <w:color w:val="FFFFFF"/>
              <w:spacing w:val="5"/>
              <w:w w:val="105"/>
              <w:sz w:val="18"/>
              <w:shd w:val="clear" w:color="auto" w:fill="231F20"/>
            </w:rPr>
            <w:t>2</w:t>
          </w:r>
          <w:r w:rsidRPr="00062817">
            <w:rPr>
              <w:rFonts w:ascii="Arial" w:hAnsi="Arial" w:cs="Arial"/>
              <w:color w:val="FFFFFF"/>
              <w:spacing w:val="9"/>
              <w:sz w:val="18"/>
              <w:shd w:val="clear" w:color="auto" w:fill="231F20"/>
            </w:rPr>
            <w:t xml:space="preserve"> </w:t>
          </w:r>
        </w:p>
        <w:p w:rsidR="006C378E" w:rsidRPr="00062817" w:rsidRDefault="006C378E" w:rsidP="006C378E">
          <w:pPr>
            <w:pStyle w:val="TOC1"/>
            <w:tabs>
              <w:tab w:val="left" w:leader="dot" w:pos="3022"/>
            </w:tabs>
            <w:spacing w:before="80"/>
            <w:rPr>
              <w:rFonts w:ascii="Arial" w:hAnsi="Arial" w:cs="Arial"/>
              <w:sz w:val="18"/>
            </w:rPr>
          </w:pPr>
          <w:r w:rsidRPr="00062817">
            <w:rPr>
              <w:rFonts w:ascii="Arial" w:hAnsi="Arial" w:cs="Arial"/>
              <w:color w:val="FFFFFF"/>
              <w:w w:val="82"/>
              <w:sz w:val="18"/>
              <w:shd w:val="clear" w:color="auto" w:fill="231F20"/>
            </w:rPr>
            <w:t xml:space="preserve"> </w:t>
          </w:r>
          <w:r w:rsidRPr="00062817">
            <w:rPr>
              <w:rFonts w:ascii="Arial" w:hAnsi="Arial" w:cs="Arial"/>
              <w:color w:val="FFFFFF"/>
              <w:spacing w:val="29"/>
              <w:sz w:val="18"/>
              <w:shd w:val="clear" w:color="auto" w:fill="231F20"/>
            </w:rPr>
            <w:t xml:space="preserve"> </w:t>
          </w:r>
          <w:hyperlink w:anchor="_bookmark15" w:history="1">
            <w:r w:rsidRPr="00062817">
              <w:rPr>
                <w:rFonts w:ascii="Arial" w:hAnsi="Arial" w:cs="Arial"/>
                <w:color w:val="FFFFFF"/>
                <w:spacing w:val="8"/>
                <w:sz w:val="18"/>
                <w:shd w:val="clear" w:color="auto" w:fill="231F20"/>
              </w:rPr>
              <w:t>HTML</w:t>
            </w:r>
            <w:r w:rsidRPr="00062817">
              <w:rPr>
                <w:rFonts w:ascii="Arial" w:hAnsi="Arial" w:cs="Arial"/>
                <w:color w:val="FFFFFF"/>
                <w:spacing w:val="21"/>
                <w:sz w:val="18"/>
                <w:shd w:val="clear" w:color="auto" w:fill="231F20"/>
              </w:rPr>
              <w:t xml:space="preserve"> </w:t>
            </w:r>
            <w:r w:rsidRPr="00062817">
              <w:rPr>
                <w:rFonts w:ascii="Arial" w:hAnsi="Arial" w:cs="Arial"/>
                <w:color w:val="FFFFFF"/>
                <w:spacing w:val="9"/>
                <w:sz w:val="18"/>
                <w:shd w:val="clear" w:color="auto" w:fill="231F20"/>
              </w:rPr>
              <w:t>DOCTYPES</w:t>
            </w:r>
            <w:r w:rsidRPr="00062817">
              <w:rPr>
                <w:rFonts w:ascii="Arial" w:hAnsi="Arial" w:cs="Arial"/>
                <w:color w:val="FFFFFF"/>
                <w:spacing w:val="9"/>
                <w:sz w:val="18"/>
              </w:rPr>
              <w:tab/>
            </w:r>
            <w:r w:rsidRPr="00062817">
              <w:rPr>
                <w:rFonts w:ascii="Arial" w:hAnsi="Arial" w:cs="Arial"/>
                <w:color w:val="FFFFFF"/>
                <w:spacing w:val="5"/>
                <w:sz w:val="18"/>
                <w:shd w:val="clear" w:color="auto" w:fill="231F20"/>
              </w:rPr>
              <w:t>2</w:t>
            </w:r>
          </w:hyperlink>
          <w:r w:rsidRPr="00062817">
            <w:rPr>
              <w:rFonts w:ascii="Arial" w:hAnsi="Arial" w:cs="Arial"/>
              <w:color w:val="FFFFFF"/>
              <w:spacing w:val="5"/>
              <w:sz w:val="18"/>
              <w:shd w:val="clear" w:color="auto" w:fill="231F20"/>
            </w:rPr>
            <w:t>3</w:t>
          </w:r>
          <w:r w:rsidRPr="00062817">
            <w:rPr>
              <w:rFonts w:ascii="Arial" w:hAnsi="Arial" w:cs="Arial"/>
              <w:color w:val="FFFFFF"/>
              <w:spacing w:val="9"/>
              <w:sz w:val="18"/>
              <w:shd w:val="clear" w:color="auto" w:fill="231F20"/>
            </w:rPr>
            <w:t xml:space="preserve"> </w:t>
          </w:r>
        </w:p>
      </w:sdtContent>
    </w:sdt>
    <w:p w:rsidR="006C378E" w:rsidRDefault="00012147" w:rsidP="006C378E">
      <w:pPr>
        <w:pStyle w:val="BodyText"/>
        <w:spacing w:before="594" w:line="240" w:lineRule="auto"/>
        <w:ind w:left="778"/>
        <w:rPr>
          <w:rFonts w:ascii="Arial" w:hAnsi="Arial" w:cs="Arial"/>
          <w:sz w:val="14"/>
        </w:rPr>
      </w:pPr>
      <w:hyperlink r:id="rId606">
        <w:r w:rsidR="006C378E" w:rsidRPr="00062817">
          <w:rPr>
            <w:rFonts w:ascii="Arial" w:hAnsi="Arial" w:cs="Arial"/>
            <w:color w:val="25408F"/>
            <w:spacing w:val="4"/>
            <w:w w:val="82"/>
            <w:sz w:val="14"/>
            <w:u w:val="single" w:color="25408F"/>
          </w:rPr>
          <w:t>http://docs</w:t>
        </w:r>
        <w:r w:rsidR="006C378E" w:rsidRPr="00062817">
          <w:rPr>
            <w:rFonts w:ascii="Arial" w:hAnsi="Arial" w:cs="Arial"/>
            <w:color w:val="25408F"/>
            <w:w w:val="40"/>
            <w:sz w:val="14"/>
            <w:u w:val="single" w:color="25408F"/>
          </w:rPr>
          <w:t xml:space="preserve"> </w:t>
        </w:r>
        <w:r w:rsidR="006C378E" w:rsidRPr="00062817">
          <w:rPr>
            <w:rFonts w:ascii="Arial" w:hAnsi="Arial" w:cs="Arial"/>
            <w:color w:val="25408F"/>
            <w:spacing w:val="4"/>
            <w:w w:val="40"/>
            <w:sz w:val="14"/>
            <w:u w:val="single" w:color="25408F"/>
          </w:rPr>
          <w:t>.</w:t>
        </w:r>
        <w:r w:rsidR="006C378E" w:rsidRPr="00062817">
          <w:rPr>
            <w:rFonts w:ascii="Arial" w:hAnsi="Arial" w:cs="Arial"/>
            <w:color w:val="25408F"/>
            <w:spacing w:val="4"/>
            <w:w w:val="88"/>
            <w:sz w:val="14"/>
            <w:u w:val="single" w:color="25408F"/>
          </w:rPr>
          <w:t>emmet</w:t>
        </w:r>
        <w:r w:rsidR="006C378E" w:rsidRPr="00062817">
          <w:rPr>
            <w:rFonts w:ascii="Arial" w:hAnsi="Arial" w:cs="Arial"/>
            <w:color w:val="25408F"/>
            <w:spacing w:val="10"/>
            <w:w w:val="70"/>
            <w:sz w:val="14"/>
          </w:rPr>
          <w:t xml:space="preserve"> </w:t>
        </w:r>
        <w:r w:rsidR="006C378E" w:rsidRPr="00062817">
          <w:rPr>
            <w:rFonts w:ascii="Arial" w:hAnsi="Arial" w:cs="Arial"/>
            <w:color w:val="25408F"/>
            <w:spacing w:val="4"/>
            <w:w w:val="78"/>
            <w:sz w:val="14"/>
            <w:u w:val="single" w:color="25408F"/>
          </w:rPr>
          <w:t>io/</w:t>
        </w:r>
      </w:hyperlink>
    </w:p>
    <w:p w:rsidR="006C378E" w:rsidRDefault="00012147" w:rsidP="006C378E">
      <w:pPr>
        <w:pStyle w:val="BodyText"/>
        <w:spacing w:before="594" w:line="240" w:lineRule="auto"/>
        <w:ind w:left="778"/>
        <w:rPr>
          <w:rFonts w:ascii="Arial" w:hAnsi="Arial" w:cs="Arial"/>
          <w:sz w:val="14"/>
        </w:rPr>
      </w:pPr>
      <w:hyperlink r:id="rId607" w:history="1">
        <w:r w:rsidR="006C378E">
          <w:rPr>
            <w:rStyle w:val="Hyperlink"/>
          </w:rPr>
          <w:t>https://docs.emmet.io/cheat-sheet/</w:t>
        </w:r>
      </w:hyperlink>
    </w:p>
    <w:p w:rsidR="006C378E" w:rsidRPr="00062817" w:rsidRDefault="006C378E" w:rsidP="006C378E">
      <w:pPr>
        <w:pStyle w:val="BodyText"/>
        <w:spacing w:before="594" w:line="240" w:lineRule="auto"/>
        <w:ind w:left="778"/>
        <w:rPr>
          <w:rFonts w:ascii="Arial" w:hAnsi="Arial" w:cs="Arial"/>
          <w:sz w:val="14"/>
        </w:rPr>
      </w:pPr>
    </w:p>
    <w:p w:rsidR="006C378E" w:rsidRDefault="006C378E" w:rsidP="006C378E">
      <w:pPr>
        <w:pStyle w:val="BodyText"/>
        <w:spacing w:before="10" w:line="240" w:lineRule="auto"/>
        <w:ind w:left="0"/>
        <w:rPr>
          <w:rFonts w:ascii="Arial" w:hAnsi="Arial" w:cs="Arial"/>
          <w:sz w:val="14"/>
        </w:rPr>
      </w:pPr>
    </w:p>
    <w:p w:rsidR="006C378E" w:rsidRDefault="006C378E" w:rsidP="006C378E">
      <w:pPr>
        <w:rPr>
          <w:rFonts w:ascii="Arial" w:hAnsi="Arial" w:cs="Arial"/>
          <w:sz w:val="14"/>
        </w:rPr>
      </w:pPr>
      <w:r>
        <w:rPr>
          <w:rFonts w:ascii="Arial" w:hAnsi="Arial" w:cs="Arial"/>
          <w:sz w:val="14"/>
        </w:rPr>
        <w:br w:type="page"/>
      </w:r>
    </w:p>
    <w:p w:rsidR="005974B0" w:rsidRPr="00062817" w:rsidRDefault="005974B0" w:rsidP="005974B0">
      <w:pPr>
        <w:pStyle w:val="BodyText"/>
        <w:spacing w:before="10" w:line="240" w:lineRule="auto"/>
        <w:ind w:left="0"/>
        <w:rPr>
          <w:rFonts w:ascii="Arial" w:hAnsi="Arial" w:cs="Arial"/>
          <w:sz w:val="2"/>
        </w:rPr>
      </w:pPr>
    </w:p>
    <w:bookmarkStart w:id="3" w:name="Syntax"/>
    <w:bookmarkStart w:id="4" w:name="Child:_&gt;"/>
    <w:bookmarkStart w:id="5" w:name="Sibling:_+"/>
    <w:bookmarkStart w:id="6" w:name="Climb-up:_^"/>
    <w:bookmarkStart w:id="7" w:name="Grouping:_()"/>
    <w:bookmarkStart w:id="8" w:name="_bookmark0"/>
    <w:bookmarkEnd w:id="3"/>
    <w:bookmarkEnd w:id="4"/>
    <w:bookmarkEnd w:id="5"/>
    <w:bookmarkEnd w:id="6"/>
    <w:bookmarkEnd w:id="7"/>
    <w:bookmarkEnd w:id="8"/>
    <w:p w:rsidR="005974B0" w:rsidRPr="00062817" w:rsidRDefault="00012147" w:rsidP="005974B0">
      <w:pPr>
        <w:pStyle w:val="BodyText"/>
        <w:spacing w:line="240" w:lineRule="exact"/>
        <w:ind w:left="750"/>
        <w:rPr>
          <w:rFonts w:ascii="Arial" w:hAnsi="Arial" w:cs="Arial"/>
          <w:sz w:val="16"/>
        </w:rPr>
      </w:pPr>
      <w:r w:rsidRPr="00012147">
        <w:rPr>
          <w:rFonts w:ascii="Arial" w:hAnsi="Arial" w:cs="Arial"/>
          <w:position w:val="-4"/>
          <w:sz w:val="16"/>
        </w:rPr>
      </w:r>
      <w:r w:rsidRPr="00012147">
        <w:rPr>
          <w:rFonts w:ascii="Arial" w:hAnsi="Arial" w:cs="Arial"/>
          <w:position w:val="-4"/>
          <w:sz w:val="16"/>
        </w:rPr>
        <w:pict>
          <v:shapetype id="_x0000_t202" coordsize="21600,21600" o:spt="202" path="m,l,21600r21600,l21600,xe">
            <v:stroke joinstyle="miter"/>
            <v:path gradientshapeok="t" o:connecttype="rect"/>
          </v:shapetype>
          <v:shape id="_x0000_s1027" type="#_x0000_t202" style="width:181.45pt;height:12pt;mso-left-percent:-10001;mso-top-percent:-10001;mso-position-horizontal:absolute;mso-position-horizontal-relative:char;mso-position-vertical:absolute;mso-position-vertical-relative:line;mso-left-percent:-10001;mso-top-percent:-10001" fillcolor="#231f20" stroked="f">
            <v:textbox inset="0,0,0,0">
              <w:txbxContent>
                <w:p w:rsidR="008013CE" w:rsidRDefault="008013CE" w:rsidP="005974B0">
                  <w:pPr>
                    <w:spacing w:line="240" w:lineRule="exact"/>
                    <w:ind w:left="1474" w:right="1274"/>
                    <w:jc w:val="center"/>
                    <w:rPr>
                      <w:rFonts w:ascii="Trebuchet MS"/>
                      <w:b/>
                    </w:rPr>
                  </w:pPr>
                  <w:r>
                    <w:rPr>
                      <w:rFonts w:ascii="Trebuchet MS"/>
                      <w:b/>
                      <w:color w:val="FFFFFF"/>
                      <w:w w:val="105"/>
                    </w:rPr>
                    <w:t>SYNTAX</w:t>
                  </w:r>
                </w:p>
              </w:txbxContent>
            </v:textbox>
            <w10:wrap type="none"/>
            <w10:anchorlock/>
          </v:shape>
        </w:pict>
      </w:r>
    </w:p>
    <w:p w:rsidR="005974B0" w:rsidRPr="00062817" w:rsidRDefault="00012147" w:rsidP="005974B0">
      <w:pPr>
        <w:pStyle w:val="BodyText"/>
        <w:spacing w:line="240" w:lineRule="exact"/>
        <w:ind w:left="750"/>
        <w:rPr>
          <w:rFonts w:ascii="Arial" w:hAnsi="Arial" w:cs="Arial"/>
          <w:sz w:val="16"/>
        </w:rPr>
      </w:pPr>
      <w:r w:rsidRPr="00012147">
        <w:rPr>
          <w:rFonts w:ascii="Arial" w:hAnsi="Arial" w:cs="Arial"/>
          <w:position w:val="-4"/>
          <w:sz w:val="16"/>
        </w:rPr>
      </w:r>
      <w:r w:rsidRPr="00012147">
        <w:rPr>
          <w:rFonts w:ascii="Arial" w:hAnsi="Arial" w:cs="Arial"/>
          <w:position w:val="-4"/>
          <w:sz w:val="16"/>
        </w:rPr>
        <w:pict>
          <v:shape id="_x0000_s1026" type="#_x0000_t202" style="width:181.45pt;height:12pt;mso-left-percent:-10001;mso-top-percent:-10001;mso-position-horizontal:absolute;mso-position-horizontal-relative:char;mso-position-vertical:absolute;mso-position-vertical-relative:line;mso-left-percent:-10001;mso-top-percent:-10001" fillcolor="#0067ac" stroked="f">
            <v:textbox inset="0,0,0,0">
              <w:txbxContent>
                <w:p w:rsidR="008013CE" w:rsidRDefault="008013CE" w:rsidP="005974B0">
                  <w:pPr>
                    <w:spacing w:line="218" w:lineRule="exact"/>
                    <w:ind w:left="141"/>
                    <w:rPr>
                      <w:rFonts w:ascii="Century Gothic"/>
                      <w:b/>
                      <w:sz w:val="18"/>
                    </w:rPr>
                  </w:pPr>
                  <w:r>
                    <w:rPr>
                      <w:rFonts w:ascii="Century Gothic"/>
                      <w:b/>
                      <w:color w:val="FFFFFF"/>
                      <w:sz w:val="18"/>
                    </w:rPr>
                    <w:t>Child: &gt;</w:t>
                  </w:r>
                </w:p>
              </w:txbxContent>
            </v:textbox>
            <w10:wrap type="none"/>
            <w10:anchorlock/>
          </v:shape>
        </w:pict>
      </w:r>
    </w:p>
    <w:p w:rsidR="005974B0" w:rsidRPr="00062817" w:rsidRDefault="005974B0" w:rsidP="005974B0">
      <w:pPr>
        <w:spacing w:before="99" w:after="0"/>
        <w:ind w:left="661" w:right="2661"/>
        <w:jc w:val="center"/>
        <w:rPr>
          <w:rFonts w:ascii="Arial" w:hAnsi="Arial" w:cs="Arial"/>
          <w:b/>
          <w:sz w:val="16"/>
        </w:rPr>
      </w:pPr>
      <w:r w:rsidRPr="00062817">
        <w:rPr>
          <w:rFonts w:ascii="Arial" w:hAnsi="Arial" w:cs="Arial"/>
          <w:b/>
          <w:color w:val="0067AC"/>
          <w:sz w:val="16"/>
        </w:rPr>
        <w:t>nav&gt;ul&gt;li</w:t>
      </w:r>
    </w:p>
    <w:p w:rsidR="005974B0" w:rsidRPr="00062817" w:rsidRDefault="005974B0" w:rsidP="005974B0">
      <w:pPr>
        <w:pStyle w:val="BodyText"/>
        <w:spacing w:before="16" w:line="181" w:lineRule="exact"/>
        <w:ind w:left="661" w:right="2576"/>
        <w:jc w:val="center"/>
        <w:rPr>
          <w:rFonts w:ascii="Arial" w:hAnsi="Arial" w:cs="Arial"/>
          <w:sz w:val="14"/>
        </w:rPr>
      </w:pPr>
      <w:r w:rsidRPr="00062817">
        <w:rPr>
          <w:rFonts w:ascii="Arial" w:hAnsi="Arial" w:cs="Arial"/>
          <w:color w:val="231F20"/>
          <w:sz w:val="14"/>
        </w:rPr>
        <w:t>&lt;nav&gt;</w:t>
      </w:r>
    </w:p>
    <w:p w:rsidR="005974B0" w:rsidRPr="00062817" w:rsidRDefault="005974B0" w:rsidP="005974B0">
      <w:pPr>
        <w:pStyle w:val="BodyText"/>
        <w:spacing w:line="170" w:lineRule="exact"/>
        <w:ind w:left="1381" w:right="2077" w:firstLine="59"/>
        <w:jc w:val="center"/>
        <w:rPr>
          <w:rFonts w:ascii="Arial" w:hAnsi="Arial" w:cs="Arial"/>
          <w:sz w:val="14"/>
        </w:rPr>
      </w:pPr>
      <w:r w:rsidRPr="00062817">
        <w:rPr>
          <w:rFonts w:ascii="Arial" w:hAnsi="Arial" w:cs="Arial"/>
          <w:color w:val="231F20"/>
          <w:sz w:val="14"/>
        </w:rPr>
        <w:t>&lt;ul&gt;&lt;li&gt;&lt;/li&gt;&lt;/ul&gt;</w:t>
      </w:r>
    </w:p>
    <w:p w:rsidR="005974B0" w:rsidRPr="00062817" w:rsidRDefault="005974B0" w:rsidP="005974B0">
      <w:pPr>
        <w:pStyle w:val="BodyText"/>
        <w:spacing w:line="181" w:lineRule="exact"/>
        <w:ind w:left="661" w:right="2476"/>
        <w:jc w:val="center"/>
        <w:rPr>
          <w:rFonts w:ascii="Arial" w:hAnsi="Arial" w:cs="Arial"/>
          <w:sz w:val="14"/>
        </w:rPr>
      </w:pPr>
      <w:r w:rsidRPr="00062817">
        <w:rPr>
          <w:rFonts w:ascii="Arial" w:hAnsi="Arial" w:cs="Arial"/>
          <w:color w:val="231F20"/>
          <w:sz w:val="14"/>
        </w:rPr>
        <w:t>&lt;/nav&gt;</w:t>
      </w:r>
    </w:p>
    <w:p w:rsidR="005974B0" w:rsidRPr="00062817" w:rsidRDefault="005974B0" w:rsidP="005974B0">
      <w:pPr>
        <w:pStyle w:val="Heading2"/>
        <w:tabs>
          <w:tab w:val="left" w:pos="4378"/>
        </w:tabs>
        <w:spacing w:before="153"/>
        <w:ind w:left="750"/>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7"/>
          <w:sz w:val="14"/>
          <w:shd w:val="clear" w:color="auto" w:fill="0067AC"/>
        </w:rPr>
        <w:t>Sibling:</w:t>
      </w:r>
      <w:r w:rsidRPr="00062817">
        <w:rPr>
          <w:rFonts w:ascii="Arial" w:hAnsi="Arial" w:cs="Arial"/>
          <w:color w:val="FFFFFF"/>
          <w:spacing w:val="9"/>
          <w:sz w:val="14"/>
          <w:shd w:val="clear" w:color="auto" w:fill="0067AC"/>
        </w:rPr>
        <w:t xml:space="preserve"> </w:t>
      </w:r>
      <w:r w:rsidRPr="00062817">
        <w:rPr>
          <w:rFonts w:ascii="Arial" w:hAnsi="Arial" w:cs="Arial"/>
          <w:color w:val="FFFFFF"/>
          <w:sz w:val="14"/>
          <w:shd w:val="clear" w:color="auto" w:fill="0067AC"/>
        </w:rPr>
        <w:t>+</w:t>
      </w:r>
      <w:r w:rsidRPr="00062817">
        <w:rPr>
          <w:rFonts w:ascii="Arial" w:hAnsi="Arial" w:cs="Arial"/>
          <w:color w:val="FFFFFF"/>
          <w:sz w:val="14"/>
          <w:shd w:val="clear" w:color="auto" w:fill="0067AC"/>
        </w:rPr>
        <w:tab/>
      </w:r>
    </w:p>
    <w:p w:rsidR="005974B0" w:rsidRPr="00062817" w:rsidRDefault="005974B0" w:rsidP="005974B0">
      <w:pPr>
        <w:spacing w:before="124" w:after="0" w:line="219" w:lineRule="exact"/>
        <w:ind w:left="778"/>
        <w:rPr>
          <w:rFonts w:ascii="Arial" w:hAnsi="Arial" w:cs="Arial"/>
          <w:b/>
          <w:sz w:val="16"/>
        </w:rPr>
      </w:pPr>
      <w:r w:rsidRPr="00062817">
        <w:rPr>
          <w:rFonts w:ascii="Arial" w:hAnsi="Arial" w:cs="Arial"/>
          <w:b/>
          <w:color w:val="0067AC"/>
          <w:sz w:val="16"/>
        </w:rPr>
        <w:t>div+p+bq</w:t>
      </w:r>
    </w:p>
    <w:p w:rsidR="005974B0" w:rsidRPr="00062817" w:rsidRDefault="005974B0" w:rsidP="005974B0">
      <w:pPr>
        <w:pStyle w:val="BodyText"/>
        <w:spacing w:line="174" w:lineRule="exact"/>
        <w:ind w:left="1077"/>
        <w:rPr>
          <w:rFonts w:ascii="Arial" w:hAnsi="Arial" w:cs="Arial"/>
          <w:sz w:val="14"/>
        </w:rPr>
      </w:pPr>
      <w:r w:rsidRPr="00062817">
        <w:rPr>
          <w:rFonts w:ascii="Arial" w:hAnsi="Arial" w:cs="Arial"/>
          <w:color w:val="231F20"/>
          <w:sz w:val="14"/>
        </w:rPr>
        <w:t>&lt;div&gt;&lt;/div&gt;</w:t>
      </w:r>
    </w:p>
    <w:p w:rsidR="005974B0" w:rsidRPr="00062817" w:rsidRDefault="005974B0" w:rsidP="005974B0">
      <w:pPr>
        <w:pStyle w:val="BodyText"/>
        <w:spacing w:line="170" w:lineRule="exact"/>
        <w:ind w:left="1077"/>
        <w:rPr>
          <w:rFonts w:ascii="Arial" w:hAnsi="Arial" w:cs="Arial"/>
          <w:sz w:val="14"/>
        </w:rPr>
      </w:pPr>
      <w:r w:rsidRPr="00062817">
        <w:rPr>
          <w:rFonts w:ascii="Arial" w:hAnsi="Arial" w:cs="Arial"/>
          <w:color w:val="231F20"/>
          <w:sz w:val="14"/>
        </w:rPr>
        <w:t>&lt;p&gt;&lt;/p&gt;</w:t>
      </w:r>
    </w:p>
    <w:p w:rsidR="005974B0" w:rsidRPr="00062817" w:rsidRDefault="005974B0" w:rsidP="005974B0">
      <w:pPr>
        <w:pStyle w:val="BodyText"/>
        <w:spacing w:line="181" w:lineRule="exact"/>
        <w:ind w:left="1077"/>
        <w:rPr>
          <w:rFonts w:ascii="Arial" w:hAnsi="Arial" w:cs="Arial"/>
          <w:sz w:val="14"/>
        </w:rPr>
      </w:pPr>
      <w:r w:rsidRPr="00062817">
        <w:rPr>
          <w:rFonts w:ascii="Arial" w:hAnsi="Arial" w:cs="Arial"/>
          <w:color w:val="231F20"/>
          <w:sz w:val="14"/>
        </w:rPr>
        <w:t>&lt;blockquote&gt;&lt;/blockquote&gt;</w:t>
      </w:r>
    </w:p>
    <w:p w:rsidR="005974B0" w:rsidRPr="00062817" w:rsidRDefault="005974B0" w:rsidP="005974B0">
      <w:pPr>
        <w:pStyle w:val="Heading2"/>
        <w:tabs>
          <w:tab w:val="left" w:pos="4378"/>
        </w:tabs>
        <w:spacing w:before="154"/>
        <w:ind w:left="750"/>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8"/>
          <w:w w:val="95"/>
          <w:sz w:val="14"/>
          <w:shd w:val="clear" w:color="auto" w:fill="0067AC"/>
        </w:rPr>
        <w:t>Climb-up:</w:t>
      </w:r>
      <w:r w:rsidRPr="00062817">
        <w:rPr>
          <w:rFonts w:ascii="Arial" w:hAnsi="Arial" w:cs="Arial"/>
          <w:color w:val="FFFFFF"/>
          <w:spacing w:val="7"/>
          <w:w w:val="95"/>
          <w:sz w:val="14"/>
          <w:shd w:val="clear" w:color="auto" w:fill="0067AC"/>
        </w:rPr>
        <w:t xml:space="preserve"> </w:t>
      </w:r>
      <w:r w:rsidRPr="00062817">
        <w:rPr>
          <w:rFonts w:ascii="Arial" w:hAnsi="Arial" w:cs="Arial"/>
          <w:color w:val="FFFFFF"/>
          <w:w w:val="95"/>
          <w:sz w:val="14"/>
          <w:shd w:val="clear" w:color="auto" w:fill="0067AC"/>
        </w:rPr>
        <w:t>^</w:t>
      </w:r>
      <w:r w:rsidRPr="00062817">
        <w:rPr>
          <w:rFonts w:ascii="Arial" w:hAnsi="Arial" w:cs="Arial"/>
          <w:color w:val="FFFFFF"/>
          <w:sz w:val="14"/>
          <w:shd w:val="clear" w:color="auto" w:fill="0067AC"/>
        </w:rPr>
        <w:tab/>
      </w:r>
    </w:p>
    <w:p w:rsidR="005974B0" w:rsidRPr="00062817" w:rsidRDefault="005974B0" w:rsidP="005974B0">
      <w:pPr>
        <w:spacing w:before="124" w:after="0" w:line="219" w:lineRule="exact"/>
        <w:ind w:left="778"/>
        <w:rPr>
          <w:rFonts w:ascii="Arial" w:hAnsi="Arial" w:cs="Arial"/>
          <w:b/>
          <w:sz w:val="16"/>
        </w:rPr>
      </w:pPr>
      <w:r w:rsidRPr="00062817">
        <w:rPr>
          <w:rFonts w:ascii="Arial" w:hAnsi="Arial" w:cs="Arial"/>
          <w:b/>
          <w:color w:val="0067AC"/>
          <w:sz w:val="16"/>
        </w:rPr>
        <w:t>div+div&gt;p&gt;span+em^bq</w:t>
      </w:r>
    </w:p>
    <w:p w:rsidR="005974B0" w:rsidRPr="00062817" w:rsidRDefault="005974B0" w:rsidP="005974B0">
      <w:pPr>
        <w:pStyle w:val="BodyText"/>
        <w:spacing w:line="174" w:lineRule="exact"/>
        <w:ind w:left="1077"/>
        <w:rPr>
          <w:rFonts w:ascii="Arial" w:hAnsi="Arial" w:cs="Arial"/>
          <w:sz w:val="14"/>
        </w:rPr>
      </w:pPr>
      <w:r w:rsidRPr="00062817">
        <w:rPr>
          <w:rFonts w:ascii="Arial" w:hAnsi="Arial" w:cs="Arial"/>
          <w:color w:val="231F20"/>
          <w:sz w:val="14"/>
        </w:rPr>
        <w:t>&lt;div&gt;&lt;/div&gt;</w:t>
      </w:r>
    </w:p>
    <w:p w:rsidR="005974B0" w:rsidRPr="00062817" w:rsidRDefault="005974B0" w:rsidP="005974B0">
      <w:pPr>
        <w:pStyle w:val="BodyText"/>
        <w:spacing w:line="170" w:lineRule="exact"/>
        <w:ind w:left="1077"/>
        <w:rPr>
          <w:rFonts w:ascii="Arial" w:hAnsi="Arial" w:cs="Arial"/>
          <w:sz w:val="14"/>
        </w:rPr>
      </w:pPr>
      <w:r w:rsidRPr="00062817">
        <w:rPr>
          <w:rFonts w:ascii="Arial" w:hAnsi="Arial" w:cs="Arial"/>
          <w:color w:val="231F20"/>
          <w:sz w:val="14"/>
        </w:rPr>
        <w:t>&lt;div&gt;</w:t>
      </w:r>
    </w:p>
    <w:p w:rsidR="005974B0" w:rsidRPr="00062817" w:rsidRDefault="005974B0" w:rsidP="005974B0">
      <w:pPr>
        <w:pStyle w:val="BodyText"/>
        <w:spacing w:line="170" w:lineRule="exact"/>
        <w:ind w:left="1377"/>
        <w:rPr>
          <w:rFonts w:ascii="Arial" w:hAnsi="Arial" w:cs="Arial"/>
          <w:sz w:val="14"/>
        </w:rPr>
      </w:pPr>
      <w:r w:rsidRPr="00062817">
        <w:rPr>
          <w:rFonts w:ascii="Arial" w:hAnsi="Arial" w:cs="Arial"/>
          <w:color w:val="231F20"/>
          <w:sz w:val="14"/>
        </w:rPr>
        <w:t>&lt;p&gt;&lt;span&gt;&lt;/span&gt;&lt;em&gt;&lt;/em&gt;&lt;/p&gt;</w:t>
      </w:r>
    </w:p>
    <w:p w:rsidR="005974B0" w:rsidRPr="00062817" w:rsidRDefault="005974B0" w:rsidP="005974B0">
      <w:pPr>
        <w:pStyle w:val="BodyText"/>
        <w:spacing w:line="170" w:lineRule="exact"/>
        <w:ind w:left="1377"/>
        <w:rPr>
          <w:rFonts w:ascii="Arial" w:hAnsi="Arial" w:cs="Arial"/>
          <w:sz w:val="14"/>
        </w:rPr>
      </w:pPr>
      <w:r w:rsidRPr="00062817">
        <w:rPr>
          <w:rFonts w:ascii="Arial" w:hAnsi="Arial" w:cs="Arial"/>
          <w:color w:val="231F20"/>
          <w:sz w:val="14"/>
        </w:rPr>
        <w:t>&lt;blockquote&gt;&lt;/blockquote&gt;</w:t>
      </w:r>
    </w:p>
    <w:p w:rsidR="005974B0" w:rsidRPr="00062817" w:rsidRDefault="005974B0" w:rsidP="005974B0">
      <w:pPr>
        <w:pStyle w:val="BodyText"/>
        <w:spacing w:line="181" w:lineRule="exact"/>
        <w:ind w:left="1077"/>
        <w:rPr>
          <w:rFonts w:ascii="Arial" w:hAnsi="Arial" w:cs="Arial"/>
          <w:sz w:val="14"/>
        </w:rPr>
      </w:pPr>
      <w:r w:rsidRPr="00062817">
        <w:rPr>
          <w:rFonts w:ascii="Arial" w:hAnsi="Arial" w:cs="Arial"/>
          <w:color w:val="231F20"/>
          <w:sz w:val="14"/>
        </w:rPr>
        <w:t>&lt;/div&gt;</w:t>
      </w:r>
    </w:p>
    <w:p w:rsidR="005974B0" w:rsidRPr="00062817" w:rsidRDefault="005974B0" w:rsidP="005974B0">
      <w:pPr>
        <w:pStyle w:val="BodyText"/>
        <w:spacing w:before="173" w:line="181" w:lineRule="exact"/>
        <w:ind w:left="778"/>
        <w:rPr>
          <w:rFonts w:ascii="Arial" w:hAnsi="Arial" w:cs="Arial"/>
          <w:sz w:val="14"/>
        </w:rPr>
      </w:pPr>
      <w:r w:rsidRPr="00062817">
        <w:rPr>
          <w:rFonts w:ascii="Arial" w:hAnsi="Arial" w:cs="Arial"/>
          <w:color w:val="231F20"/>
          <w:sz w:val="14"/>
        </w:rPr>
        <w:t>div+div&gt;p&gt;span+em^^bq</w:t>
      </w:r>
    </w:p>
    <w:p w:rsidR="005974B0" w:rsidRPr="00062817" w:rsidRDefault="005974B0" w:rsidP="005974B0">
      <w:pPr>
        <w:pStyle w:val="BodyText"/>
        <w:spacing w:line="170" w:lineRule="exact"/>
        <w:ind w:left="1077"/>
        <w:rPr>
          <w:rFonts w:ascii="Arial" w:hAnsi="Arial" w:cs="Arial"/>
          <w:sz w:val="14"/>
        </w:rPr>
      </w:pPr>
      <w:r w:rsidRPr="00062817">
        <w:rPr>
          <w:rFonts w:ascii="Arial" w:hAnsi="Arial" w:cs="Arial"/>
          <w:color w:val="231F20"/>
          <w:sz w:val="14"/>
        </w:rPr>
        <w:t>&lt;div&gt;&lt;/div&gt;</w:t>
      </w:r>
    </w:p>
    <w:p w:rsidR="005974B0" w:rsidRPr="00062817" w:rsidRDefault="005974B0" w:rsidP="005974B0">
      <w:pPr>
        <w:pStyle w:val="BodyText"/>
        <w:spacing w:line="170" w:lineRule="exact"/>
        <w:ind w:left="1077"/>
        <w:rPr>
          <w:rFonts w:ascii="Arial" w:hAnsi="Arial" w:cs="Arial"/>
          <w:sz w:val="14"/>
        </w:rPr>
      </w:pPr>
      <w:r w:rsidRPr="00062817">
        <w:rPr>
          <w:rFonts w:ascii="Arial" w:hAnsi="Arial" w:cs="Arial"/>
          <w:color w:val="231F20"/>
          <w:sz w:val="14"/>
        </w:rPr>
        <w:t>&lt;div&gt;</w:t>
      </w:r>
    </w:p>
    <w:p w:rsidR="005974B0" w:rsidRPr="00062817" w:rsidRDefault="005974B0" w:rsidP="005974B0">
      <w:pPr>
        <w:pStyle w:val="BodyText"/>
        <w:spacing w:line="170" w:lineRule="exact"/>
        <w:ind w:left="1377"/>
        <w:rPr>
          <w:rFonts w:ascii="Arial" w:hAnsi="Arial" w:cs="Arial"/>
          <w:sz w:val="14"/>
        </w:rPr>
      </w:pPr>
      <w:r w:rsidRPr="00062817">
        <w:rPr>
          <w:rFonts w:ascii="Arial" w:hAnsi="Arial" w:cs="Arial"/>
          <w:color w:val="231F20"/>
          <w:sz w:val="14"/>
        </w:rPr>
        <w:t>&lt;p&gt;&lt;span&gt;&lt;/span&gt;&lt;em&gt;&lt;/em&gt;&lt;/p&gt;</w:t>
      </w:r>
    </w:p>
    <w:p w:rsidR="005974B0" w:rsidRPr="00062817" w:rsidRDefault="005974B0" w:rsidP="005974B0">
      <w:pPr>
        <w:pStyle w:val="BodyText"/>
        <w:spacing w:line="170" w:lineRule="exact"/>
        <w:ind w:left="1077"/>
        <w:rPr>
          <w:rFonts w:ascii="Arial" w:hAnsi="Arial" w:cs="Arial"/>
          <w:sz w:val="14"/>
        </w:rPr>
      </w:pPr>
      <w:r w:rsidRPr="00062817">
        <w:rPr>
          <w:rFonts w:ascii="Arial" w:hAnsi="Arial" w:cs="Arial"/>
          <w:color w:val="231F20"/>
          <w:sz w:val="14"/>
        </w:rPr>
        <w:t>&lt;/div&gt;</w:t>
      </w:r>
    </w:p>
    <w:p w:rsidR="005974B0" w:rsidRDefault="005974B0" w:rsidP="005974B0">
      <w:pPr>
        <w:pStyle w:val="BodyText"/>
        <w:spacing w:line="181" w:lineRule="exact"/>
        <w:ind w:left="1077"/>
        <w:rPr>
          <w:rFonts w:ascii="Arial" w:hAnsi="Arial" w:cs="Arial"/>
          <w:color w:val="231F20"/>
          <w:sz w:val="14"/>
        </w:rPr>
      </w:pPr>
      <w:r w:rsidRPr="00062817">
        <w:rPr>
          <w:rFonts w:ascii="Arial" w:hAnsi="Arial" w:cs="Arial"/>
          <w:color w:val="231F20"/>
          <w:sz w:val="14"/>
        </w:rPr>
        <w:t>&lt;blockquote&gt;&lt;/blockquote&gt;</w:t>
      </w:r>
    </w:p>
    <w:p w:rsidR="005974B0" w:rsidRPr="00062817" w:rsidRDefault="005974B0" w:rsidP="005974B0">
      <w:pPr>
        <w:pStyle w:val="BodyText"/>
        <w:spacing w:line="181" w:lineRule="exact"/>
        <w:ind w:left="0"/>
        <w:rPr>
          <w:rFonts w:ascii="Arial" w:hAnsi="Arial" w:cs="Arial"/>
          <w:sz w:val="14"/>
        </w:rPr>
      </w:pPr>
    </w:p>
    <w:p w:rsidR="005974B0" w:rsidRPr="00062817" w:rsidRDefault="005974B0" w:rsidP="005974B0">
      <w:pPr>
        <w:pStyle w:val="Heading2"/>
        <w:tabs>
          <w:tab w:val="left" w:pos="4378"/>
        </w:tabs>
        <w:spacing w:before="153"/>
        <w:ind w:left="750"/>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7"/>
          <w:w w:val="95"/>
          <w:sz w:val="14"/>
          <w:shd w:val="clear" w:color="auto" w:fill="0067AC"/>
        </w:rPr>
        <w:t>Grouping:</w:t>
      </w:r>
      <w:r w:rsidRPr="00062817">
        <w:rPr>
          <w:rFonts w:ascii="Arial" w:hAnsi="Arial" w:cs="Arial"/>
          <w:color w:val="FFFFFF"/>
          <w:spacing w:val="-15"/>
          <w:w w:val="95"/>
          <w:sz w:val="14"/>
          <w:shd w:val="clear" w:color="auto" w:fill="0067AC"/>
        </w:rPr>
        <w:t xml:space="preserve"> </w:t>
      </w:r>
      <w:r w:rsidRPr="00062817">
        <w:rPr>
          <w:rFonts w:ascii="Arial" w:hAnsi="Arial" w:cs="Arial"/>
          <w:color w:val="FFFFFF"/>
          <w:spacing w:val="4"/>
          <w:w w:val="95"/>
          <w:sz w:val="14"/>
          <w:shd w:val="clear" w:color="auto" w:fill="0067AC"/>
        </w:rPr>
        <w:t>()</w:t>
      </w:r>
      <w:r w:rsidRPr="00062817">
        <w:rPr>
          <w:rFonts w:ascii="Arial" w:hAnsi="Arial" w:cs="Arial"/>
          <w:color w:val="FFFFFF"/>
          <w:spacing w:val="4"/>
          <w:sz w:val="14"/>
          <w:shd w:val="clear" w:color="auto" w:fill="0067AC"/>
        </w:rPr>
        <w:tab/>
      </w:r>
    </w:p>
    <w:p w:rsidR="005974B0" w:rsidRPr="00062817" w:rsidRDefault="005974B0" w:rsidP="005974B0">
      <w:pPr>
        <w:spacing w:before="124" w:after="0" w:line="219" w:lineRule="exact"/>
        <w:ind w:left="778"/>
        <w:rPr>
          <w:rFonts w:ascii="Arial" w:hAnsi="Arial" w:cs="Arial"/>
          <w:b/>
          <w:sz w:val="16"/>
        </w:rPr>
      </w:pPr>
      <w:r w:rsidRPr="00062817">
        <w:rPr>
          <w:rFonts w:ascii="Arial" w:hAnsi="Arial" w:cs="Arial"/>
          <w:b/>
          <w:color w:val="0067AC"/>
          <w:w w:val="95"/>
          <w:sz w:val="16"/>
        </w:rPr>
        <w:t>div&gt;(header&gt;ul&gt;li*2&gt;a)+footer&gt;p</w:t>
      </w:r>
    </w:p>
    <w:p w:rsidR="005974B0" w:rsidRDefault="005974B0" w:rsidP="005974B0">
      <w:pPr>
        <w:pStyle w:val="BodyText"/>
        <w:spacing w:line="174" w:lineRule="exact"/>
        <w:ind w:left="1077"/>
        <w:rPr>
          <w:rFonts w:ascii="Arial" w:hAnsi="Arial" w:cs="Arial"/>
          <w:sz w:val="14"/>
        </w:rPr>
      </w:pPr>
      <w:r w:rsidRPr="00062817">
        <w:rPr>
          <w:rFonts w:ascii="Arial" w:hAnsi="Arial" w:cs="Arial"/>
          <w:color w:val="231F20"/>
          <w:sz w:val="14"/>
        </w:rPr>
        <w:t>&lt;div&gt;</w:t>
      </w:r>
    </w:p>
    <w:p w:rsidR="005974B0" w:rsidRDefault="005974B0" w:rsidP="005974B0">
      <w:pPr>
        <w:pStyle w:val="BodyText"/>
        <w:spacing w:line="174" w:lineRule="exact"/>
        <w:ind w:left="1077"/>
        <w:rPr>
          <w:rFonts w:ascii="Arial" w:hAnsi="Arial" w:cs="Arial"/>
          <w:sz w:val="14"/>
        </w:rPr>
      </w:pPr>
      <w:r w:rsidRPr="00062817">
        <w:rPr>
          <w:rFonts w:ascii="Arial" w:hAnsi="Arial" w:cs="Arial"/>
          <w:color w:val="231F20"/>
          <w:w w:val="90"/>
          <w:sz w:val="14"/>
        </w:rPr>
        <w:t>&lt;header&gt;</w:t>
      </w:r>
    </w:p>
    <w:p w:rsidR="005974B0" w:rsidRDefault="005974B0" w:rsidP="005974B0">
      <w:pPr>
        <w:pStyle w:val="BodyText"/>
        <w:spacing w:line="174" w:lineRule="exact"/>
        <w:ind w:left="1077"/>
        <w:rPr>
          <w:rFonts w:ascii="Arial" w:hAnsi="Arial" w:cs="Arial"/>
          <w:color w:val="231F20"/>
          <w:w w:val="90"/>
          <w:sz w:val="14"/>
        </w:rPr>
      </w:pPr>
      <w:r w:rsidRPr="00062817">
        <w:rPr>
          <w:rFonts w:ascii="Arial" w:hAnsi="Arial" w:cs="Arial"/>
          <w:color w:val="231F20"/>
          <w:w w:val="90"/>
          <w:sz w:val="14"/>
        </w:rPr>
        <w:t>&lt;ul&gt;</w:t>
      </w:r>
    </w:p>
    <w:p w:rsidR="005974B0" w:rsidRPr="00062817" w:rsidRDefault="005974B0" w:rsidP="005974B0">
      <w:pPr>
        <w:pStyle w:val="BodyText"/>
        <w:spacing w:line="170" w:lineRule="exact"/>
        <w:ind w:left="1975"/>
        <w:rPr>
          <w:rFonts w:ascii="Arial" w:hAnsi="Arial" w:cs="Arial"/>
          <w:sz w:val="14"/>
        </w:rPr>
      </w:pPr>
      <w:r w:rsidRPr="00062817">
        <w:rPr>
          <w:rFonts w:ascii="Arial" w:hAnsi="Arial" w:cs="Arial"/>
          <w:color w:val="231F20"/>
          <w:spacing w:val="3"/>
          <w:w w:val="95"/>
          <w:sz w:val="14"/>
        </w:rPr>
        <w:t>&lt;li&gt;&lt;a</w:t>
      </w:r>
      <w:r w:rsidRPr="00062817">
        <w:rPr>
          <w:rFonts w:ascii="Arial" w:hAnsi="Arial" w:cs="Arial"/>
          <w:color w:val="231F20"/>
          <w:spacing w:val="-35"/>
          <w:w w:val="95"/>
          <w:sz w:val="14"/>
        </w:rPr>
        <w:t xml:space="preserve"> </w:t>
      </w:r>
      <w:r w:rsidRPr="00062817">
        <w:rPr>
          <w:rFonts w:ascii="Arial" w:hAnsi="Arial" w:cs="Arial"/>
          <w:color w:val="231F20"/>
          <w:spacing w:val="4"/>
          <w:w w:val="95"/>
          <w:sz w:val="14"/>
        </w:rPr>
        <w:t>href=""&gt;&lt;/a&gt;&lt;/li&gt;</w:t>
      </w:r>
    </w:p>
    <w:p w:rsidR="005974B0" w:rsidRDefault="005974B0" w:rsidP="005974B0">
      <w:pPr>
        <w:pStyle w:val="BodyText"/>
        <w:spacing w:line="170" w:lineRule="exact"/>
        <w:ind w:left="1975"/>
        <w:rPr>
          <w:rFonts w:ascii="Arial" w:hAnsi="Arial" w:cs="Arial"/>
          <w:sz w:val="14"/>
        </w:rPr>
      </w:pPr>
      <w:r w:rsidRPr="00062817">
        <w:rPr>
          <w:rFonts w:ascii="Arial" w:hAnsi="Arial" w:cs="Arial"/>
          <w:color w:val="231F20"/>
          <w:spacing w:val="3"/>
          <w:w w:val="95"/>
          <w:sz w:val="14"/>
        </w:rPr>
        <w:t>&lt;li&gt;&lt;a</w:t>
      </w:r>
      <w:r w:rsidRPr="00062817">
        <w:rPr>
          <w:rFonts w:ascii="Arial" w:hAnsi="Arial" w:cs="Arial"/>
          <w:color w:val="231F20"/>
          <w:spacing w:val="-35"/>
          <w:w w:val="95"/>
          <w:sz w:val="14"/>
        </w:rPr>
        <w:t xml:space="preserve"> </w:t>
      </w:r>
      <w:r w:rsidRPr="00062817">
        <w:rPr>
          <w:rFonts w:ascii="Arial" w:hAnsi="Arial" w:cs="Arial"/>
          <w:color w:val="231F20"/>
          <w:spacing w:val="4"/>
          <w:w w:val="95"/>
          <w:sz w:val="14"/>
        </w:rPr>
        <w:t>href=""&gt;&lt;/a&gt;&lt;/li&gt;</w:t>
      </w:r>
    </w:p>
    <w:p w:rsidR="005974B0" w:rsidRDefault="005974B0" w:rsidP="005974B0">
      <w:pPr>
        <w:pStyle w:val="BodyText"/>
        <w:spacing w:line="174" w:lineRule="exact"/>
        <w:ind w:left="1077"/>
        <w:rPr>
          <w:rFonts w:ascii="Arial" w:hAnsi="Arial" w:cs="Arial"/>
          <w:sz w:val="14"/>
        </w:rPr>
      </w:pPr>
      <w:r w:rsidRPr="00062817">
        <w:rPr>
          <w:rFonts w:ascii="Arial" w:hAnsi="Arial" w:cs="Arial"/>
          <w:color w:val="231F20"/>
          <w:w w:val="90"/>
          <w:sz w:val="14"/>
        </w:rPr>
        <w:t>&lt;/ul&gt;</w:t>
      </w:r>
    </w:p>
    <w:p w:rsidR="005974B0" w:rsidRDefault="005974B0" w:rsidP="005974B0">
      <w:pPr>
        <w:pStyle w:val="BodyText"/>
        <w:spacing w:line="174" w:lineRule="exact"/>
        <w:ind w:left="1077"/>
        <w:rPr>
          <w:rFonts w:ascii="Arial" w:hAnsi="Arial" w:cs="Arial"/>
          <w:sz w:val="14"/>
        </w:rPr>
      </w:pPr>
      <w:r w:rsidRPr="00062817">
        <w:rPr>
          <w:rFonts w:ascii="Arial" w:hAnsi="Arial" w:cs="Arial"/>
          <w:color w:val="231F20"/>
          <w:w w:val="90"/>
          <w:sz w:val="14"/>
        </w:rPr>
        <w:t>&lt;/header&gt;</w:t>
      </w:r>
    </w:p>
    <w:p w:rsidR="005974B0" w:rsidRDefault="005974B0" w:rsidP="005974B0">
      <w:pPr>
        <w:pStyle w:val="BodyText"/>
        <w:spacing w:line="174" w:lineRule="exact"/>
        <w:ind w:left="1077"/>
        <w:rPr>
          <w:rFonts w:ascii="Arial" w:hAnsi="Arial" w:cs="Arial"/>
          <w:sz w:val="14"/>
        </w:rPr>
      </w:pPr>
      <w:r w:rsidRPr="00062817">
        <w:rPr>
          <w:rFonts w:ascii="Arial" w:hAnsi="Arial" w:cs="Arial"/>
          <w:color w:val="231F20"/>
          <w:w w:val="90"/>
          <w:sz w:val="14"/>
        </w:rPr>
        <w:t>&lt;footer&gt;</w:t>
      </w:r>
      <w:r>
        <w:rPr>
          <w:rFonts w:ascii="Arial" w:hAnsi="Arial" w:cs="Arial"/>
          <w:color w:val="231F20"/>
          <w:w w:val="90"/>
          <w:sz w:val="14"/>
        </w:rPr>
        <w:t xml:space="preserve"> </w:t>
      </w:r>
      <w:r w:rsidRPr="00062817">
        <w:rPr>
          <w:rFonts w:ascii="Arial" w:hAnsi="Arial" w:cs="Arial"/>
          <w:color w:val="231F20"/>
          <w:w w:val="90"/>
          <w:sz w:val="14"/>
        </w:rPr>
        <w:t>&lt;p&gt;&lt;/p&gt;</w:t>
      </w:r>
      <w:r>
        <w:rPr>
          <w:rFonts w:ascii="Arial" w:hAnsi="Arial" w:cs="Arial"/>
          <w:color w:val="231F20"/>
          <w:w w:val="90"/>
          <w:sz w:val="14"/>
        </w:rPr>
        <w:tab/>
      </w:r>
      <w:r w:rsidRPr="00062817">
        <w:rPr>
          <w:rFonts w:ascii="Arial" w:hAnsi="Arial" w:cs="Arial"/>
          <w:color w:val="231F20"/>
          <w:w w:val="90"/>
          <w:sz w:val="14"/>
        </w:rPr>
        <w:t>&lt;/footer&gt;</w:t>
      </w:r>
    </w:p>
    <w:p w:rsidR="005974B0" w:rsidRPr="00062817" w:rsidRDefault="005974B0" w:rsidP="005974B0">
      <w:pPr>
        <w:pStyle w:val="BodyText"/>
        <w:spacing w:line="174" w:lineRule="exact"/>
        <w:ind w:left="1077"/>
        <w:rPr>
          <w:rFonts w:ascii="Arial" w:hAnsi="Arial" w:cs="Arial"/>
          <w:sz w:val="14"/>
        </w:rPr>
      </w:pPr>
      <w:r w:rsidRPr="00062817">
        <w:rPr>
          <w:rFonts w:ascii="Arial" w:hAnsi="Arial" w:cs="Arial"/>
          <w:color w:val="231F20"/>
          <w:sz w:val="14"/>
        </w:rPr>
        <w:t>&lt;/div&gt;</w:t>
      </w:r>
    </w:p>
    <w:p w:rsidR="005974B0" w:rsidRPr="00062817" w:rsidRDefault="005974B0" w:rsidP="005974B0">
      <w:pPr>
        <w:spacing w:before="96" w:after="0" w:line="219" w:lineRule="exact"/>
        <w:ind w:left="661" w:right="639"/>
        <w:rPr>
          <w:rFonts w:ascii="Arial" w:hAnsi="Arial" w:cs="Arial"/>
          <w:b/>
          <w:sz w:val="16"/>
        </w:rPr>
      </w:pPr>
      <w:r w:rsidRPr="00062817">
        <w:rPr>
          <w:rFonts w:ascii="Arial" w:hAnsi="Arial" w:cs="Arial"/>
          <w:b/>
          <w:color w:val="0067AC"/>
          <w:sz w:val="16"/>
        </w:rPr>
        <w:t>(div&gt;dl&gt;(dt+dd)*3)+footer&gt;p</w:t>
      </w:r>
    </w:p>
    <w:p w:rsidR="005974B0" w:rsidRPr="00062817" w:rsidRDefault="005974B0" w:rsidP="005974B0">
      <w:pPr>
        <w:pStyle w:val="BodyText"/>
        <w:spacing w:line="174" w:lineRule="exact"/>
        <w:ind w:left="661" w:right="2576"/>
        <w:rPr>
          <w:rFonts w:ascii="Arial" w:hAnsi="Arial" w:cs="Arial"/>
          <w:sz w:val="14"/>
        </w:rPr>
      </w:pPr>
      <w:r w:rsidRPr="00062817">
        <w:rPr>
          <w:rFonts w:ascii="Arial" w:hAnsi="Arial" w:cs="Arial"/>
          <w:color w:val="231F20"/>
          <w:sz w:val="14"/>
        </w:rPr>
        <w:t>&lt;div&gt;</w:t>
      </w:r>
      <w:r>
        <w:rPr>
          <w:rFonts w:ascii="Arial" w:hAnsi="Arial" w:cs="Arial"/>
          <w:color w:val="231F20"/>
          <w:sz w:val="14"/>
        </w:rPr>
        <w:tab/>
      </w:r>
      <w:r w:rsidRPr="00062817">
        <w:rPr>
          <w:rFonts w:ascii="Arial" w:hAnsi="Arial" w:cs="Arial"/>
          <w:color w:val="231F20"/>
          <w:sz w:val="14"/>
        </w:rPr>
        <w:t>&lt;dl&gt;</w:t>
      </w:r>
    </w:p>
    <w:p w:rsidR="005974B0" w:rsidRPr="00062817" w:rsidRDefault="005974B0" w:rsidP="005974B0">
      <w:pPr>
        <w:pStyle w:val="BodyText"/>
        <w:spacing w:line="170" w:lineRule="exact"/>
        <w:ind w:left="1440" w:right="639"/>
        <w:rPr>
          <w:rFonts w:ascii="Arial" w:hAnsi="Arial" w:cs="Arial"/>
          <w:sz w:val="14"/>
        </w:rPr>
      </w:pPr>
      <w:r w:rsidRPr="00062817">
        <w:rPr>
          <w:rFonts w:ascii="Arial" w:hAnsi="Arial" w:cs="Arial"/>
          <w:color w:val="231F20"/>
          <w:spacing w:val="4"/>
          <w:sz w:val="14"/>
        </w:rPr>
        <w:t>&lt;dt&gt;&lt;/dt&gt;</w:t>
      </w:r>
    </w:p>
    <w:p w:rsidR="005974B0" w:rsidRPr="00062817" w:rsidRDefault="005974B0" w:rsidP="005974B0">
      <w:pPr>
        <w:pStyle w:val="BodyText"/>
        <w:spacing w:line="170" w:lineRule="exact"/>
        <w:ind w:left="1440" w:right="639"/>
        <w:rPr>
          <w:rFonts w:ascii="Arial" w:hAnsi="Arial" w:cs="Arial"/>
          <w:sz w:val="14"/>
        </w:rPr>
      </w:pPr>
      <w:r w:rsidRPr="00062817">
        <w:rPr>
          <w:rFonts w:ascii="Arial" w:hAnsi="Arial" w:cs="Arial"/>
          <w:color w:val="231F20"/>
          <w:spacing w:val="4"/>
          <w:sz w:val="14"/>
        </w:rPr>
        <w:t>&lt;dd&gt;&lt;/dd&gt;</w:t>
      </w:r>
    </w:p>
    <w:p w:rsidR="005974B0" w:rsidRPr="00062817" w:rsidRDefault="005974B0" w:rsidP="005974B0">
      <w:pPr>
        <w:pStyle w:val="BodyText"/>
        <w:spacing w:line="170" w:lineRule="exact"/>
        <w:ind w:left="1440" w:right="639"/>
        <w:rPr>
          <w:rFonts w:ascii="Arial" w:hAnsi="Arial" w:cs="Arial"/>
          <w:sz w:val="14"/>
        </w:rPr>
      </w:pPr>
      <w:r w:rsidRPr="00062817">
        <w:rPr>
          <w:rFonts w:ascii="Arial" w:hAnsi="Arial" w:cs="Arial"/>
          <w:color w:val="231F20"/>
          <w:spacing w:val="4"/>
          <w:sz w:val="14"/>
        </w:rPr>
        <w:t>&lt;dt&gt;&lt;/dt&gt;</w:t>
      </w:r>
    </w:p>
    <w:p w:rsidR="005974B0" w:rsidRPr="00062817" w:rsidRDefault="005974B0" w:rsidP="005974B0">
      <w:pPr>
        <w:pStyle w:val="BodyText"/>
        <w:spacing w:line="170" w:lineRule="exact"/>
        <w:ind w:left="1440" w:right="639"/>
        <w:rPr>
          <w:rFonts w:ascii="Arial" w:hAnsi="Arial" w:cs="Arial"/>
          <w:sz w:val="14"/>
        </w:rPr>
      </w:pPr>
      <w:r w:rsidRPr="00062817">
        <w:rPr>
          <w:rFonts w:ascii="Arial" w:hAnsi="Arial" w:cs="Arial"/>
          <w:color w:val="231F20"/>
          <w:spacing w:val="4"/>
          <w:sz w:val="14"/>
        </w:rPr>
        <w:t>&lt;dd&gt;&lt;/dd&gt;</w:t>
      </w:r>
    </w:p>
    <w:p w:rsidR="005974B0" w:rsidRPr="00062817" w:rsidRDefault="005974B0" w:rsidP="005974B0">
      <w:pPr>
        <w:pStyle w:val="BodyText"/>
        <w:spacing w:line="170" w:lineRule="exact"/>
        <w:ind w:left="661" w:right="1977"/>
        <w:rPr>
          <w:rFonts w:ascii="Arial" w:hAnsi="Arial" w:cs="Arial"/>
          <w:sz w:val="14"/>
        </w:rPr>
      </w:pPr>
      <w:r w:rsidRPr="00062817">
        <w:rPr>
          <w:rFonts w:ascii="Arial" w:hAnsi="Arial" w:cs="Arial"/>
          <w:color w:val="231F20"/>
          <w:sz w:val="14"/>
        </w:rPr>
        <w:t>&lt;/dl&gt;</w:t>
      </w:r>
      <w:r>
        <w:rPr>
          <w:rFonts w:ascii="Arial" w:hAnsi="Arial" w:cs="Arial"/>
          <w:color w:val="231F20"/>
          <w:sz w:val="14"/>
        </w:rPr>
        <w:tab/>
      </w:r>
      <w:r w:rsidRPr="00062817">
        <w:rPr>
          <w:rFonts w:ascii="Arial" w:hAnsi="Arial" w:cs="Arial"/>
          <w:color w:val="231F20"/>
          <w:sz w:val="14"/>
        </w:rPr>
        <w:t>&lt;/div&gt;</w:t>
      </w:r>
    </w:p>
    <w:p w:rsidR="005974B0" w:rsidRPr="00062817" w:rsidRDefault="005974B0" w:rsidP="005974B0">
      <w:pPr>
        <w:pStyle w:val="BodyText"/>
        <w:spacing w:line="170" w:lineRule="exact"/>
        <w:ind w:firstLine="278"/>
        <w:rPr>
          <w:rFonts w:ascii="Arial" w:hAnsi="Arial" w:cs="Arial"/>
          <w:sz w:val="14"/>
        </w:rPr>
      </w:pPr>
      <w:r w:rsidRPr="00062817">
        <w:rPr>
          <w:rFonts w:ascii="Arial" w:hAnsi="Arial" w:cs="Arial"/>
          <w:color w:val="231F20"/>
          <w:sz w:val="14"/>
        </w:rPr>
        <w:t>&lt;footer&gt;</w:t>
      </w:r>
      <w:r>
        <w:rPr>
          <w:rFonts w:ascii="Arial" w:hAnsi="Arial" w:cs="Arial"/>
          <w:color w:val="231F20"/>
          <w:sz w:val="14"/>
        </w:rPr>
        <w:tab/>
      </w:r>
      <w:r w:rsidRPr="00062817">
        <w:rPr>
          <w:rFonts w:ascii="Arial" w:hAnsi="Arial" w:cs="Arial"/>
          <w:color w:val="231F20"/>
          <w:w w:val="90"/>
          <w:sz w:val="14"/>
        </w:rPr>
        <w:t>&lt;p&gt;&lt;/p&gt;</w:t>
      </w:r>
      <w:r>
        <w:rPr>
          <w:rFonts w:ascii="Arial" w:hAnsi="Arial" w:cs="Arial"/>
          <w:color w:val="231F20"/>
          <w:w w:val="90"/>
          <w:sz w:val="14"/>
        </w:rPr>
        <w:tab/>
      </w:r>
    </w:p>
    <w:p w:rsidR="005974B0" w:rsidRPr="00062817" w:rsidRDefault="005974B0" w:rsidP="005974B0">
      <w:pPr>
        <w:pStyle w:val="BodyText"/>
        <w:spacing w:line="181" w:lineRule="exact"/>
        <w:ind w:left="720" w:right="2594"/>
        <w:rPr>
          <w:rFonts w:ascii="Arial" w:hAnsi="Arial" w:cs="Arial"/>
          <w:sz w:val="14"/>
        </w:rPr>
      </w:pPr>
      <w:r w:rsidRPr="00062817">
        <w:rPr>
          <w:rFonts w:ascii="Arial" w:hAnsi="Arial" w:cs="Arial"/>
          <w:color w:val="231F20"/>
          <w:w w:val="90"/>
          <w:sz w:val="14"/>
        </w:rPr>
        <w:t>&lt;/footer&gt;</w:t>
      </w:r>
    </w:p>
    <w:p w:rsidR="005974B0" w:rsidRDefault="005974B0" w:rsidP="005974B0">
      <w:pPr>
        <w:spacing w:line="181" w:lineRule="exact"/>
        <w:jc w:val="right"/>
        <w:rPr>
          <w:rFonts w:ascii="Arial" w:hAnsi="Arial" w:cs="Arial"/>
          <w:sz w:val="18"/>
        </w:rPr>
      </w:pPr>
    </w:p>
    <w:p w:rsidR="005974B0" w:rsidRPr="00062817" w:rsidRDefault="005974B0" w:rsidP="005974B0">
      <w:pPr>
        <w:pStyle w:val="Heading2"/>
        <w:tabs>
          <w:tab w:val="left" w:pos="3743"/>
        </w:tabs>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8"/>
          <w:sz w:val="14"/>
          <w:shd w:val="clear" w:color="auto" w:fill="0067AC"/>
        </w:rPr>
        <w:t>Multiplication:</w:t>
      </w:r>
      <w:r w:rsidRPr="00062817">
        <w:rPr>
          <w:rFonts w:ascii="Arial" w:hAnsi="Arial" w:cs="Arial"/>
          <w:color w:val="FFFFFF"/>
          <w:spacing w:val="-16"/>
          <w:sz w:val="14"/>
          <w:shd w:val="clear" w:color="auto" w:fill="0067AC"/>
        </w:rPr>
        <w:t xml:space="preserve"> </w:t>
      </w:r>
      <w:r w:rsidRPr="00062817">
        <w:rPr>
          <w:rFonts w:ascii="Arial" w:hAnsi="Arial" w:cs="Arial"/>
          <w:color w:val="FFFFFF"/>
          <w:sz w:val="14"/>
          <w:shd w:val="clear" w:color="auto" w:fill="0067AC"/>
        </w:rPr>
        <w:t>*</w:t>
      </w:r>
      <w:r w:rsidRPr="00062817">
        <w:rPr>
          <w:rFonts w:ascii="Arial" w:hAnsi="Arial" w:cs="Arial"/>
          <w:color w:val="FFFFFF"/>
          <w:sz w:val="14"/>
          <w:shd w:val="clear" w:color="auto" w:fill="0067AC"/>
        </w:rPr>
        <w:tab/>
      </w:r>
    </w:p>
    <w:p w:rsidR="005974B0" w:rsidRPr="00062817" w:rsidRDefault="005974B0" w:rsidP="005974B0">
      <w:pPr>
        <w:spacing w:before="124" w:after="0" w:line="219" w:lineRule="exact"/>
        <w:ind w:right="2902" w:firstLine="115"/>
        <w:rPr>
          <w:rFonts w:ascii="Arial" w:hAnsi="Arial" w:cs="Arial"/>
          <w:b/>
          <w:sz w:val="16"/>
        </w:rPr>
      </w:pPr>
      <w:r w:rsidRPr="00062817">
        <w:rPr>
          <w:rFonts w:ascii="Arial" w:hAnsi="Arial" w:cs="Arial"/>
          <w:b/>
          <w:color w:val="0067AC"/>
          <w:spacing w:val="3"/>
          <w:w w:val="90"/>
          <w:sz w:val="16"/>
        </w:rPr>
        <w:t>ul&gt;li*5</w:t>
      </w:r>
    </w:p>
    <w:p w:rsidR="005974B0" w:rsidRPr="00062817" w:rsidRDefault="005974B0" w:rsidP="005974B0">
      <w:pPr>
        <w:pStyle w:val="BodyText"/>
        <w:spacing w:line="174" w:lineRule="exact"/>
        <w:ind w:left="0" w:right="2991" w:firstLine="720"/>
        <w:rPr>
          <w:rFonts w:ascii="Arial" w:hAnsi="Arial" w:cs="Arial"/>
          <w:sz w:val="14"/>
        </w:rPr>
      </w:pPr>
      <w:r w:rsidRPr="00062817">
        <w:rPr>
          <w:rFonts w:ascii="Arial" w:hAnsi="Arial" w:cs="Arial"/>
          <w:color w:val="231F20"/>
          <w:spacing w:val="4"/>
          <w:w w:val="90"/>
          <w:sz w:val="14"/>
        </w:rPr>
        <w:t>&lt;ul&gt;</w:t>
      </w:r>
    </w:p>
    <w:p w:rsidR="005974B0" w:rsidRDefault="005974B0" w:rsidP="005974B0">
      <w:pPr>
        <w:pStyle w:val="BodyText"/>
        <w:spacing w:line="170" w:lineRule="exact"/>
        <w:ind w:left="742"/>
        <w:rPr>
          <w:rFonts w:ascii="Arial" w:hAnsi="Arial" w:cs="Arial"/>
          <w:color w:val="231F20"/>
          <w:spacing w:val="4"/>
          <w:sz w:val="14"/>
        </w:rPr>
      </w:pPr>
      <w:r w:rsidRPr="00062817">
        <w:rPr>
          <w:rFonts w:ascii="Arial" w:hAnsi="Arial" w:cs="Arial"/>
          <w:color w:val="231F20"/>
          <w:spacing w:val="4"/>
          <w:sz w:val="14"/>
        </w:rPr>
        <w:t>&lt;li&gt;&lt;/li&gt;</w:t>
      </w:r>
    </w:p>
    <w:p w:rsidR="005974B0" w:rsidRPr="00062817" w:rsidRDefault="005974B0" w:rsidP="005974B0">
      <w:pPr>
        <w:pStyle w:val="BodyText"/>
        <w:spacing w:line="170" w:lineRule="exact"/>
        <w:ind w:left="742"/>
        <w:rPr>
          <w:rFonts w:ascii="Arial" w:hAnsi="Arial" w:cs="Arial"/>
          <w:sz w:val="14"/>
        </w:rPr>
      </w:pPr>
      <w:r>
        <w:rPr>
          <w:rFonts w:ascii="Arial" w:hAnsi="Arial" w:cs="Arial"/>
          <w:sz w:val="14"/>
        </w:rPr>
        <w: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4"/>
          <w:sz w:val="14"/>
        </w:rPr>
        <w:t>&lt;li&gt;&lt;/li&gt;</w:t>
      </w:r>
    </w:p>
    <w:p w:rsidR="005974B0" w:rsidRPr="00062817" w:rsidRDefault="005974B0" w:rsidP="005974B0">
      <w:pPr>
        <w:pStyle w:val="BodyText"/>
        <w:spacing w:line="181" w:lineRule="exact"/>
        <w:rPr>
          <w:rFonts w:ascii="Arial" w:hAnsi="Arial" w:cs="Arial"/>
          <w:sz w:val="14"/>
        </w:rPr>
      </w:pPr>
      <w:r w:rsidRPr="00062817">
        <w:rPr>
          <w:rFonts w:ascii="Arial" w:hAnsi="Arial" w:cs="Arial"/>
          <w:color w:val="231F20"/>
          <w:sz w:val="14"/>
        </w:rPr>
        <w:t>&lt;/ul&gt;</w:t>
      </w:r>
    </w:p>
    <w:p w:rsidR="005974B0" w:rsidRPr="00062817" w:rsidRDefault="005974B0" w:rsidP="005974B0">
      <w:pPr>
        <w:tabs>
          <w:tab w:val="left" w:pos="3743"/>
        </w:tabs>
        <w:spacing w:before="153"/>
        <w:ind w:left="115"/>
        <w:rPr>
          <w:rFonts w:ascii="Arial" w:hAnsi="Arial" w:cs="Arial"/>
          <w:b/>
          <w:sz w:val="14"/>
        </w:rPr>
      </w:pPr>
      <w:r w:rsidRPr="00062817">
        <w:rPr>
          <w:rFonts w:ascii="Arial" w:hAnsi="Arial" w:cs="Arial"/>
          <w:b/>
          <w:color w:val="FFFFFF"/>
          <w:w w:val="82"/>
          <w:sz w:val="14"/>
          <w:shd w:val="clear" w:color="auto" w:fill="0067AC"/>
        </w:rPr>
        <w:t xml:space="preserve"> </w:t>
      </w:r>
      <w:r w:rsidRPr="00062817">
        <w:rPr>
          <w:rFonts w:ascii="Arial" w:hAnsi="Arial" w:cs="Arial"/>
          <w:b/>
          <w:color w:val="FFFFFF"/>
          <w:sz w:val="14"/>
          <w:shd w:val="clear" w:color="auto" w:fill="0067AC"/>
        </w:rPr>
        <w:t xml:space="preserve"> </w:t>
      </w:r>
      <w:r w:rsidRPr="00062817">
        <w:rPr>
          <w:rFonts w:ascii="Arial" w:hAnsi="Arial" w:cs="Arial"/>
          <w:b/>
          <w:color w:val="FFFFFF"/>
          <w:spacing w:val="-1"/>
          <w:sz w:val="14"/>
          <w:shd w:val="clear" w:color="auto" w:fill="0067AC"/>
        </w:rPr>
        <w:t xml:space="preserve"> </w:t>
      </w:r>
      <w:r w:rsidRPr="00062817">
        <w:rPr>
          <w:rFonts w:ascii="Arial" w:hAnsi="Arial" w:cs="Arial"/>
          <w:b/>
          <w:color w:val="FFFFFF"/>
          <w:spacing w:val="7"/>
          <w:w w:val="95"/>
          <w:sz w:val="14"/>
          <w:shd w:val="clear" w:color="auto" w:fill="0067AC"/>
        </w:rPr>
        <w:t xml:space="preserve">Naming </w:t>
      </w:r>
      <w:r w:rsidRPr="00062817">
        <w:rPr>
          <w:rFonts w:ascii="Arial" w:hAnsi="Arial" w:cs="Arial"/>
          <w:b/>
          <w:color w:val="FFFFFF"/>
          <w:spacing w:val="6"/>
          <w:w w:val="95"/>
          <w:sz w:val="14"/>
          <w:shd w:val="clear" w:color="auto" w:fill="0067AC"/>
        </w:rPr>
        <w:t xml:space="preserve">and </w:t>
      </w:r>
      <w:r w:rsidRPr="00062817">
        <w:rPr>
          <w:rFonts w:ascii="Arial" w:hAnsi="Arial" w:cs="Arial"/>
          <w:b/>
          <w:color w:val="FFFFFF"/>
          <w:spacing w:val="8"/>
          <w:w w:val="95"/>
          <w:sz w:val="14"/>
          <w:shd w:val="clear" w:color="auto" w:fill="0067AC"/>
        </w:rPr>
        <w:t>numbering:</w:t>
      </w:r>
      <w:r w:rsidRPr="00062817">
        <w:rPr>
          <w:rFonts w:ascii="Arial" w:hAnsi="Arial" w:cs="Arial"/>
          <w:b/>
          <w:color w:val="FFFFFF"/>
          <w:spacing w:val="-4"/>
          <w:w w:val="95"/>
          <w:sz w:val="14"/>
          <w:shd w:val="clear" w:color="auto" w:fill="0067AC"/>
        </w:rPr>
        <w:t xml:space="preserve"> </w:t>
      </w:r>
      <w:r w:rsidRPr="00062817">
        <w:rPr>
          <w:rFonts w:ascii="Arial" w:hAnsi="Arial" w:cs="Arial"/>
          <w:b/>
          <w:color w:val="FFFFFF"/>
          <w:w w:val="95"/>
          <w:sz w:val="14"/>
          <w:shd w:val="clear" w:color="auto" w:fill="0067AC"/>
        </w:rPr>
        <w:t>$</w:t>
      </w:r>
      <w:r w:rsidRPr="00062817">
        <w:rPr>
          <w:rFonts w:ascii="Arial" w:hAnsi="Arial" w:cs="Arial"/>
          <w:b/>
          <w:color w:val="FFFFFF"/>
          <w:sz w:val="14"/>
          <w:shd w:val="clear" w:color="auto" w:fill="0067AC"/>
        </w:rPr>
        <w:tab/>
      </w:r>
    </w:p>
    <w:p w:rsidR="005974B0" w:rsidRPr="00062817" w:rsidRDefault="005974B0" w:rsidP="005974B0">
      <w:pPr>
        <w:spacing w:before="124" w:after="0" w:line="219" w:lineRule="exact"/>
        <w:ind w:left="143"/>
        <w:rPr>
          <w:rFonts w:ascii="Arial" w:hAnsi="Arial" w:cs="Arial"/>
          <w:b/>
          <w:sz w:val="16"/>
        </w:rPr>
      </w:pPr>
      <w:r w:rsidRPr="00062817">
        <w:rPr>
          <w:rFonts w:ascii="Arial" w:hAnsi="Arial" w:cs="Arial"/>
          <w:b/>
          <w:color w:val="0067AC"/>
          <w:sz w:val="16"/>
        </w:rPr>
        <w:t>ul&gt;li.sample$*5</w:t>
      </w:r>
    </w:p>
    <w:p w:rsidR="005974B0" w:rsidRPr="00062817" w:rsidRDefault="005974B0" w:rsidP="005974B0">
      <w:pPr>
        <w:pStyle w:val="BodyText"/>
        <w:spacing w:line="174" w:lineRule="exact"/>
        <w:rPr>
          <w:rFonts w:ascii="Arial" w:hAnsi="Arial" w:cs="Arial"/>
          <w:sz w:val="14"/>
        </w:rPr>
      </w:pPr>
      <w:r w:rsidRPr="00062817">
        <w:rPr>
          <w:rFonts w:ascii="Arial" w:hAnsi="Arial" w:cs="Arial"/>
          <w:color w:val="231F20"/>
          <w:sz w:val="14"/>
        </w:rPr>
        <w:t>&lt;ul&gt;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class="sample1"&gt;&lt;/li&gt;</w:t>
      </w:r>
    </w:p>
    <w:p w:rsidR="005974B0" w:rsidRPr="00062817" w:rsidRDefault="005974B0" w:rsidP="005974B0">
      <w:pPr>
        <w:pStyle w:val="BodyText"/>
        <w:spacing w:line="170" w:lineRule="exact"/>
        <w:rPr>
          <w:rFonts w:ascii="Arial" w:hAnsi="Arial" w:cs="Arial"/>
          <w:sz w:val="14"/>
        </w:rPr>
      </w:pPr>
      <w:r>
        <w:rPr>
          <w:rFonts w:ascii="Arial" w:hAnsi="Arial" w:cs="Arial"/>
          <w:color w:val="231F20"/>
          <w:spacing w:val="2"/>
          <w:w w:val="95"/>
          <w:sz w:val="14"/>
        </w:rPr>
        <w:tab/>
      </w: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class="sample</w:t>
      </w:r>
      <w:r>
        <w:rPr>
          <w:rFonts w:ascii="Arial" w:hAnsi="Arial" w:cs="Arial"/>
          <w:color w:val="231F20"/>
          <w:spacing w:val="4"/>
          <w:w w:val="95"/>
          <w:sz w:val="14"/>
        </w:rPr>
        <w:t>2</w:t>
      </w:r>
      <w:r w:rsidRPr="00062817">
        <w:rPr>
          <w:rFonts w:ascii="Arial" w:hAnsi="Arial" w:cs="Arial"/>
          <w:color w:val="231F20"/>
          <w:spacing w:val="4"/>
          <w:w w:val="95"/>
          <w:sz w:val="14"/>
        </w:rPr>
        <w:t>"&gt;&lt;/li&gt;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class="sample</w:t>
      </w:r>
      <w:r>
        <w:rPr>
          <w:rFonts w:ascii="Arial" w:hAnsi="Arial" w:cs="Arial"/>
          <w:color w:val="231F20"/>
          <w:spacing w:val="4"/>
          <w:w w:val="95"/>
          <w:sz w:val="14"/>
        </w:rPr>
        <w:t>3</w:t>
      </w:r>
      <w:r w:rsidRPr="00062817">
        <w:rPr>
          <w:rFonts w:ascii="Arial" w:hAnsi="Arial" w:cs="Arial"/>
          <w:color w:val="231F20"/>
          <w:spacing w:val="4"/>
          <w:w w:val="95"/>
          <w:sz w:val="14"/>
        </w:rPr>
        <w:t>"&gt;&lt;/li&gt;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class="sample4"&gt;&lt;/li&gt;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class="sample5"&gt;&lt;/li&gt;</w:t>
      </w:r>
    </w:p>
    <w:p w:rsidR="005974B0" w:rsidRPr="00062817" w:rsidRDefault="005974B0" w:rsidP="005974B0">
      <w:pPr>
        <w:pStyle w:val="BodyText"/>
        <w:spacing w:line="181" w:lineRule="exact"/>
        <w:rPr>
          <w:rFonts w:ascii="Arial" w:hAnsi="Arial" w:cs="Arial"/>
          <w:sz w:val="14"/>
        </w:rPr>
      </w:pPr>
      <w:r w:rsidRPr="00062817">
        <w:rPr>
          <w:rFonts w:ascii="Arial" w:hAnsi="Arial" w:cs="Arial"/>
          <w:color w:val="231F20"/>
          <w:sz w:val="14"/>
        </w:rPr>
        <w:t>&lt;/ul&gt;</w:t>
      </w:r>
    </w:p>
    <w:p w:rsidR="005974B0" w:rsidRPr="00062817" w:rsidRDefault="005974B0" w:rsidP="005974B0">
      <w:pPr>
        <w:spacing w:before="96" w:after="0" w:line="219" w:lineRule="exact"/>
        <w:ind w:left="143"/>
        <w:rPr>
          <w:rFonts w:ascii="Arial" w:hAnsi="Arial" w:cs="Arial"/>
          <w:b/>
          <w:sz w:val="16"/>
        </w:rPr>
      </w:pPr>
      <w:r w:rsidRPr="00062817">
        <w:rPr>
          <w:rFonts w:ascii="Arial" w:hAnsi="Arial" w:cs="Arial"/>
          <w:b/>
          <w:color w:val="0067AC"/>
          <w:w w:val="95"/>
          <w:sz w:val="16"/>
        </w:rPr>
        <w:t>h$[title=topic$]{Headline $}*3</w:t>
      </w:r>
    </w:p>
    <w:p w:rsidR="005974B0" w:rsidRPr="00062817" w:rsidRDefault="005974B0" w:rsidP="005974B0">
      <w:pPr>
        <w:pStyle w:val="BodyText"/>
        <w:spacing w:line="174" w:lineRule="exact"/>
        <w:rPr>
          <w:rFonts w:ascii="Arial" w:hAnsi="Arial" w:cs="Arial"/>
          <w:sz w:val="14"/>
        </w:rPr>
      </w:pPr>
      <w:r w:rsidRPr="00062817">
        <w:rPr>
          <w:rFonts w:ascii="Arial" w:hAnsi="Arial" w:cs="Arial"/>
          <w:color w:val="231F20"/>
          <w:spacing w:val="2"/>
          <w:w w:val="95"/>
          <w:sz w:val="14"/>
        </w:rPr>
        <w:t xml:space="preserve">&lt;h1 </w:t>
      </w:r>
      <w:r w:rsidRPr="00062817">
        <w:rPr>
          <w:rFonts w:ascii="Arial" w:hAnsi="Arial" w:cs="Arial"/>
          <w:color w:val="231F20"/>
          <w:spacing w:val="3"/>
          <w:w w:val="95"/>
          <w:sz w:val="14"/>
        </w:rPr>
        <w:t>title="topic1"&gt;Headline</w:t>
      </w:r>
      <w:r w:rsidRPr="00062817">
        <w:rPr>
          <w:rFonts w:ascii="Arial" w:hAnsi="Arial" w:cs="Arial"/>
          <w:color w:val="231F20"/>
          <w:spacing w:val="-27"/>
          <w:w w:val="95"/>
          <w:sz w:val="14"/>
        </w:rPr>
        <w:t xml:space="preserve"> </w:t>
      </w:r>
      <w:r w:rsidRPr="00062817">
        <w:rPr>
          <w:rFonts w:ascii="Arial" w:hAnsi="Arial" w:cs="Arial"/>
          <w:color w:val="231F20"/>
          <w:spacing w:val="4"/>
          <w:w w:val="95"/>
          <w:sz w:val="14"/>
        </w:rPr>
        <w:t>1&lt;/h1&gt;</w:t>
      </w:r>
    </w:p>
    <w:p w:rsidR="005974B0" w:rsidRPr="00062817" w:rsidRDefault="005974B0" w:rsidP="005974B0">
      <w:pPr>
        <w:pStyle w:val="BodyText"/>
        <w:spacing w:line="170" w:lineRule="exact"/>
        <w:rPr>
          <w:rFonts w:ascii="Arial" w:hAnsi="Arial" w:cs="Arial"/>
          <w:sz w:val="14"/>
        </w:rPr>
      </w:pPr>
      <w:r w:rsidRPr="00062817">
        <w:rPr>
          <w:rFonts w:ascii="Arial" w:hAnsi="Arial" w:cs="Arial"/>
          <w:color w:val="231F20"/>
          <w:spacing w:val="2"/>
          <w:w w:val="95"/>
          <w:sz w:val="14"/>
        </w:rPr>
        <w:t xml:space="preserve">&lt;h2 </w:t>
      </w:r>
      <w:r w:rsidRPr="00062817">
        <w:rPr>
          <w:rFonts w:ascii="Arial" w:hAnsi="Arial" w:cs="Arial"/>
          <w:color w:val="231F20"/>
          <w:spacing w:val="3"/>
          <w:w w:val="95"/>
          <w:sz w:val="14"/>
        </w:rPr>
        <w:t>title="topic2"&gt;Headline</w:t>
      </w:r>
      <w:r w:rsidRPr="00062817">
        <w:rPr>
          <w:rFonts w:ascii="Arial" w:hAnsi="Arial" w:cs="Arial"/>
          <w:color w:val="231F20"/>
          <w:spacing w:val="-27"/>
          <w:w w:val="95"/>
          <w:sz w:val="14"/>
        </w:rPr>
        <w:t xml:space="preserve"> </w:t>
      </w:r>
      <w:r w:rsidRPr="00062817">
        <w:rPr>
          <w:rFonts w:ascii="Arial" w:hAnsi="Arial" w:cs="Arial"/>
          <w:color w:val="231F20"/>
          <w:spacing w:val="4"/>
          <w:w w:val="95"/>
          <w:sz w:val="14"/>
        </w:rPr>
        <w:t>2&lt;/h2&gt;</w:t>
      </w:r>
    </w:p>
    <w:p w:rsidR="005974B0" w:rsidRPr="005974B0" w:rsidRDefault="005974B0" w:rsidP="005974B0">
      <w:pPr>
        <w:pStyle w:val="BodyText"/>
        <w:spacing w:line="181" w:lineRule="exact"/>
        <w:rPr>
          <w:rFonts w:ascii="Arial" w:hAnsi="Arial" w:cs="Arial"/>
          <w:sz w:val="14"/>
        </w:rPr>
      </w:pPr>
      <w:r w:rsidRPr="00062817">
        <w:rPr>
          <w:rFonts w:ascii="Arial" w:hAnsi="Arial" w:cs="Arial"/>
          <w:color w:val="231F20"/>
          <w:spacing w:val="2"/>
          <w:w w:val="95"/>
          <w:sz w:val="14"/>
        </w:rPr>
        <w:t xml:space="preserve">&lt;h3 </w:t>
      </w:r>
      <w:r w:rsidRPr="00062817">
        <w:rPr>
          <w:rFonts w:ascii="Arial" w:hAnsi="Arial" w:cs="Arial"/>
          <w:color w:val="231F20"/>
          <w:spacing w:val="3"/>
          <w:w w:val="95"/>
          <w:sz w:val="14"/>
        </w:rPr>
        <w:t>title="topic3"&gt;Headline</w:t>
      </w:r>
      <w:r w:rsidRPr="00062817">
        <w:rPr>
          <w:rFonts w:ascii="Arial" w:hAnsi="Arial" w:cs="Arial"/>
          <w:color w:val="231F20"/>
          <w:spacing w:val="-27"/>
          <w:w w:val="95"/>
          <w:sz w:val="14"/>
        </w:rPr>
        <w:t xml:space="preserve"> </w:t>
      </w:r>
      <w:r w:rsidRPr="00062817">
        <w:rPr>
          <w:rFonts w:ascii="Arial" w:hAnsi="Arial" w:cs="Arial"/>
          <w:color w:val="231F20"/>
          <w:spacing w:val="4"/>
          <w:w w:val="95"/>
          <w:sz w:val="14"/>
        </w:rPr>
        <w:t>3&lt;/h3&gt;</w:t>
      </w:r>
    </w:p>
    <w:p w:rsidR="005974B0" w:rsidRPr="00062817" w:rsidRDefault="005974B0" w:rsidP="005974B0">
      <w:pPr>
        <w:spacing w:before="97" w:after="0" w:line="219" w:lineRule="exact"/>
        <w:ind w:left="143"/>
        <w:rPr>
          <w:rFonts w:ascii="Arial" w:hAnsi="Arial" w:cs="Arial"/>
          <w:b/>
          <w:sz w:val="16"/>
        </w:rPr>
      </w:pPr>
      <w:r w:rsidRPr="00062817">
        <w:rPr>
          <w:rFonts w:ascii="Arial" w:hAnsi="Arial" w:cs="Arial"/>
          <w:b/>
          <w:color w:val="0067AC"/>
          <w:sz w:val="16"/>
        </w:rPr>
        <w:t>ul&gt;li.item$$$*5</w:t>
      </w:r>
    </w:p>
    <w:p w:rsidR="005974B0" w:rsidRPr="00062817" w:rsidRDefault="005974B0" w:rsidP="005974B0">
      <w:pPr>
        <w:pStyle w:val="BodyText"/>
        <w:spacing w:line="174" w:lineRule="exact"/>
        <w:rPr>
          <w:rFonts w:ascii="Arial" w:hAnsi="Arial" w:cs="Arial"/>
          <w:sz w:val="14"/>
        </w:rPr>
      </w:pPr>
      <w:r w:rsidRPr="00062817">
        <w:rPr>
          <w:rFonts w:ascii="Arial" w:hAnsi="Arial" w:cs="Arial"/>
          <w:color w:val="231F20"/>
          <w:sz w:val="14"/>
        </w:rPr>
        <w:t>&lt;ul&gt;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class="item001"&gt;&lt;/li&gt;</w:t>
      </w:r>
    </w:p>
    <w:p w:rsidR="005974B0" w:rsidRPr="00062817" w:rsidRDefault="005974B0" w:rsidP="005974B0">
      <w:pPr>
        <w:pStyle w:val="BodyText"/>
        <w:spacing w:line="170" w:lineRule="exact"/>
        <w:ind w:left="742"/>
        <w:rPr>
          <w:rFonts w:ascii="Arial" w:hAnsi="Arial" w:cs="Arial"/>
          <w:sz w:val="14"/>
        </w:rPr>
      </w:pPr>
      <w:r>
        <w:rPr>
          <w:rFonts w:ascii="Arial" w:hAnsi="Arial" w:cs="Arial"/>
          <w:color w:val="231F20"/>
          <w:spacing w:val="2"/>
          <w:w w:val="95"/>
          <w:sz w:val="14"/>
        </w:rPr>
        <w: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class="item004"&gt;&lt;/li&gt;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6"/>
          <w:w w:val="95"/>
          <w:sz w:val="14"/>
        </w:rPr>
        <w:t xml:space="preserve"> </w:t>
      </w:r>
      <w:r w:rsidRPr="00062817">
        <w:rPr>
          <w:rFonts w:ascii="Arial" w:hAnsi="Arial" w:cs="Arial"/>
          <w:color w:val="231F20"/>
          <w:spacing w:val="4"/>
          <w:w w:val="95"/>
          <w:sz w:val="14"/>
        </w:rPr>
        <w:t>class="item005"&gt;&lt;/li&gt;</w:t>
      </w:r>
    </w:p>
    <w:p w:rsidR="005974B0" w:rsidRPr="00062817" w:rsidRDefault="005974B0" w:rsidP="005974B0">
      <w:pPr>
        <w:pStyle w:val="BodyText"/>
        <w:spacing w:line="181" w:lineRule="exact"/>
        <w:rPr>
          <w:rFonts w:ascii="Arial" w:hAnsi="Arial" w:cs="Arial"/>
          <w:sz w:val="14"/>
        </w:rPr>
      </w:pPr>
      <w:r w:rsidRPr="00062817">
        <w:rPr>
          <w:rFonts w:ascii="Arial" w:hAnsi="Arial" w:cs="Arial"/>
          <w:color w:val="231F20"/>
          <w:sz w:val="14"/>
        </w:rPr>
        <w:t>&lt;/ul&gt;</w:t>
      </w:r>
    </w:p>
    <w:p w:rsidR="005974B0" w:rsidRPr="00062817" w:rsidRDefault="005974B0" w:rsidP="005974B0">
      <w:pPr>
        <w:spacing w:before="96" w:after="0" w:line="219" w:lineRule="exact"/>
        <w:ind w:left="143"/>
        <w:rPr>
          <w:rFonts w:ascii="Arial" w:hAnsi="Arial" w:cs="Arial"/>
          <w:b/>
          <w:sz w:val="16"/>
        </w:rPr>
      </w:pPr>
      <w:r w:rsidRPr="00062817">
        <w:rPr>
          <w:rFonts w:ascii="Arial" w:hAnsi="Arial" w:cs="Arial"/>
          <w:b/>
          <w:color w:val="0067AC"/>
          <w:sz w:val="16"/>
        </w:rPr>
        <w:lastRenderedPageBreak/>
        <w:t>ul&gt;li.item$@-*5</w:t>
      </w:r>
    </w:p>
    <w:p w:rsidR="005974B0" w:rsidRPr="00062817" w:rsidRDefault="005974B0" w:rsidP="005974B0">
      <w:pPr>
        <w:pStyle w:val="BodyText"/>
        <w:spacing w:line="174" w:lineRule="exact"/>
        <w:rPr>
          <w:rFonts w:ascii="Arial" w:hAnsi="Arial" w:cs="Arial"/>
          <w:sz w:val="14"/>
        </w:rPr>
      </w:pPr>
      <w:r w:rsidRPr="00062817">
        <w:rPr>
          <w:rFonts w:ascii="Arial" w:hAnsi="Arial" w:cs="Arial"/>
          <w:color w:val="231F20"/>
          <w:sz w:val="14"/>
        </w:rPr>
        <w:t>&lt;ul&gt;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class="item5"&gt;&lt;/li&gt;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class="item4"&gt;&lt;/li&gt;</w:t>
      </w:r>
    </w:p>
    <w:p w:rsidR="005974B0" w:rsidRPr="00062817" w:rsidRDefault="005974B0" w:rsidP="005974B0">
      <w:pPr>
        <w:pStyle w:val="BodyText"/>
        <w:spacing w:line="170" w:lineRule="exact"/>
        <w:ind w:left="742"/>
        <w:rPr>
          <w:rFonts w:ascii="Arial" w:hAnsi="Arial" w:cs="Arial"/>
          <w:sz w:val="14"/>
        </w:rPr>
      </w:pPr>
      <w:r>
        <w:rPr>
          <w:rFonts w:ascii="Arial" w:hAnsi="Arial" w:cs="Arial"/>
          <w:color w:val="231F20"/>
          <w:spacing w:val="2"/>
          <w:w w:val="95"/>
          <w:sz w:val="14"/>
        </w:rPr>
        <w: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class="item1"&gt;&lt;/li&gt;</w:t>
      </w:r>
    </w:p>
    <w:p w:rsidR="005974B0" w:rsidRPr="00062817" w:rsidRDefault="005974B0" w:rsidP="005974B0">
      <w:pPr>
        <w:pStyle w:val="BodyText"/>
        <w:spacing w:line="181" w:lineRule="exact"/>
        <w:rPr>
          <w:rFonts w:ascii="Arial" w:hAnsi="Arial" w:cs="Arial"/>
          <w:sz w:val="14"/>
        </w:rPr>
      </w:pPr>
      <w:r w:rsidRPr="00062817">
        <w:rPr>
          <w:rFonts w:ascii="Arial" w:hAnsi="Arial" w:cs="Arial"/>
          <w:color w:val="231F20"/>
          <w:sz w:val="14"/>
        </w:rPr>
        <w:t>&lt;/ul&gt;</w:t>
      </w:r>
    </w:p>
    <w:p w:rsidR="005974B0" w:rsidRPr="00062817" w:rsidRDefault="005974B0" w:rsidP="005974B0">
      <w:pPr>
        <w:spacing w:before="96" w:after="0" w:line="219" w:lineRule="exact"/>
        <w:ind w:left="143"/>
        <w:rPr>
          <w:rFonts w:ascii="Arial" w:hAnsi="Arial" w:cs="Arial"/>
          <w:b/>
          <w:sz w:val="16"/>
        </w:rPr>
      </w:pPr>
      <w:r w:rsidRPr="00062817">
        <w:rPr>
          <w:rFonts w:ascii="Arial" w:hAnsi="Arial" w:cs="Arial"/>
          <w:b/>
          <w:color w:val="0067AC"/>
          <w:sz w:val="16"/>
        </w:rPr>
        <w:t>ul&gt;li.item$@3*5</w:t>
      </w:r>
    </w:p>
    <w:p w:rsidR="005974B0" w:rsidRPr="00062817" w:rsidRDefault="005974B0" w:rsidP="005974B0">
      <w:pPr>
        <w:pStyle w:val="BodyText"/>
        <w:spacing w:line="174" w:lineRule="exact"/>
        <w:rPr>
          <w:rFonts w:ascii="Arial" w:hAnsi="Arial" w:cs="Arial"/>
          <w:sz w:val="14"/>
        </w:rPr>
      </w:pPr>
      <w:r w:rsidRPr="00062817">
        <w:rPr>
          <w:rFonts w:ascii="Arial" w:hAnsi="Arial" w:cs="Arial"/>
          <w:color w:val="231F20"/>
          <w:sz w:val="14"/>
        </w:rPr>
        <w:t>&lt;ul&gt;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class="item3"&gt;&lt;/li&gt;</w:t>
      </w:r>
    </w:p>
    <w:p w:rsidR="005974B0" w:rsidRPr="00062817" w:rsidRDefault="005974B0" w:rsidP="005974B0">
      <w:pPr>
        <w:pStyle w:val="BodyText"/>
        <w:spacing w:line="170" w:lineRule="exact"/>
        <w:ind w:left="742"/>
        <w:rPr>
          <w:rFonts w:ascii="Arial" w:hAnsi="Arial" w:cs="Arial"/>
          <w:sz w:val="14"/>
        </w:rPr>
      </w:pPr>
      <w:r>
        <w:rPr>
          <w:rFonts w:ascii="Arial" w:hAnsi="Arial" w:cs="Arial"/>
          <w:color w:val="231F20"/>
          <w:spacing w:val="2"/>
          <w:w w:val="95"/>
          <w:sz w:val="14"/>
        </w:rPr>
        <w: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class="item6"&gt;&lt;/li&gt;</w:t>
      </w:r>
    </w:p>
    <w:p w:rsidR="005974B0" w:rsidRPr="00062817" w:rsidRDefault="005974B0" w:rsidP="005974B0">
      <w:pPr>
        <w:pStyle w:val="BodyText"/>
        <w:spacing w:line="170" w:lineRule="exact"/>
        <w:ind w:left="742"/>
        <w:rPr>
          <w:rFonts w:ascii="Arial" w:hAnsi="Arial" w:cs="Arial"/>
          <w:sz w:val="14"/>
        </w:rPr>
      </w:pPr>
      <w:r w:rsidRPr="00062817">
        <w:rPr>
          <w:rFonts w:ascii="Arial" w:hAnsi="Arial" w:cs="Arial"/>
          <w:color w:val="231F20"/>
          <w:spacing w:val="2"/>
          <w:w w:val="95"/>
          <w:sz w:val="14"/>
        </w:rPr>
        <w:t>&lt;li</w:t>
      </w:r>
      <w:r w:rsidRPr="00062817">
        <w:rPr>
          <w:rFonts w:ascii="Arial" w:hAnsi="Arial" w:cs="Arial"/>
          <w:color w:val="231F20"/>
          <w:spacing w:val="-33"/>
          <w:w w:val="95"/>
          <w:sz w:val="14"/>
        </w:rPr>
        <w:t xml:space="preserve"> </w:t>
      </w:r>
      <w:r w:rsidRPr="00062817">
        <w:rPr>
          <w:rFonts w:ascii="Arial" w:hAnsi="Arial" w:cs="Arial"/>
          <w:color w:val="231F20"/>
          <w:spacing w:val="4"/>
          <w:w w:val="95"/>
          <w:sz w:val="14"/>
        </w:rPr>
        <w:t>class="item7"&gt;&lt;/li&gt;</w:t>
      </w:r>
    </w:p>
    <w:p w:rsidR="005974B0" w:rsidRPr="00062817" w:rsidRDefault="005974B0" w:rsidP="005974B0">
      <w:pPr>
        <w:pStyle w:val="BodyText"/>
        <w:spacing w:line="181" w:lineRule="exact"/>
        <w:rPr>
          <w:rFonts w:ascii="Arial" w:hAnsi="Arial" w:cs="Arial"/>
          <w:sz w:val="14"/>
        </w:rPr>
      </w:pPr>
      <w:r w:rsidRPr="00062817">
        <w:rPr>
          <w:rFonts w:ascii="Arial" w:hAnsi="Arial" w:cs="Arial"/>
          <w:color w:val="231F20"/>
          <w:sz w:val="14"/>
        </w:rPr>
        <w:t>&lt;/ul&gt;</w:t>
      </w:r>
    </w:p>
    <w:p w:rsidR="005974B0" w:rsidRDefault="005974B0" w:rsidP="005974B0">
      <w:pPr>
        <w:tabs>
          <w:tab w:val="left" w:pos="3743"/>
        </w:tabs>
        <w:spacing w:before="53"/>
        <w:ind w:left="115"/>
        <w:rPr>
          <w:rFonts w:ascii="Arial" w:hAnsi="Arial" w:cs="Arial"/>
          <w:sz w:val="18"/>
        </w:rPr>
      </w:pPr>
    </w:p>
    <w:p w:rsidR="005974B0" w:rsidRPr="00062817" w:rsidRDefault="005974B0" w:rsidP="005974B0">
      <w:pPr>
        <w:tabs>
          <w:tab w:val="left" w:pos="3743"/>
        </w:tabs>
        <w:spacing w:before="53"/>
        <w:ind w:left="115"/>
        <w:rPr>
          <w:rFonts w:ascii="Arial" w:hAnsi="Arial" w:cs="Arial"/>
          <w:b/>
          <w:sz w:val="14"/>
        </w:rPr>
      </w:pPr>
      <w:r w:rsidRPr="00062817">
        <w:rPr>
          <w:rFonts w:ascii="Arial" w:hAnsi="Arial" w:cs="Arial"/>
          <w:b/>
          <w:color w:val="FFFFFF"/>
          <w:w w:val="82"/>
          <w:sz w:val="14"/>
          <w:shd w:val="clear" w:color="auto" w:fill="0067AC"/>
        </w:rPr>
        <w:t xml:space="preserve"> </w:t>
      </w:r>
      <w:r w:rsidRPr="00062817">
        <w:rPr>
          <w:rFonts w:ascii="Arial" w:hAnsi="Arial" w:cs="Arial"/>
          <w:b/>
          <w:color w:val="FFFFFF"/>
          <w:sz w:val="14"/>
          <w:shd w:val="clear" w:color="auto" w:fill="0067AC"/>
        </w:rPr>
        <w:t xml:space="preserve"> </w:t>
      </w:r>
      <w:r w:rsidRPr="00062817">
        <w:rPr>
          <w:rFonts w:ascii="Arial" w:hAnsi="Arial" w:cs="Arial"/>
          <w:b/>
          <w:color w:val="FFFFFF"/>
          <w:spacing w:val="-1"/>
          <w:sz w:val="14"/>
          <w:shd w:val="clear" w:color="auto" w:fill="0067AC"/>
        </w:rPr>
        <w:t xml:space="preserve"> </w:t>
      </w:r>
      <w:r w:rsidRPr="00062817">
        <w:rPr>
          <w:rFonts w:ascii="Arial" w:hAnsi="Arial" w:cs="Arial"/>
          <w:b/>
          <w:color w:val="FFFFFF"/>
          <w:spacing w:val="4"/>
          <w:sz w:val="14"/>
          <w:shd w:val="clear" w:color="auto" w:fill="0067AC"/>
        </w:rPr>
        <w:t xml:space="preserve">ID </w:t>
      </w:r>
      <w:r w:rsidRPr="00062817">
        <w:rPr>
          <w:rFonts w:ascii="Arial" w:hAnsi="Arial" w:cs="Arial"/>
          <w:b/>
          <w:color w:val="FFFFFF"/>
          <w:spacing w:val="6"/>
          <w:sz w:val="14"/>
          <w:shd w:val="clear" w:color="auto" w:fill="0067AC"/>
        </w:rPr>
        <w:t>and CLASS</w:t>
      </w:r>
      <w:r w:rsidRPr="00062817">
        <w:rPr>
          <w:rFonts w:ascii="Arial" w:hAnsi="Arial" w:cs="Arial"/>
          <w:b/>
          <w:color w:val="FFFFFF"/>
          <w:spacing w:val="-16"/>
          <w:sz w:val="14"/>
          <w:shd w:val="clear" w:color="auto" w:fill="0067AC"/>
        </w:rPr>
        <w:t xml:space="preserve"> </w:t>
      </w:r>
      <w:r w:rsidRPr="00062817">
        <w:rPr>
          <w:rFonts w:ascii="Arial" w:hAnsi="Arial" w:cs="Arial"/>
          <w:b/>
          <w:color w:val="FFFFFF"/>
          <w:spacing w:val="8"/>
          <w:sz w:val="14"/>
          <w:shd w:val="clear" w:color="auto" w:fill="0067AC"/>
        </w:rPr>
        <w:t>attributes</w:t>
      </w:r>
      <w:r w:rsidRPr="00062817">
        <w:rPr>
          <w:rFonts w:ascii="Arial" w:hAnsi="Arial" w:cs="Arial"/>
          <w:b/>
          <w:color w:val="FFFFFF"/>
          <w:spacing w:val="8"/>
          <w:sz w:val="14"/>
          <w:shd w:val="clear" w:color="auto" w:fill="0067AC"/>
        </w:rPr>
        <w:tab/>
      </w:r>
    </w:p>
    <w:p w:rsidR="005974B0" w:rsidRPr="00062817" w:rsidRDefault="005974B0" w:rsidP="005974B0">
      <w:pPr>
        <w:spacing w:before="124" w:line="219" w:lineRule="exact"/>
        <w:ind w:left="143"/>
        <w:rPr>
          <w:rFonts w:ascii="Arial" w:hAnsi="Arial" w:cs="Arial"/>
          <w:b/>
          <w:sz w:val="16"/>
        </w:rPr>
      </w:pPr>
      <w:r w:rsidRPr="00062817">
        <w:rPr>
          <w:rFonts w:ascii="Arial" w:hAnsi="Arial" w:cs="Arial"/>
          <w:b/>
          <w:color w:val="0067AC"/>
          <w:sz w:val="16"/>
        </w:rPr>
        <w:t>#header</w:t>
      </w:r>
    </w:p>
    <w:p w:rsidR="005974B0" w:rsidRPr="00062817" w:rsidRDefault="005974B0" w:rsidP="005974B0">
      <w:pPr>
        <w:pStyle w:val="BodyText"/>
        <w:spacing w:line="185" w:lineRule="exact"/>
        <w:rPr>
          <w:rFonts w:ascii="Arial" w:hAnsi="Arial" w:cs="Arial"/>
          <w:sz w:val="14"/>
        </w:rPr>
      </w:pPr>
      <w:r w:rsidRPr="00062817">
        <w:rPr>
          <w:rFonts w:ascii="Arial" w:hAnsi="Arial" w:cs="Arial"/>
          <w:color w:val="231F20"/>
          <w:sz w:val="14"/>
        </w:rPr>
        <w:t>&lt;div id="header"&gt;&lt;/div&gt;</w:t>
      </w:r>
    </w:p>
    <w:p w:rsidR="005974B0" w:rsidRPr="00062817" w:rsidRDefault="005974B0" w:rsidP="005974B0">
      <w:pPr>
        <w:spacing w:before="96" w:line="219" w:lineRule="exact"/>
        <w:ind w:left="143"/>
        <w:rPr>
          <w:rFonts w:ascii="Arial" w:hAnsi="Arial" w:cs="Arial"/>
          <w:b/>
          <w:sz w:val="16"/>
        </w:rPr>
      </w:pPr>
      <w:r w:rsidRPr="00062817">
        <w:rPr>
          <w:rFonts w:ascii="Arial" w:hAnsi="Arial" w:cs="Arial"/>
          <w:b/>
          <w:color w:val="0067AC"/>
          <w:sz w:val="16"/>
        </w:rPr>
        <w:t>.title</w:t>
      </w:r>
    </w:p>
    <w:p w:rsidR="005974B0" w:rsidRPr="00062817" w:rsidRDefault="005974B0" w:rsidP="005974B0">
      <w:pPr>
        <w:pStyle w:val="BodyText"/>
        <w:spacing w:line="185" w:lineRule="exact"/>
        <w:rPr>
          <w:rFonts w:ascii="Arial" w:hAnsi="Arial" w:cs="Arial"/>
          <w:sz w:val="14"/>
        </w:rPr>
      </w:pPr>
      <w:r w:rsidRPr="00062817">
        <w:rPr>
          <w:rFonts w:ascii="Arial" w:hAnsi="Arial" w:cs="Arial"/>
          <w:color w:val="231F20"/>
          <w:sz w:val="14"/>
        </w:rPr>
        <w:t>&lt;div class="title"&gt;&lt;/div&gt;</w:t>
      </w:r>
    </w:p>
    <w:p w:rsidR="005974B0" w:rsidRPr="00062817" w:rsidRDefault="005974B0" w:rsidP="005974B0">
      <w:pPr>
        <w:spacing w:before="96" w:line="219" w:lineRule="exact"/>
        <w:ind w:left="143"/>
        <w:rPr>
          <w:rFonts w:ascii="Arial" w:hAnsi="Arial" w:cs="Arial"/>
          <w:b/>
          <w:sz w:val="16"/>
        </w:rPr>
      </w:pPr>
      <w:r w:rsidRPr="00062817">
        <w:rPr>
          <w:rFonts w:ascii="Arial" w:hAnsi="Arial" w:cs="Arial"/>
          <w:b/>
          <w:color w:val="0067AC"/>
          <w:sz w:val="16"/>
        </w:rPr>
        <w:t>form#search.wide</w:t>
      </w:r>
    </w:p>
    <w:p w:rsidR="005974B0" w:rsidRPr="00062817" w:rsidRDefault="005974B0" w:rsidP="005974B0">
      <w:pPr>
        <w:pStyle w:val="BodyText"/>
        <w:spacing w:before="10" w:line="211" w:lineRule="auto"/>
        <w:ind w:left="426" w:firstLine="15"/>
        <w:rPr>
          <w:rFonts w:ascii="Arial" w:hAnsi="Arial" w:cs="Arial"/>
          <w:sz w:val="14"/>
        </w:rPr>
      </w:pPr>
      <w:r w:rsidRPr="00062817">
        <w:rPr>
          <w:rFonts w:ascii="Arial" w:hAnsi="Arial" w:cs="Arial"/>
          <w:color w:val="231F20"/>
          <w:w w:val="95"/>
          <w:sz w:val="14"/>
        </w:rPr>
        <w:t xml:space="preserve">&lt;form id="search" class="wide"&gt;&lt;/ </w:t>
      </w:r>
      <w:r w:rsidRPr="00062817">
        <w:rPr>
          <w:rFonts w:ascii="Arial" w:hAnsi="Arial" w:cs="Arial"/>
          <w:color w:val="231F20"/>
          <w:sz w:val="14"/>
        </w:rPr>
        <w:t>form&gt;</w:t>
      </w:r>
    </w:p>
    <w:p w:rsidR="005974B0" w:rsidRPr="00062817" w:rsidRDefault="005974B0" w:rsidP="005974B0">
      <w:pPr>
        <w:spacing w:before="103" w:line="219" w:lineRule="exact"/>
        <w:ind w:left="143"/>
        <w:rPr>
          <w:rFonts w:ascii="Arial" w:hAnsi="Arial" w:cs="Arial"/>
          <w:b/>
          <w:sz w:val="16"/>
        </w:rPr>
      </w:pPr>
      <w:r w:rsidRPr="00062817">
        <w:rPr>
          <w:rFonts w:ascii="Arial" w:hAnsi="Arial" w:cs="Arial"/>
          <w:b/>
          <w:color w:val="0067AC"/>
          <w:sz w:val="16"/>
        </w:rPr>
        <w:t>p.class1.class2.class3</w:t>
      </w:r>
    </w:p>
    <w:p w:rsidR="005974B0" w:rsidRPr="00062817" w:rsidRDefault="005974B0" w:rsidP="005974B0">
      <w:pPr>
        <w:pStyle w:val="BodyText"/>
        <w:spacing w:line="185" w:lineRule="exact"/>
        <w:ind w:left="433"/>
        <w:rPr>
          <w:rFonts w:ascii="Arial" w:hAnsi="Arial" w:cs="Arial"/>
          <w:sz w:val="14"/>
        </w:rPr>
      </w:pPr>
      <w:r w:rsidRPr="00062817">
        <w:rPr>
          <w:rFonts w:ascii="Arial" w:hAnsi="Arial" w:cs="Arial"/>
          <w:color w:val="231F20"/>
          <w:sz w:val="14"/>
        </w:rPr>
        <w:t>&lt;p class="class1 class2 class3"&gt;&lt;/p&gt;</w:t>
      </w:r>
    </w:p>
    <w:p w:rsidR="005974B0" w:rsidRPr="00062817" w:rsidRDefault="005974B0" w:rsidP="005974B0">
      <w:pPr>
        <w:pStyle w:val="Heading2"/>
        <w:tabs>
          <w:tab w:val="left" w:pos="3743"/>
        </w:tabs>
        <w:spacing w:before="153"/>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7"/>
          <w:sz w:val="14"/>
          <w:shd w:val="clear" w:color="auto" w:fill="0067AC"/>
        </w:rPr>
        <w:t>Custom</w:t>
      </w:r>
      <w:r w:rsidRPr="00062817">
        <w:rPr>
          <w:rFonts w:ascii="Arial" w:hAnsi="Arial" w:cs="Arial"/>
          <w:color w:val="FFFFFF"/>
          <w:spacing w:val="-26"/>
          <w:sz w:val="14"/>
          <w:shd w:val="clear" w:color="auto" w:fill="0067AC"/>
        </w:rPr>
        <w:t xml:space="preserve"> </w:t>
      </w:r>
      <w:r w:rsidRPr="00062817">
        <w:rPr>
          <w:rFonts w:ascii="Arial" w:hAnsi="Arial" w:cs="Arial"/>
          <w:color w:val="FFFFFF"/>
          <w:spacing w:val="8"/>
          <w:sz w:val="14"/>
          <w:shd w:val="clear" w:color="auto" w:fill="0067AC"/>
        </w:rPr>
        <w:t>attributes</w:t>
      </w:r>
      <w:r w:rsidRPr="00062817">
        <w:rPr>
          <w:rFonts w:ascii="Arial" w:hAnsi="Arial" w:cs="Arial"/>
          <w:color w:val="FFFFFF"/>
          <w:spacing w:val="8"/>
          <w:sz w:val="14"/>
          <w:shd w:val="clear" w:color="auto" w:fill="0067AC"/>
        </w:rPr>
        <w:tab/>
      </w:r>
    </w:p>
    <w:p w:rsidR="005974B0" w:rsidRPr="00062817" w:rsidRDefault="005974B0" w:rsidP="005974B0">
      <w:pPr>
        <w:spacing w:before="124" w:line="219" w:lineRule="exact"/>
        <w:ind w:left="101" w:right="1444"/>
        <w:jc w:val="center"/>
        <w:rPr>
          <w:rFonts w:ascii="Arial" w:hAnsi="Arial" w:cs="Arial"/>
          <w:b/>
          <w:sz w:val="16"/>
        </w:rPr>
      </w:pPr>
      <w:r w:rsidRPr="00062817">
        <w:rPr>
          <w:rFonts w:ascii="Arial" w:hAnsi="Arial" w:cs="Arial"/>
          <w:b/>
          <w:color w:val="0067AC"/>
          <w:spacing w:val="3"/>
          <w:w w:val="95"/>
          <w:sz w:val="16"/>
        </w:rPr>
        <w:t>p[title="Hello</w:t>
      </w:r>
      <w:r w:rsidRPr="00062817">
        <w:rPr>
          <w:rFonts w:ascii="Arial" w:hAnsi="Arial" w:cs="Arial"/>
          <w:b/>
          <w:color w:val="0067AC"/>
          <w:spacing w:val="-48"/>
          <w:w w:val="95"/>
          <w:sz w:val="16"/>
        </w:rPr>
        <w:t xml:space="preserve"> </w:t>
      </w:r>
      <w:r w:rsidRPr="00062817">
        <w:rPr>
          <w:rFonts w:ascii="Arial" w:hAnsi="Arial" w:cs="Arial"/>
          <w:b/>
          <w:color w:val="0067AC"/>
          <w:spacing w:val="4"/>
          <w:w w:val="95"/>
          <w:sz w:val="16"/>
        </w:rPr>
        <w:t>world"]</w:t>
      </w:r>
    </w:p>
    <w:p w:rsidR="005974B0" w:rsidRPr="00062817" w:rsidRDefault="005974B0" w:rsidP="005974B0">
      <w:pPr>
        <w:pStyle w:val="BodyText"/>
        <w:spacing w:line="185" w:lineRule="exact"/>
        <w:ind w:left="101" w:right="626"/>
        <w:jc w:val="center"/>
        <w:rPr>
          <w:rFonts w:ascii="Arial" w:hAnsi="Arial" w:cs="Arial"/>
          <w:sz w:val="14"/>
        </w:rPr>
      </w:pPr>
      <w:r w:rsidRPr="00062817">
        <w:rPr>
          <w:rFonts w:ascii="Arial" w:hAnsi="Arial" w:cs="Arial"/>
          <w:color w:val="231F20"/>
          <w:sz w:val="14"/>
        </w:rPr>
        <w:t xml:space="preserve">&lt;p </w:t>
      </w:r>
      <w:r w:rsidRPr="00062817">
        <w:rPr>
          <w:rFonts w:ascii="Arial" w:hAnsi="Arial" w:cs="Arial"/>
          <w:color w:val="231F20"/>
          <w:spacing w:val="3"/>
          <w:sz w:val="14"/>
        </w:rPr>
        <w:t xml:space="preserve">title="Hello </w:t>
      </w:r>
      <w:r w:rsidRPr="00062817">
        <w:rPr>
          <w:rFonts w:ascii="Arial" w:hAnsi="Arial" w:cs="Arial"/>
          <w:color w:val="231F20"/>
          <w:spacing w:val="4"/>
          <w:sz w:val="14"/>
        </w:rPr>
        <w:t>world"&gt;&lt;/p&gt;</w:t>
      </w:r>
    </w:p>
    <w:p w:rsidR="005974B0" w:rsidRPr="00062817" w:rsidRDefault="005974B0" w:rsidP="005974B0">
      <w:pPr>
        <w:spacing w:before="96" w:line="219" w:lineRule="exact"/>
        <w:ind w:left="101" w:right="656"/>
        <w:jc w:val="center"/>
        <w:rPr>
          <w:rFonts w:ascii="Arial" w:hAnsi="Arial" w:cs="Arial"/>
          <w:b/>
          <w:sz w:val="16"/>
        </w:rPr>
      </w:pPr>
      <w:r w:rsidRPr="00062817">
        <w:rPr>
          <w:rFonts w:ascii="Arial" w:hAnsi="Arial" w:cs="Arial"/>
          <w:b/>
          <w:color w:val="0067AC"/>
          <w:spacing w:val="3"/>
          <w:w w:val="95"/>
          <w:sz w:val="16"/>
        </w:rPr>
        <w:t>td[rowspan=2 colspan=3</w:t>
      </w:r>
      <w:r w:rsidRPr="00062817">
        <w:rPr>
          <w:rFonts w:ascii="Arial" w:hAnsi="Arial" w:cs="Arial"/>
          <w:b/>
          <w:color w:val="0067AC"/>
          <w:spacing w:val="-89"/>
          <w:w w:val="95"/>
          <w:sz w:val="16"/>
        </w:rPr>
        <w:t xml:space="preserve"> </w:t>
      </w:r>
      <w:r w:rsidRPr="00062817">
        <w:rPr>
          <w:rFonts w:ascii="Arial" w:hAnsi="Arial" w:cs="Arial"/>
          <w:b/>
          <w:color w:val="0067AC"/>
          <w:spacing w:val="4"/>
          <w:w w:val="95"/>
          <w:sz w:val="16"/>
        </w:rPr>
        <w:t>title]</w:t>
      </w:r>
    </w:p>
    <w:p w:rsidR="005974B0" w:rsidRPr="00062817" w:rsidRDefault="005974B0" w:rsidP="005974B0">
      <w:pPr>
        <w:pStyle w:val="BodyText"/>
        <w:spacing w:before="10" w:line="211" w:lineRule="auto"/>
        <w:ind w:left="426" w:firstLine="15"/>
        <w:rPr>
          <w:rFonts w:ascii="Arial" w:hAnsi="Arial" w:cs="Arial"/>
          <w:sz w:val="14"/>
        </w:rPr>
      </w:pPr>
      <w:r w:rsidRPr="00062817">
        <w:rPr>
          <w:rFonts w:ascii="Arial" w:hAnsi="Arial" w:cs="Arial"/>
          <w:color w:val="231F20"/>
          <w:w w:val="95"/>
          <w:sz w:val="14"/>
        </w:rPr>
        <w:t xml:space="preserve">&lt;td rowspan="2" colspan="3" </w:t>
      </w:r>
      <w:r w:rsidRPr="00062817">
        <w:rPr>
          <w:rFonts w:ascii="Arial" w:hAnsi="Arial" w:cs="Arial"/>
          <w:color w:val="231F20"/>
          <w:sz w:val="14"/>
        </w:rPr>
        <w:t>title=""&gt;&lt;/td&gt;</w:t>
      </w:r>
    </w:p>
    <w:p w:rsidR="005974B0" w:rsidRPr="00062817" w:rsidRDefault="005974B0" w:rsidP="005974B0">
      <w:pPr>
        <w:spacing w:before="103" w:line="219" w:lineRule="exact"/>
        <w:ind w:left="143"/>
        <w:rPr>
          <w:rFonts w:ascii="Arial" w:hAnsi="Arial" w:cs="Arial"/>
          <w:b/>
          <w:sz w:val="16"/>
        </w:rPr>
      </w:pPr>
      <w:r w:rsidRPr="00062817">
        <w:rPr>
          <w:rFonts w:ascii="Arial" w:hAnsi="Arial" w:cs="Arial"/>
          <w:b/>
          <w:color w:val="0067AC"/>
          <w:sz w:val="16"/>
        </w:rPr>
        <w:t>[a=‘value1‘ b="value2"]</w:t>
      </w:r>
    </w:p>
    <w:p w:rsidR="005974B0" w:rsidRPr="00062817" w:rsidRDefault="005974B0" w:rsidP="005974B0">
      <w:pPr>
        <w:pStyle w:val="BodyText"/>
        <w:spacing w:line="185" w:lineRule="exact"/>
        <w:rPr>
          <w:rFonts w:ascii="Arial" w:hAnsi="Arial" w:cs="Arial"/>
          <w:sz w:val="14"/>
        </w:rPr>
      </w:pPr>
      <w:r w:rsidRPr="00062817">
        <w:rPr>
          <w:rFonts w:ascii="Arial" w:hAnsi="Arial" w:cs="Arial"/>
          <w:color w:val="231F20"/>
          <w:spacing w:val="3"/>
          <w:w w:val="95"/>
          <w:sz w:val="14"/>
        </w:rPr>
        <w:t>&lt;div a="value1"</w:t>
      </w:r>
      <w:r w:rsidRPr="00062817">
        <w:rPr>
          <w:rFonts w:ascii="Arial" w:hAnsi="Arial" w:cs="Arial"/>
          <w:color w:val="231F20"/>
          <w:spacing w:val="-41"/>
          <w:w w:val="95"/>
          <w:sz w:val="14"/>
        </w:rPr>
        <w:t xml:space="preserve"> </w:t>
      </w:r>
      <w:r w:rsidRPr="00062817">
        <w:rPr>
          <w:rFonts w:ascii="Arial" w:hAnsi="Arial" w:cs="Arial"/>
          <w:color w:val="231F20"/>
          <w:spacing w:val="4"/>
          <w:w w:val="95"/>
          <w:sz w:val="14"/>
        </w:rPr>
        <w:t>b="value2"&gt;&lt;/div&gt;</w:t>
      </w:r>
    </w:p>
    <w:p w:rsidR="005974B0" w:rsidRPr="00062817" w:rsidRDefault="005974B0" w:rsidP="005974B0">
      <w:pPr>
        <w:pStyle w:val="Heading2"/>
        <w:tabs>
          <w:tab w:val="left" w:pos="3743"/>
        </w:tabs>
        <w:spacing w:before="153"/>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4"/>
          <w:w w:val="120"/>
          <w:sz w:val="14"/>
          <w:shd w:val="clear" w:color="auto" w:fill="0067AC"/>
        </w:rPr>
        <w:t>Text:</w:t>
      </w:r>
      <w:r w:rsidRPr="00062817">
        <w:rPr>
          <w:rFonts w:ascii="Arial" w:hAnsi="Arial" w:cs="Arial"/>
          <w:color w:val="FFFFFF"/>
          <w:spacing w:val="-41"/>
          <w:w w:val="120"/>
          <w:sz w:val="14"/>
          <w:shd w:val="clear" w:color="auto" w:fill="0067AC"/>
        </w:rPr>
        <w:t xml:space="preserve"> </w:t>
      </w:r>
      <w:r w:rsidRPr="00062817">
        <w:rPr>
          <w:rFonts w:ascii="Arial" w:hAnsi="Arial" w:cs="Arial"/>
          <w:color w:val="FFFFFF"/>
          <w:spacing w:val="4"/>
          <w:w w:val="120"/>
          <w:sz w:val="14"/>
          <w:shd w:val="clear" w:color="auto" w:fill="0067AC"/>
        </w:rPr>
        <w:t>{}</w:t>
      </w:r>
      <w:r w:rsidRPr="00062817">
        <w:rPr>
          <w:rFonts w:ascii="Arial" w:hAnsi="Arial" w:cs="Arial"/>
          <w:color w:val="FFFFFF"/>
          <w:spacing w:val="4"/>
          <w:sz w:val="14"/>
          <w:shd w:val="clear" w:color="auto" w:fill="0067AC"/>
        </w:rPr>
        <w:tab/>
      </w:r>
    </w:p>
    <w:p w:rsidR="005974B0" w:rsidRPr="00062817" w:rsidRDefault="005974B0" w:rsidP="005974B0">
      <w:pPr>
        <w:spacing w:before="124" w:after="0" w:line="219" w:lineRule="exact"/>
        <w:ind w:left="143"/>
        <w:rPr>
          <w:rFonts w:ascii="Arial" w:hAnsi="Arial" w:cs="Arial"/>
          <w:b/>
          <w:sz w:val="16"/>
        </w:rPr>
      </w:pPr>
      <w:r w:rsidRPr="00062817">
        <w:rPr>
          <w:rFonts w:ascii="Arial" w:hAnsi="Arial" w:cs="Arial"/>
          <w:b/>
          <w:color w:val="0067AC"/>
          <w:sz w:val="16"/>
        </w:rPr>
        <w:t>a{Click me}</w:t>
      </w:r>
    </w:p>
    <w:p w:rsidR="005974B0" w:rsidRPr="00062817" w:rsidRDefault="005974B0" w:rsidP="005974B0">
      <w:pPr>
        <w:pStyle w:val="BodyText"/>
        <w:spacing w:line="185" w:lineRule="exact"/>
        <w:rPr>
          <w:rFonts w:ascii="Arial" w:hAnsi="Arial" w:cs="Arial"/>
          <w:sz w:val="14"/>
        </w:rPr>
      </w:pPr>
      <w:r w:rsidRPr="00062817">
        <w:rPr>
          <w:rFonts w:ascii="Arial" w:hAnsi="Arial" w:cs="Arial"/>
          <w:color w:val="231F20"/>
          <w:sz w:val="14"/>
        </w:rPr>
        <w:t>&lt;a href=""&gt;Click me&lt;/a&gt;</w:t>
      </w:r>
    </w:p>
    <w:p w:rsidR="005974B0" w:rsidRPr="00062817" w:rsidRDefault="005974B0" w:rsidP="005974B0">
      <w:pPr>
        <w:spacing w:before="96" w:line="219" w:lineRule="exact"/>
        <w:ind w:left="143"/>
        <w:rPr>
          <w:rFonts w:ascii="Arial" w:hAnsi="Arial" w:cs="Arial"/>
          <w:b/>
          <w:sz w:val="16"/>
        </w:rPr>
      </w:pPr>
      <w:r w:rsidRPr="00062817">
        <w:rPr>
          <w:rFonts w:ascii="Arial" w:hAnsi="Arial" w:cs="Arial"/>
          <w:b/>
          <w:color w:val="0067AC"/>
          <w:spacing w:val="3"/>
          <w:sz w:val="16"/>
        </w:rPr>
        <w:t>p&gt;{Click</w:t>
      </w:r>
      <w:r w:rsidRPr="00062817">
        <w:rPr>
          <w:rFonts w:ascii="Arial" w:hAnsi="Arial" w:cs="Arial"/>
          <w:b/>
          <w:color w:val="0067AC"/>
          <w:spacing w:val="-69"/>
          <w:sz w:val="16"/>
        </w:rPr>
        <w:t xml:space="preserve"> </w:t>
      </w:r>
      <w:r w:rsidRPr="00062817">
        <w:rPr>
          <w:rFonts w:ascii="Arial" w:hAnsi="Arial" w:cs="Arial"/>
          <w:b/>
          <w:color w:val="0067AC"/>
          <w:spacing w:val="3"/>
          <w:sz w:val="16"/>
        </w:rPr>
        <w:t>}+a{here}+{</w:t>
      </w:r>
      <w:r w:rsidRPr="00062817">
        <w:rPr>
          <w:rFonts w:ascii="Arial" w:hAnsi="Arial" w:cs="Arial"/>
          <w:b/>
          <w:color w:val="0067AC"/>
          <w:spacing w:val="-68"/>
          <w:sz w:val="16"/>
        </w:rPr>
        <w:t xml:space="preserve"> </w:t>
      </w:r>
      <w:r w:rsidRPr="00062817">
        <w:rPr>
          <w:rFonts w:ascii="Arial" w:hAnsi="Arial" w:cs="Arial"/>
          <w:b/>
          <w:color w:val="0067AC"/>
          <w:sz w:val="16"/>
        </w:rPr>
        <w:t>to</w:t>
      </w:r>
      <w:r w:rsidRPr="00062817">
        <w:rPr>
          <w:rFonts w:ascii="Arial" w:hAnsi="Arial" w:cs="Arial"/>
          <w:b/>
          <w:color w:val="0067AC"/>
          <w:spacing w:val="-68"/>
          <w:sz w:val="16"/>
        </w:rPr>
        <w:t xml:space="preserve"> </w:t>
      </w:r>
      <w:r w:rsidRPr="00062817">
        <w:rPr>
          <w:rFonts w:ascii="Arial" w:hAnsi="Arial" w:cs="Arial"/>
          <w:b/>
          <w:color w:val="0067AC"/>
          <w:spacing w:val="4"/>
          <w:sz w:val="16"/>
        </w:rPr>
        <w:t>continue}</w:t>
      </w:r>
    </w:p>
    <w:p w:rsidR="005974B0" w:rsidRPr="00062817" w:rsidRDefault="005974B0" w:rsidP="005974B0">
      <w:pPr>
        <w:pStyle w:val="BodyText"/>
        <w:spacing w:before="10" w:line="211" w:lineRule="auto"/>
        <w:ind w:left="426" w:right="565" w:firstLine="15"/>
        <w:rPr>
          <w:rFonts w:ascii="Arial" w:hAnsi="Arial" w:cs="Arial"/>
          <w:sz w:val="14"/>
        </w:rPr>
      </w:pPr>
      <w:r w:rsidRPr="00062817">
        <w:rPr>
          <w:rFonts w:ascii="Arial" w:hAnsi="Arial" w:cs="Arial"/>
          <w:color w:val="231F20"/>
          <w:spacing w:val="3"/>
          <w:sz w:val="14"/>
        </w:rPr>
        <w:t>&lt;p&gt;Click</w:t>
      </w:r>
      <w:r w:rsidRPr="00062817">
        <w:rPr>
          <w:rFonts w:ascii="Arial" w:hAnsi="Arial" w:cs="Arial"/>
          <w:color w:val="231F20"/>
          <w:spacing w:val="-51"/>
          <w:sz w:val="14"/>
        </w:rPr>
        <w:t xml:space="preserve"> </w:t>
      </w:r>
      <w:r w:rsidRPr="00062817">
        <w:rPr>
          <w:rFonts w:ascii="Arial" w:hAnsi="Arial" w:cs="Arial"/>
          <w:color w:val="231F20"/>
          <w:sz w:val="14"/>
        </w:rPr>
        <w:t>&lt;a</w:t>
      </w:r>
      <w:r w:rsidRPr="00062817">
        <w:rPr>
          <w:rFonts w:ascii="Arial" w:hAnsi="Arial" w:cs="Arial"/>
          <w:color w:val="231F20"/>
          <w:spacing w:val="-51"/>
          <w:sz w:val="14"/>
        </w:rPr>
        <w:t xml:space="preserve"> </w:t>
      </w:r>
      <w:r w:rsidRPr="00062817">
        <w:rPr>
          <w:rFonts w:ascii="Arial" w:hAnsi="Arial" w:cs="Arial"/>
          <w:color w:val="231F20"/>
          <w:spacing w:val="3"/>
          <w:sz w:val="14"/>
        </w:rPr>
        <w:t>href=""&gt;here&lt;/a&gt;</w:t>
      </w:r>
      <w:r w:rsidRPr="00062817">
        <w:rPr>
          <w:rFonts w:ascii="Arial" w:hAnsi="Arial" w:cs="Arial"/>
          <w:color w:val="231F20"/>
          <w:spacing w:val="-50"/>
          <w:sz w:val="14"/>
        </w:rPr>
        <w:t xml:space="preserve"> </w:t>
      </w:r>
      <w:r w:rsidRPr="00062817">
        <w:rPr>
          <w:rFonts w:ascii="Arial" w:hAnsi="Arial" w:cs="Arial"/>
          <w:color w:val="231F20"/>
          <w:spacing w:val="4"/>
          <w:sz w:val="14"/>
        </w:rPr>
        <w:t>to continue&lt;/p&gt;</w:t>
      </w:r>
    </w:p>
    <w:p w:rsidR="005974B0" w:rsidRPr="00062817" w:rsidRDefault="005974B0" w:rsidP="005974B0">
      <w:pPr>
        <w:pStyle w:val="Heading2"/>
        <w:tabs>
          <w:tab w:val="left" w:pos="3743"/>
        </w:tabs>
        <w:spacing w:before="160"/>
        <w:rPr>
          <w:rFonts w:ascii="Arial" w:hAnsi="Arial" w:cs="Arial"/>
          <w:sz w:val="14"/>
        </w:rPr>
      </w:pPr>
      <w:r w:rsidRPr="00062817">
        <w:rPr>
          <w:rFonts w:ascii="Arial" w:hAnsi="Arial" w:cs="Arial"/>
          <w:color w:val="FFFFFF"/>
          <w:w w:val="82"/>
          <w:sz w:val="14"/>
          <w:shd w:val="clear" w:color="auto" w:fill="0067AC"/>
        </w:rPr>
        <w:t xml:space="preserve"> </w:t>
      </w:r>
      <w:r w:rsidRPr="00062817">
        <w:rPr>
          <w:rFonts w:ascii="Arial" w:hAnsi="Arial" w:cs="Arial"/>
          <w:color w:val="FFFFFF"/>
          <w:sz w:val="14"/>
          <w:shd w:val="clear" w:color="auto" w:fill="0067AC"/>
        </w:rPr>
        <w:t xml:space="preserve"> </w:t>
      </w:r>
      <w:r w:rsidRPr="00062817">
        <w:rPr>
          <w:rFonts w:ascii="Arial" w:hAnsi="Arial" w:cs="Arial"/>
          <w:color w:val="FFFFFF"/>
          <w:spacing w:val="-1"/>
          <w:sz w:val="14"/>
          <w:shd w:val="clear" w:color="auto" w:fill="0067AC"/>
        </w:rPr>
        <w:t xml:space="preserve"> </w:t>
      </w:r>
      <w:r w:rsidRPr="00062817">
        <w:rPr>
          <w:rFonts w:ascii="Arial" w:hAnsi="Arial" w:cs="Arial"/>
          <w:color w:val="FFFFFF"/>
          <w:spacing w:val="7"/>
          <w:w w:val="95"/>
          <w:sz w:val="14"/>
          <w:shd w:val="clear" w:color="auto" w:fill="0067AC"/>
        </w:rPr>
        <w:t xml:space="preserve">Implicit </w:t>
      </w:r>
      <w:r w:rsidRPr="00062817">
        <w:rPr>
          <w:rFonts w:ascii="Arial" w:hAnsi="Arial" w:cs="Arial"/>
          <w:color w:val="FFFFFF"/>
          <w:spacing w:val="5"/>
          <w:w w:val="95"/>
          <w:sz w:val="14"/>
          <w:shd w:val="clear" w:color="auto" w:fill="0067AC"/>
        </w:rPr>
        <w:t>tag</w:t>
      </w:r>
      <w:r w:rsidRPr="00062817">
        <w:rPr>
          <w:rFonts w:ascii="Arial" w:hAnsi="Arial" w:cs="Arial"/>
          <w:color w:val="FFFFFF"/>
          <w:spacing w:val="8"/>
          <w:w w:val="95"/>
          <w:sz w:val="14"/>
          <w:shd w:val="clear" w:color="auto" w:fill="0067AC"/>
        </w:rPr>
        <w:t xml:space="preserve"> </w:t>
      </w:r>
      <w:r w:rsidRPr="00062817">
        <w:rPr>
          <w:rFonts w:ascii="Arial" w:hAnsi="Arial" w:cs="Arial"/>
          <w:color w:val="FFFFFF"/>
          <w:spacing w:val="7"/>
          <w:w w:val="95"/>
          <w:sz w:val="14"/>
          <w:shd w:val="clear" w:color="auto" w:fill="0067AC"/>
        </w:rPr>
        <w:t>names</w:t>
      </w:r>
      <w:r w:rsidRPr="00062817">
        <w:rPr>
          <w:rFonts w:ascii="Arial" w:hAnsi="Arial" w:cs="Arial"/>
          <w:color w:val="FFFFFF"/>
          <w:spacing w:val="7"/>
          <w:sz w:val="14"/>
          <w:shd w:val="clear" w:color="auto" w:fill="0067AC"/>
        </w:rPr>
        <w:tab/>
      </w:r>
    </w:p>
    <w:p w:rsidR="005974B0" w:rsidRPr="00062817" w:rsidRDefault="005974B0" w:rsidP="005974B0">
      <w:pPr>
        <w:spacing w:before="124" w:after="0" w:line="219" w:lineRule="exact"/>
        <w:ind w:left="143"/>
        <w:rPr>
          <w:rFonts w:ascii="Arial" w:hAnsi="Arial" w:cs="Arial"/>
          <w:b/>
          <w:sz w:val="16"/>
        </w:rPr>
      </w:pPr>
      <w:r w:rsidRPr="00062817">
        <w:rPr>
          <w:rFonts w:ascii="Arial" w:hAnsi="Arial" w:cs="Arial"/>
          <w:b/>
          <w:color w:val="0067AC"/>
          <w:sz w:val="16"/>
        </w:rPr>
        <w:t>.class</w:t>
      </w:r>
    </w:p>
    <w:p w:rsidR="005974B0" w:rsidRPr="00062817" w:rsidRDefault="005974B0" w:rsidP="005974B0">
      <w:pPr>
        <w:pStyle w:val="BodyText"/>
        <w:spacing w:line="185" w:lineRule="exact"/>
        <w:rPr>
          <w:rFonts w:ascii="Arial" w:hAnsi="Arial" w:cs="Arial"/>
          <w:sz w:val="14"/>
        </w:rPr>
      </w:pPr>
      <w:r w:rsidRPr="00062817">
        <w:rPr>
          <w:rFonts w:ascii="Arial" w:hAnsi="Arial" w:cs="Arial"/>
          <w:color w:val="231F20"/>
          <w:sz w:val="14"/>
        </w:rPr>
        <w:t>&lt;div class="class"&gt;&lt;/div&gt;</w:t>
      </w:r>
    </w:p>
    <w:p w:rsidR="005974B0" w:rsidRPr="00062817" w:rsidRDefault="005974B0" w:rsidP="005974B0">
      <w:pPr>
        <w:spacing w:before="96" w:line="219" w:lineRule="exact"/>
        <w:ind w:left="143"/>
        <w:rPr>
          <w:rFonts w:ascii="Arial" w:hAnsi="Arial" w:cs="Arial"/>
          <w:b/>
          <w:sz w:val="16"/>
        </w:rPr>
      </w:pPr>
      <w:r w:rsidRPr="00062817">
        <w:rPr>
          <w:rFonts w:ascii="Arial" w:hAnsi="Arial" w:cs="Arial"/>
          <w:b/>
          <w:color w:val="0067AC"/>
          <w:sz w:val="16"/>
        </w:rPr>
        <w:t>em&gt;.class</w:t>
      </w:r>
    </w:p>
    <w:p w:rsidR="005974B0" w:rsidRPr="00062817" w:rsidRDefault="005974B0" w:rsidP="005974B0">
      <w:pPr>
        <w:pStyle w:val="BodyText"/>
        <w:spacing w:before="10" w:line="211" w:lineRule="auto"/>
        <w:ind w:left="426" w:right="191" w:firstLine="15"/>
        <w:rPr>
          <w:rFonts w:ascii="Arial" w:hAnsi="Arial" w:cs="Arial"/>
          <w:sz w:val="14"/>
        </w:rPr>
      </w:pPr>
      <w:r w:rsidRPr="00062817">
        <w:rPr>
          <w:rFonts w:ascii="Arial" w:hAnsi="Arial" w:cs="Arial"/>
          <w:color w:val="231F20"/>
          <w:w w:val="95"/>
          <w:sz w:val="14"/>
        </w:rPr>
        <w:t xml:space="preserve">&lt;em&gt;&lt;span class="class"&gt;&lt;/span&gt;&lt;/ </w:t>
      </w:r>
      <w:r w:rsidRPr="00062817">
        <w:rPr>
          <w:rFonts w:ascii="Arial" w:hAnsi="Arial" w:cs="Arial"/>
          <w:color w:val="231F20"/>
          <w:sz w:val="14"/>
        </w:rPr>
        <w:t>em&gt;</w:t>
      </w:r>
    </w:p>
    <w:p w:rsidR="005974B0" w:rsidRPr="00062817" w:rsidRDefault="005974B0" w:rsidP="005974B0">
      <w:pPr>
        <w:spacing w:before="103" w:line="219" w:lineRule="exact"/>
        <w:ind w:left="101" w:right="2906"/>
        <w:jc w:val="center"/>
        <w:rPr>
          <w:rFonts w:ascii="Arial" w:hAnsi="Arial" w:cs="Arial"/>
          <w:b/>
          <w:sz w:val="16"/>
        </w:rPr>
      </w:pPr>
      <w:r w:rsidRPr="00062817">
        <w:rPr>
          <w:rFonts w:ascii="Arial" w:hAnsi="Arial" w:cs="Arial"/>
          <w:b/>
          <w:color w:val="0067AC"/>
          <w:w w:val="95"/>
          <w:sz w:val="16"/>
        </w:rPr>
        <w:t>ul&gt;.class</w:t>
      </w:r>
    </w:p>
    <w:p w:rsidR="005974B0" w:rsidRPr="00062817" w:rsidRDefault="005974B0" w:rsidP="005974B0">
      <w:pPr>
        <w:pStyle w:val="BodyText"/>
        <w:spacing w:line="174" w:lineRule="exact"/>
        <w:ind w:left="101" w:right="2921"/>
        <w:jc w:val="center"/>
        <w:rPr>
          <w:rFonts w:ascii="Arial" w:hAnsi="Arial" w:cs="Arial"/>
          <w:sz w:val="14"/>
        </w:rPr>
      </w:pPr>
      <w:r w:rsidRPr="00062817">
        <w:rPr>
          <w:rFonts w:ascii="Arial" w:hAnsi="Arial" w:cs="Arial"/>
          <w:color w:val="231F20"/>
          <w:sz w:val="14"/>
        </w:rPr>
        <w:t>&lt;ul&gt;</w:t>
      </w:r>
    </w:p>
    <w:p w:rsidR="005974B0" w:rsidRPr="00062817" w:rsidRDefault="005974B0" w:rsidP="005974B0">
      <w:pPr>
        <w:pStyle w:val="BodyText"/>
        <w:spacing w:line="170" w:lineRule="exact"/>
        <w:ind w:left="101" w:right="426"/>
        <w:jc w:val="center"/>
        <w:rPr>
          <w:rFonts w:ascii="Arial" w:hAnsi="Arial" w:cs="Arial"/>
          <w:sz w:val="14"/>
        </w:rPr>
      </w:pPr>
      <w:r w:rsidRPr="00062817">
        <w:rPr>
          <w:rFonts w:ascii="Arial" w:hAnsi="Arial" w:cs="Arial"/>
          <w:color w:val="231F20"/>
          <w:sz w:val="14"/>
        </w:rPr>
        <w:t>&lt;li class="class"&gt;&lt;/li&gt;</w:t>
      </w:r>
    </w:p>
    <w:p w:rsidR="005974B0" w:rsidRPr="00062817" w:rsidRDefault="005974B0" w:rsidP="005974B0">
      <w:pPr>
        <w:pStyle w:val="BodyText"/>
        <w:spacing w:line="181" w:lineRule="exact"/>
        <w:ind w:left="101" w:right="2821"/>
        <w:jc w:val="center"/>
        <w:rPr>
          <w:rFonts w:ascii="Arial" w:hAnsi="Arial" w:cs="Arial"/>
          <w:sz w:val="14"/>
        </w:rPr>
      </w:pPr>
      <w:r w:rsidRPr="00062817">
        <w:rPr>
          <w:rFonts w:ascii="Arial" w:hAnsi="Arial" w:cs="Arial"/>
          <w:color w:val="231F20"/>
          <w:sz w:val="14"/>
        </w:rPr>
        <w:t>&lt;/ul&gt;</w:t>
      </w:r>
    </w:p>
    <w:p w:rsidR="005974B0" w:rsidRPr="00062817" w:rsidRDefault="005974B0" w:rsidP="005974B0">
      <w:pPr>
        <w:spacing w:before="96" w:line="219" w:lineRule="exact"/>
        <w:ind w:left="101" w:right="2231"/>
        <w:jc w:val="center"/>
        <w:rPr>
          <w:rFonts w:ascii="Arial" w:hAnsi="Arial" w:cs="Arial"/>
          <w:b/>
          <w:sz w:val="16"/>
        </w:rPr>
      </w:pPr>
      <w:r w:rsidRPr="00062817">
        <w:rPr>
          <w:rFonts w:ascii="Arial" w:hAnsi="Arial" w:cs="Arial"/>
          <w:b/>
          <w:color w:val="0067AC"/>
          <w:w w:val="95"/>
          <w:sz w:val="16"/>
        </w:rPr>
        <w:t>table&gt;.row&gt;.col</w:t>
      </w:r>
    </w:p>
    <w:p w:rsidR="005974B0" w:rsidRPr="00062817" w:rsidRDefault="005974B0" w:rsidP="005974B0">
      <w:pPr>
        <w:pStyle w:val="BodyText"/>
        <w:spacing w:line="174" w:lineRule="exact"/>
        <w:ind w:left="101" w:right="2621"/>
        <w:jc w:val="center"/>
        <w:rPr>
          <w:rFonts w:ascii="Arial" w:hAnsi="Arial" w:cs="Arial"/>
          <w:sz w:val="14"/>
        </w:rPr>
      </w:pPr>
      <w:r w:rsidRPr="00062817">
        <w:rPr>
          <w:rFonts w:ascii="Arial" w:hAnsi="Arial" w:cs="Arial"/>
          <w:color w:val="231F20"/>
          <w:sz w:val="14"/>
        </w:rPr>
        <w:t>&lt;table&gt;</w:t>
      </w:r>
    </w:p>
    <w:p w:rsidR="005974B0" w:rsidRPr="00062817" w:rsidRDefault="005974B0" w:rsidP="005974B0">
      <w:pPr>
        <w:pStyle w:val="BodyText"/>
        <w:spacing w:line="170" w:lineRule="exact"/>
        <w:ind w:left="101" w:right="1124"/>
        <w:jc w:val="center"/>
        <w:rPr>
          <w:rFonts w:ascii="Arial" w:hAnsi="Arial" w:cs="Arial"/>
          <w:sz w:val="14"/>
        </w:rPr>
      </w:pPr>
      <w:r w:rsidRPr="00062817">
        <w:rPr>
          <w:rFonts w:ascii="Arial" w:hAnsi="Arial" w:cs="Arial"/>
          <w:color w:val="231F20"/>
          <w:sz w:val="14"/>
        </w:rPr>
        <w:t>&lt;tr class="row"&gt;</w:t>
      </w:r>
    </w:p>
    <w:p w:rsidR="005974B0" w:rsidRPr="00062817" w:rsidRDefault="005974B0" w:rsidP="005974B0">
      <w:pPr>
        <w:pStyle w:val="BodyText"/>
        <w:spacing w:line="170" w:lineRule="exact"/>
        <w:ind w:left="101" w:right="30"/>
        <w:jc w:val="center"/>
        <w:rPr>
          <w:rFonts w:ascii="Arial" w:hAnsi="Arial" w:cs="Arial"/>
          <w:sz w:val="14"/>
        </w:rPr>
      </w:pPr>
      <w:r w:rsidRPr="00062817">
        <w:rPr>
          <w:rFonts w:ascii="Arial" w:hAnsi="Arial" w:cs="Arial"/>
          <w:color w:val="231F20"/>
          <w:sz w:val="14"/>
        </w:rPr>
        <w:t>&lt;td class="col"&gt;&lt;/td&gt;</w:t>
      </w:r>
    </w:p>
    <w:p w:rsidR="005974B0" w:rsidRPr="00062817" w:rsidRDefault="005974B0" w:rsidP="005974B0">
      <w:pPr>
        <w:pStyle w:val="BodyText"/>
        <w:spacing w:line="181" w:lineRule="exact"/>
        <w:ind w:left="0" w:right="2863"/>
        <w:jc w:val="right"/>
        <w:rPr>
          <w:rFonts w:ascii="Arial" w:hAnsi="Arial" w:cs="Arial"/>
          <w:sz w:val="14"/>
        </w:rPr>
      </w:pPr>
      <w:r w:rsidRPr="00062817">
        <w:rPr>
          <w:rFonts w:ascii="Arial" w:hAnsi="Arial" w:cs="Arial"/>
          <w:color w:val="231F20"/>
          <w:spacing w:val="4"/>
          <w:w w:val="90"/>
          <w:sz w:val="14"/>
        </w:rPr>
        <w:t>&lt;/tr&gt;</w:t>
      </w:r>
    </w:p>
    <w:p w:rsidR="005974B0" w:rsidRDefault="005974B0" w:rsidP="005974B0">
      <w:pPr>
        <w:spacing w:line="181" w:lineRule="exact"/>
        <w:ind w:left="432" w:firstLine="432"/>
        <w:rPr>
          <w:rFonts w:ascii="Arial" w:hAnsi="Arial" w:cs="Arial"/>
          <w:sz w:val="18"/>
        </w:rPr>
      </w:pPr>
      <w:r w:rsidRPr="00062817">
        <w:rPr>
          <w:rFonts w:ascii="Arial" w:hAnsi="Arial" w:cs="Arial"/>
          <w:color w:val="231F20"/>
          <w:spacing w:val="4"/>
          <w:w w:val="90"/>
          <w:sz w:val="14"/>
        </w:rPr>
        <w:t>&lt;/table&gt;</w:t>
      </w:r>
    </w:p>
    <w:p w:rsidR="005974B0" w:rsidRDefault="005974B0" w:rsidP="005974B0">
      <w:pPr>
        <w:spacing w:line="181" w:lineRule="exact"/>
        <w:rPr>
          <w:rFonts w:ascii="Arial" w:hAnsi="Arial" w:cs="Arial"/>
          <w:sz w:val="18"/>
        </w:rPr>
      </w:pPr>
    </w:p>
    <w:p w:rsidR="005974B0" w:rsidRDefault="005974B0" w:rsidP="005974B0">
      <w:pPr>
        <w:spacing w:line="181" w:lineRule="exact"/>
        <w:jc w:val="both"/>
        <w:rPr>
          <w:rFonts w:ascii="Arial" w:hAnsi="Arial" w:cs="Arial"/>
          <w:sz w:val="18"/>
        </w:rPr>
      </w:pPr>
    </w:p>
    <w:p w:rsidR="006C378E" w:rsidRDefault="006C378E" w:rsidP="006C378E">
      <w:pPr>
        <w:rPr>
          <w:rFonts w:ascii="Arial" w:hAnsi="Arial" w:cs="Arial"/>
          <w:sz w:val="14"/>
        </w:rPr>
      </w:pPr>
    </w:p>
    <w:p w:rsidR="005974B0" w:rsidRDefault="005974B0" w:rsidP="006C378E">
      <w:pPr>
        <w:rPr>
          <w:rFonts w:ascii="Arial" w:hAnsi="Arial" w:cs="Arial"/>
          <w:sz w:val="14"/>
          <w:szCs w:val="17"/>
        </w:rPr>
        <w:sectPr w:rsidR="005974B0" w:rsidSect="005974B0">
          <w:type w:val="continuous"/>
          <w:pgSz w:w="11907" w:h="16839" w:code="9"/>
          <w:pgMar w:top="720" w:right="657" w:bottom="720" w:left="1170" w:header="720" w:footer="720" w:gutter="0"/>
          <w:cols w:num="2" w:space="360"/>
          <w:docGrid w:linePitch="360"/>
        </w:sectPr>
      </w:pPr>
    </w:p>
    <w:p w:rsidR="005974B0" w:rsidRDefault="005974B0" w:rsidP="001960FD">
      <w:pPr>
        <w:rPr>
          <w:rFonts w:ascii="Arial" w:eastAsia="Times New Roman" w:hAnsi="Arial" w:cs="Arial"/>
          <w:color w:val="24292E"/>
          <w:kern w:val="36"/>
          <w:sz w:val="18"/>
          <w:szCs w:val="18"/>
        </w:rPr>
        <w:sectPr w:rsidR="005974B0" w:rsidSect="005974B0">
          <w:type w:val="continuous"/>
          <w:pgSz w:w="11907" w:h="16839" w:code="9"/>
          <w:pgMar w:top="720" w:right="657" w:bottom="720" w:left="1170" w:header="720" w:footer="720" w:gutter="0"/>
          <w:cols w:space="360"/>
          <w:docGrid w:linePitch="360"/>
        </w:sectPr>
      </w:pPr>
    </w:p>
    <w:p w:rsidR="005974B0" w:rsidRDefault="005974B0" w:rsidP="001960FD">
      <w:pPr>
        <w:rPr>
          <w:rFonts w:ascii="Arial" w:eastAsia="Times New Roman" w:hAnsi="Arial" w:cs="Arial"/>
          <w:color w:val="24292E"/>
          <w:kern w:val="36"/>
          <w:sz w:val="18"/>
          <w:szCs w:val="18"/>
        </w:rPr>
        <w:sectPr w:rsidR="005974B0" w:rsidSect="005974B0">
          <w:type w:val="continuous"/>
          <w:pgSz w:w="11907" w:h="16839" w:code="9"/>
          <w:pgMar w:top="720" w:right="657" w:bottom="720" w:left="1170" w:header="720" w:footer="720" w:gutter="0"/>
          <w:cols w:space="360"/>
          <w:docGrid w:linePitch="360"/>
        </w:sectPr>
      </w:pPr>
    </w:p>
    <w:p w:rsidR="00E56F73" w:rsidRPr="00E56F73" w:rsidRDefault="00E56F73" w:rsidP="00E56F73">
      <w:pPr>
        <w:pStyle w:val="Heading1"/>
        <w:tabs>
          <w:tab w:val="left" w:pos="1903"/>
          <w:tab w:val="left" w:pos="3913"/>
        </w:tabs>
        <w:spacing w:after="0" w:afterAutospacing="0"/>
        <w:ind w:right="40"/>
        <w:rPr>
          <w:rFonts w:ascii="Arial" w:hAnsi="Arial" w:cs="Arial"/>
          <w:sz w:val="14"/>
          <w:szCs w:val="14"/>
        </w:rPr>
      </w:pPr>
      <w:r w:rsidRPr="00E56F73">
        <w:rPr>
          <w:rFonts w:ascii="Arial" w:hAnsi="Arial" w:cs="Arial"/>
          <w:color w:val="FFFFFF"/>
          <w:sz w:val="14"/>
          <w:szCs w:val="14"/>
          <w:shd w:val="clear" w:color="auto" w:fill="231F20"/>
        </w:rPr>
        <w:lastRenderedPageBreak/>
        <w:tab/>
        <w:t>HTML</w:t>
      </w:r>
      <w:r w:rsidRPr="00E56F73">
        <w:rPr>
          <w:rFonts w:ascii="Arial" w:hAnsi="Arial" w:cs="Arial"/>
          <w:color w:val="FFFFFF"/>
          <w:sz w:val="14"/>
          <w:szCs w:val="14"/>
          <w:shd w:val="clear" w:color="auto" w:fill="231F20"/>
        </w:rPr>
        <w:tab/>
      </w:r>
    </w:p>
    <w:p w:rsidR="00E56F73" w:rsidRPr="00E56F73" w:rsidRDefault="00E56F73" w:rsidP="00E56F73">
      <w:pPr>
        <w:pStyle w:val="Heading2"/>
        <w:tabs>
          <w:tab w:val="left" w:pos="3751"/>
          <w:tab w:val="left" w:pos="3913"/>
        </w:tabs>
        <w:ind w:left="122" w:right="40"/>
        <w:rPr>
          <w:rFonts w:ascii="Arial" w:hAnsi="Arial" w:cs="Arial"/>
          <w:sz w:val="14"/>
          <w:szCs w:val="14"/>
        </w:rPr>
      </w:pPr>
      <w:r w:rsidRPr="00E56F73">
        <w:rPr>
          <w:rFonts w:ascii="Arial" w:hAnsi="Arial" w:cs="Arial"/>
          <w:color w:val="FFFFFF"/>
          <w:w w:val="82"/>
          <w:sz w:val="14"/>
          <w:szCs w:val="14"/>
          <w:shd w:val="clear" w:color="auto" w:fill="77787B"/>
        </w:rPr>
        <w:t xml:space="preserve"> </w:t>
      </w:r>
      <w:r w:rsidRPr="00E56F73">
        <w:rPr>
          <w:rFonts w:ascii="Arial" w:hAnsi="Arial" w:cs="Arial"/>
          <w:color w:val="FFFFFF"/>
          <w:sz w:val="14"/>
          <w:szCs w:val="14"/>
          <w:shd w:val="clear" w:color="auto" w:fill="77787B"/>
        </w:rPr>
        <w:t xml:space="preserve"> </w:t>
      </w:r>
      <w:r w:rsidRPr="00E56F73">
        <w:rPr>
          <w:rFonts w:ascii="Arial" w:hAnsi="Arial" w:cs="Arial"/>
          <w:color w:val="FFFFFF"/>
          <w:spacing w:val="-1"/>
          <w:sz w:val="14"/>
          <w:szCs w:val="14"/>
          <w:shd w:val="clear" w:color="auto" w:fill="77787B"/>
        </w:rPr>
        <w:t xml:space="preserve"> </w:t>
      </w:r>
      <w:r w:rsidRPr="00E56F73">
        <w:rPr>
          <w:rFonts w:ascii="Arial" w:hAnsi="Arial" w:cs="Arial"/>
          <w:color w:val="FFFFFF"/>
          <w:spacing w:val="6"/>
          <w:sz w:val="14"/>
          <w:szCs w:val="14"/>
          <w:shd w:val="clear" w:color="auto" w:fill="77787B"/>
        </w:rPr>
        <w:t xml:space="preserve">Form, </w:t>
      </w:r>
      <w:r w:rsidRPr="00E56F73">
        <w:rPr>
          <w:rFonts w:ascii="Arial" w:hAnsi="Arial" w:cs="Arial"/>
          <w:color w:val="FFFFFF"/>
          <w:spacing w:val="7"/>
          <w:sz w:val="14"/>
          <w:szCs w:val="14"/>
          <w:shd w:val="clear" w:color="auto" w:fill="77787B"/>
        </w:rPr>
        <w:t>Input,</w:t>
      </w:r>
      <w:r w:rsidRPr="00E56F73">
        <w:rPr>
          <w:rFonts w:ascii="Arial" w:hAnsi="Arial" w:cs="Arial"/>
          <w:color w:val="FFFFFF"/>
          <w:spacing w:val="23"/>
          <w:sz w:val="14"/>
          <w:szCs w:val="14"/>
          <w:shd w:val="clear" w:color="auto" w:fill="77787B"/>
        </w:rPr>
        <w:t xml:space="preserve"> </w:t>
      </w:r>
      <w:r w:rsidRPr="00E56F73">
        <w:rPr>
          <w:rFonts w:ascii="Arial" w:hAnsi="Arial" w:cs="Arial"/>
          <w:color w:val="FFFFFF"/>
          <w:spacing w:val="7"/>
          <w:sz w:val="14"/>
          <w:szCs w:val="14"/>
          <w:shd w:val="clear" w:color="auto" w:fill="77787B"/>
        </w:rPr>
        <w:t>Button</w:t>
      </w:r>
      <w:r w:rsidRPr="00E56F73">
        <w:rPr>
          <w:rFonts w:ascii="Arial" w:hAnsi="Arial" w:cs="Arial"/>
          <w:color w:val="FFFFFF"/>
          <w:spacing w:val="7"/>
          <w:sz w:val="14"/>
          <w:szCs w:val="14"/>
          <w:shd w:val="clear" w:color="auto" w:fill="77787B"/>
        </w:rPr>
        <w:tab/>
      </w:r>
    </w:p>
    <w:p w:rsidR="00E56F73" w:rsidRPr="00E56F73" w:rsidRDefault="00E56F73" w:rsidP="00894EDF">
      <w:pPr>
        <w:spacing w:before="72" w:after="0" w:line="226" w:lineRule="exact"/>
        <w:ind w:left="151" w:right="40"/>
        <w:rPr>
          <w:rFonts w:ascii="Arial" w:hAnsi="Arial" w:cs="Arial"/>
          <w:sz w:val="14"/>
          <w:szCs w:val="14"/>
        </w:rPr>
      </w:pPr>
      <w:r w:rsidRPr="00E56F73">
        <w:rPr>
          <w:rFonts w:ascii="Arial" w:hAnsi="Arial" w:cs="Arial"/>
          <w:b/>
          <w:color w:val="231F20"/>
          <w:sz w:val="14"/>
          <w:szCs w:val="14"/>
        </w:rPr>
        <w:t>form</w:t>
      </w:r>
      <w:r w:rsidR="00894EDF">
        <w:rPr>
          <w:rFonts w:ascii="Arial" w:hAnsi="Arial" w:cs="Arial"/>
          <w:b/>
          <w:color w:val="231F20"/>
          <w:sz w:val="14"/>
          <w:szCs w:val="14"/>
        </w:rPr>
        <w:t xml:space="preserve"> </w:t>
      </w:r>
      <w:r w:rsidR="00894EDF">
        <w:rPr>
          <w:rFonts w:ascii="Arial" w:hAnsi="Arial" w:cs="Arial"/>
          <w:b/>
          <w:color w:val="231F20"/>
          <w:sz w:val="14"/>
          <w:szCs w:val="14"/>
        </w:rPr>
        <w:tab/>
      </w:r>
      <w:r w:rsidRPr="00E56F73">
        <w:rPr>
          <w:rFonts w:ascii="Arial" w:hAnsi="Arial" w:cs="Arial"/>
          <w:color w:val="231F20"/>
          <w:sz w:val="14"/>
          <w:szCs w:val="14"/>
        </w:rPr>
        <w:t>&lt;form action=""&gt;&lt;/form&gt;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form:get</w:t>
      </w:r>
      <w:r w:rsidR="00894EDF">
        <w:rPr>
          <w:rFonts w:ascii="Arial" w:hAnsi="Arial" w:cs="Arial"/>
          <w:b/>
          <w:color w:val="231F20"/>
          <w:sz w:val="14"/>
          <w:szCs w:val="14"/>
        </w:rPr>
        <w:tab/>
      </w:r>
      <w:r w:rsidRPr="00E56F73">
        <w:rPr>
          <w:rFonts w:ascii="Arial" w:hAnsi="Arial" w:cs="Arial"/>
          <w:color w:val="231F20"/>
          <w:w w:val="95"/>
          <w:sz w:val="14"/>
          <w:szCs w:val="14"/>
        </w:rPr>
        <w:t xml:space="preserve">&lt;form action="" method="get"&gt;&lt;/ </w:t>
      </w:r>
      <w:r w:rsidRPr="00E56F73">
        <w:rPr>
          <w:rFonts w:ascii="Arial" w:hAnsi="Arial" w:cs="Arial"/>
          <w:color w:val="231F20"/>
          <w:sz w:val="14"/>
          <w:szCs w:val="14"/>
        </w:rPr>
        <w:t>form&gt;</w:t>
      </w:r>
    </w:p>
    <w:p w:rsidR="00E56F73" w:rsidRPr="00E56F73" w:rsidRDefault="00E56F73" w:rsidP="00894EDF">
      <w:pPr>
        <w:spacing w:before="35" w:after="0" w:line="226" w:lineRule="exact"/>
        <w:ind w:left="151" w:right="40"/>
        <w:rPr>
          <w:rFonts w:ascii="Arial" w:hAnsi="Arial" w:cs="Arial"/>
          <w:sz w:val="14"/>
          <w:szCs w:val="14"/>
        </w:rPr>
      </w:pPr>
      <w:r w:rsidRPr="00E56F73">
        <w:rPr>
          <w:rFonts w:ascii="Arial" w:hAnsi="Arial" w:cs="Arial"/>
          <w:b/>
          <w:color w:val="231F20"/>
          <w:sz w:val="14"/>
          <w:szCs w:val="14"/>
        </w:rPr>
        <w:t>form:post</w:t>
      </w:r>
      <w:r w:rsidR="00894EDF">
        <w:rPr>
          <w:rFonts w:ascii="Arial" w:hAnsi="Arial" w:cs="Arial"/>
          <w:b/>
          <w:color w:val="231F20"/>
          <w:sz w:val="14"/>
          <w:szCs w:val="14"/>
        </w:rPr>
        <w:tab/>
      </w:r>
      <w:r w:rsidRPr="00E56F73">
        <w:rPr>
          <w:rFonts w:ascii="Arial" w:hAnsi="Arial" w:cs="Arial"/>
          <w:color w:val="231F20"/>
          <w:w w:val="95"/>
          <w:sz w:val="14"/>
          <w:szCs w:val="14"/>
        </w:rPr>
        <w:t xml:space="preserve">&lt;form action="" method="post"&gt;&lt;/ </w:t>
      </w:r>
      <w:r w:rsidRPr="00E56F73">
        <w:rPr>
          <w:rFonts w:ascii="Arial" w:hAnsi="Arial" w:cs="Arial"/>
          <w:color w:val="231F20"/>
          <w:sz w:val="14"/>
          <w:szCs w:val="14"/>
        </w:rPr>
        <w:t>form&gt;</w:t>
      </w:r>
    </w:p>
    <w:p w:rsidR="00E56F73" w:rsidRPr="00E56F73" w:rsidRDefault="00E56F73" w:rsidP="00894EDF">
      <w:pPr>
        <w:spacing w:before="36" w:after="0" w:line="226" w:lineRule="exact"/>
        <w:ind w:left="151" w:right="40"/>
        <w:rPr>
          <w:rFonts w:ascii="Arial" w:hAnsi="Arial" w:cs="Arial"/>
          <w:sz w:val="14"/>
          <w:szCs w:val="14"/>
        </w:rPr>
      </w:pPr>
      <w:r w:rsidRPr="00E56F73">
        <w:rPr>
          <w:rFonts w:ascii="Arial" w:hAnsi="Arial" w:cs="Arial"/>
          <w:b/>
          <w:color w:val="231F20"/>
          <w:sz w:val="14"/>
          <w:szCs w:val="14"/>
        </w:rPr>
        <w:t>label</w:t>
      </w:r>
      <w:r w:rsidR="00894EDF">
        <w:rPr>
          <w:rFonts w:ascii="Arial" w:hAnsi="Arial" w:cs="Arial"/>
          <w:b/>
          <w:color w:val="231F20"/>
          <w:sz w:val="14"/>
          <w:szCs w:val="14"/>
        </w:rPr>
        <w:tab/>
      </w:r>
      <w:r w:rsidRPr="00E56F73">
        <w:rPr>
          <w:rFonts w:ascii="Arial" w:hAnsi="Arial" w:cs="Arial"/>
          <w:color w:val="231F20"/>
          <w:sz w:val="14"/>
          <w:szCs w:val="14"/>
        </w:rPr>
        <w:t>&lt;label for=""&gt;&lt;/label&gt;</w:t>
      </w:r>
    </w:p>
    <w:p w:rsidR="00E56F73" w:rsidRPr="00E56F73" w:rsidRDefault="00E56F73" w:rsidP="00894EDF">
      <w:pPr>
        <w:spacing w:before="46" w:after="0" w:line="226" w:lineRule="exact"/>
        <w:ind w:left="151" w:right="40"/>
        <w:rPr>
          <w:rFonts w:ascii="Arial" w:hAnsi="Arial" w:cs="Arial"/>
          <w:sz w:val="14"/>
          <w:szCs w:val="14"/>
        </w:rPr>
      </w:pPr>
      <w:r w:rsidRPr="00E56F73">
        <w:rPr>
          <w:rFonts w:ascii="Arial" w:hAnsi="Arial" w:cs="Arial"/>
          <w:b/>
          <w:color w:val="231F20"/>
          <w:sz w:val="14"/>
          <w:szCs w:val="14"/>
          <w:shd w:val="clear" w:color="auto" w:fill="FFF45F"/>
        </w:rPr>
        <w:t>input</w:t>
      </w:r>
      <w:r w:rsidR="00894EDF">
        <w:rPr>
          <w:rFonts w:ascii="Arial" w:hAnsi="Arial" w:cs="Arial"/>
          <w:b/>
          <w:color w:val="231F20"/>
          <w:sz w:val="14"/>
          <w:szCs w:val="14"/>
          <w:shd w:val="clear" w:color="auto" w:fill="FFF45F"/>
        </w:rPr>
        <w:tab/>
      </w:r>
      <w:r w:rsidRPr="00E56F73">
        <w:rPr>
          <w:rFonts w:ascii="Arial" w:hAnsi="Arial" w:cs="Arial"/>
          <w:color w:val="231F20"/>
          <w:sz w:val="14"/>
          <w:szCs w:val="14"/>
        </w:rPr>
        <w:t>&lt;input type="text" /&gt;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inp</w:t>
      </w:r>
      <w:r w:rsidR="00894EDF">
        <w:rPr>
          <w:rFonts w:ascii="Arial" w:hAnsi="Arial" w:cs="Arial"/>
          <w:b/>
          <w:color w:val="231F20"/>
          <w:sz w:val="14"/>
          <w:szCs w:val="14"/>
        </w:rPr>
        <w:tab/>
      </w:r>
      <w:r w:rsidR="00894EDF">
        <w:rPr>
          <w:rFonts w:ascii="Arial" w:hAnsi="Arial" w:cs="Arial"/>
          <w:b/>
          <w:color w:val="231F20"/>
          <w:sz w:val="14"/>
          <w:szCs w:val="14"/>
        </w:rPr>
        <w:tab/>
      </w:r>
      <w:r w:rsidRPr="00E56F73">
        <w:rPr>
          <w:rFonts w:ascii="Arial" w:hAnsi="Arial" w:cs="Arial"/>
          <w:color w:val="231F20"/>
          <w:spacing w:val="3"/>
          <w:sz w:val="14"/>
          <w:szCs w:val="14"/>
        </w:rPr>
        <w:t>&lt;input type="text" name=""</w:t>
      </w:r>
      <w:r w:rsidRPr="00E56F73">
        <w:rPr>
          <w:rFonts w:ascii="Arial" w:hAnsi="Arial" w:cs="Arial"/>
          <w:color w:val="231F20"/>
          <w:spacing w:val="-73"/>
          <w:sz w:val="14"/>
          <w:szCs w:val="14"/>
        </w:rPr>
        <w:t xml:space="preserve"> </w:t>
      </w:r>
      <w:r w:rsidRPr="00E56F73">
        <w:rPr>
          <w:rFonts w:ascii="Arial" w:hAnsi="Arial" w:cs="Arial"/>
          <w:color w:val="231F20"/>
          <w:spacing w:val="4"/>
          <w:sz w:val="14"/>
          <w:szCs w:val="14"/>
        </w:rPr>
        <w:t>id="" /</w:t>
      </w:r>
      <w:r w:rsidRPr="00E56F73">
        <w:rPr>
          <w:rFonts w:ascii="Arial" w:hAnsi="Arial" w:cs="Arial"/>
          <w:color w:val="231F20"/>
          <w:sz w:val="14"/>
          <w:szCs w:val="14"/>
        </w:rPr>
        <w:t>&gt;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input:hidden, input:h</w:t>
      </w:r>
      <w:r w:rsidR="00894EDF">
        <w:rPr>
          <w:rFonts w:ascii="Arial" w:hAnsi="Arial" w:cs="Arial"/>
          <w:b/>
          <w:color w:val="231F20"/>
          <w:sz w:val="14"/>
          <w:szCs w:val="14"/>
        </w:rPr>
        <w:tab/>
      </w:r>
      <w:r w:rsidRPr="00E56F73">
        <w:rPr>
          <w:rFonts w:ascii="Arial" w:hAnsi="Arial" w:cs="Arial"/>
          <w:color w:val="231F20"/>
          <w:spacing w:val="3"/>
          <w:sz w:val="14"/>
          <w:szCs w:val="14"/>
        </w:rPr>
        <w:t>&lt;input type="hidden" name=""</w:t>
      </w:r>
      <w:r w:rsidRPr="00E56F73">
        <w:rPr>
          <w:rFonts w:ascii="Arial" w:hAnsi="Arial" w:cs="Arial"/>
          <w:color w:val="231F20"/>
          <w:spacing w:val="-62"/>
          <w:sz w:val="14"/>
          <w:szCs w:val="14"/>
        </w:rPr>
        <w:t xml:space="preserve"> </w:t>
      </w:r>
      <w:r w:rsidRPr="00E56F73">
        <w:rPr>
          <w:rFonts w:ascii="Arial" w:hAnsi="Arial" w:cs="Arial"/>
          <w:color w:val="231F20"/>
          <w:spacing w:val="4"/>
          <w:sz w:val="14"/>
          <w:szCs w:val="14"/>
        </w:rPr>
        <w:t>/&gt;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input:text, input:t</w:t>
      </w:r>
      <w:r w:rsidR="00894EDF">
        <w:rPr>
          <w:rFonts w:ascii="Arial" w:hAnsi="Arial" w:cs="Arial"/>
          <w:b/>
          <w:color w:val="231F20"/>
          <w:sz w:val="14"/>
          <w:szCs w:val="14"/>
        </w:rPr>
        <w:tab/>
      </w:r>
      <w:r w:rsidRPr="00E56F73">
        <w:rPr>
          <w:rFonts w:ascii="Arial" w:hAnsi="Arial" w:cs="Arial"/>
          <w:color w:val="231F20"/>
          <w:spacing w:val="3"/>
          <w:sz w:val="14"/>
          <w:szCs w:val="14"/>
        </w:rPr>
        <w:t>&lt;input type="text" name=""</w:t>
      </w:r>
      <w:r w:rsidRPr="00E56F73">
        <w:rPr>
          <w:rFonts w:ascii="Arial" w:hAnsi="Arial" w:cs="Arial"/>
          <w:color w:val="231F20"/>
          <w:spacing w:val="-73"/>
          <w:sz w:val="14"/>
          <w:szCs w:val="14"/>
        </w:rPr>
        <w:t xml:space="preserve"> </w:t>
      </w:r>
      <w:r w:rsidRPr="00E56F73">
        <w:rPr>
          <w:rFonts w:ascii="Arial" w:hAnsi="Arial" w:cs="Arial"/>
          <w:color w:val="231F20"/>
          <w:spacing w:val="4"/>
          <w:sz w:val="14"/>
          <w:szCs w:val="14"/>
        </w:rPr>
        <w:t>id="" /</w:t>
      </w:r>
      <w:r w:rsidRPr="00E56F73">
        <w:rPr>
          <w:rFonts w:ascii="Arial" w:hAnsi="Arial" w:cs="Arial"/>
          <w:color w:val="231F20"/>
          <w:sz w:val="14"/>
          <w:szCs w:val="14"/>
        </w:rPr>
        <w:t>&gt;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input:search</w:t>
      </w:r>
      <w:r w:rsidR="00894EDF">
        <w:rPr>
          <w:rFonts w:ascii="Arial" w:hAnsi="Arial" w:cs="Arial"/>
          <w:b/>
          <w:color w:val="231F20"/>
          <w:sz w:val="14"/>
          <w:szCs w:val="14"/>
        </w:rPr>
        <w:tab/>
      </w:r>
      <w:r w:rsidRPr="00E56F73">
        <w:rPr>
          <w:rFonts w:ascii="Arial" w:hAnsi="Arial" w:cs="Arial"/>
          <w:color w:val="231F20"/>
          <w:sz w:val="14"/>
          <w:szCs w:val="14"/>
        </w:rPr>
        <w:t>&lt;input type="search" name="" id="" /&gt;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input:email</w:t>
      </w:r>
      <w:r w:rsidR="00894EDF">
        <w:rPr>
          <w:rFonts w:ascii="Arial" w:hAnsi="Arial" w:cs="Arial"/>
          <w:b/>
          <w:color w:val="231F20"/>
          <w:sz w:val="14"/>
          <w:szCs w:val="14"/>
        </w:rPr>
        <w:tab/>
      </w:r>
      <w:r w:rsidRPr="00E56F73">
        <w:rPr>
          <w:rFonts w:ascii="Arial" w:hAnsi="Arial" w:cs="Arial"/>
          <w:color w:val="231F20"/>
          <w:sz w:val="14"/>
          <w:szCs w:val="14"/>
        </w:rPr>
        <w:t>&lt;input type="email" name="" id="" /&gt;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input:url</w:t>
      </w:r>
      <w:r w:rsidR="00894EDF">
        <w:rPr>
          <w:rFonts w:ascii="Arial" w:hAnsi="Arial" w:cs="Arial"/>
          <w:b/>
          <w:color w:val="231F20"/>
          <w:sz w:val="14"/>
          <w:szCs w:val="14"/>
        </w:rPr>
        <w:tab/>
      </w:r>
      <w:r w:rsidRPr="00E56F73">
        <w:rPr>
          <w:rFonts w:ascii="Arial" w:hAnsi="Arial" w:cs="Arial"/>
          <w:color w:val="231F20"/>
          <w:sz w:val="14"/>
          <w:szCs w:val="14"/>
        </w:rPr>
        <w:t>&lt;input type="url" name="" id="" /&gt;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input:password, input:p</w:t>
      </w:r>
      <w:r w:rsidR="00894EDF">
        <w:rPr>
          <w:rFonts w:ascii="Arial" w:hAnsi="Arial" w:cs="Arial"/>
          <w:b/>
          <w:color w:val="231F20"/>
          <w:sz w:val="14"/>
          <w:szCs w:val="14"/>
        </w:rPr>
        <w:tab/>
      </w:r>
      <w:r w:rsidRPr="00E56F73">
        <w:rPr>
          <w:rFonts w:ascii="Arial" w:hAnsi="Arial" w:cs="Arial"/>
          <w:color w:val="231F20"/>
          <w:w w:val="95"/>
          <w:sz w:val="14"/>
          <w:szCs w:val="14"/>
        </w:rPr>
        <w:t xml:space="preserve">&lt;input type="password" name="" </w:t>
      </w:r>
      <w:r w:rsidRPr="00E56F73">
        <w:rPr>
          <w:rFonts w:ascii="Arial" w:hAnsi="Arial" w:cs="Arial"/>
          <w:color w:val="231F20"/>
          <w:sz w:val="14"/>
          <w:szCs w:val="14"/>
        </w:rPr>
        <w:t>id="" /&gt;</w:t>
      </w:r>
    </w:p>
    <w:p w:rsidR="00E56F73" w:rsidRPr="00E56F73" w:rsidRDefault="00E56F73" w:rsidP="00894EDF">
      <w:pPr>
        <w:spacing w:before="35" w:after="0" w:line="226" w:lineRule="exact"/>
        <w:ind w:left="151" w:right="40"/>
        <w:rPr>
          <w:rFonts w:ascii="Arial" w:hAnsi="Arial" w:cs="Arial"/>
          <w:sz w:val="14"/>
          <w:szCs w:val="14"/>
        </w:rPr>
      </w:pPr>
      <w:r w:rsidRPr="00E56F73">
        <w:rPr>
          <w:rFonts w:ascii="Arial" w:hAnsi="Arial" w:cs="Arial"/>
          <w:b/>
          <w:color w:val="231F20"/>
          <w:sz w:val="14"/>
          <w:szCs w:val="14"/>
        </w:rPr>
        <w:t>input:datetime</w:t>
      </w:r>
      <w:r w:rsidR="00894EDF">
        <w:rPr>
          <w:rFonts w:ascii="Arial" w:hAnsi="Arial" w:cs="Arial"/>
          <w:b/>
          <w:color w:val="231F20"/>
          <w:sz w:val="14"/>
          <w:szCs w:val="14"/>
        </w:rPr>
        <w:tab/>
      </w:r>
      <w:r w:rsidRPr="00E56F73">
        <w:rPr>
          <w:rFonts w:ascii="Arial" w:hAnsi="Arial" w:cs="Arial"/>
          <w:color w:val="231F20"/>
          <w:w w:val="95"/>
          <w:sz w:val="14"/>
          <w:szCs w:val="14"/>
        </w:rPr>
        <w:t xml:space="preserve">&lt;input type="datetime" name="" </w:t>
      </w:r>
      <w:r w:rsidRPr="00E56F73">
        <w:rPr>
          <w:rFonts w:ascii="Arial" w:hAnsi="Arial" w:cs="Arial"/>
          <w:color w:val="231F20"/>
          <w:sz w:val="14"/>
          <w:szCs w:val="14"/>
        </w:rPr>
        <w:t>id="" /&gt;</w:t>
      </w:r>
    </w:p>
    <w:p w:rsidR="00E56F73" w:rsidRPr="00E56F73" w:rsidRDefault="00E56F73" w:rsidP="00894EDF">
      <w:pPr>
        <w:spacing w:before="36" w:after="0" w:line="226" w:lineRule="exact"/>
        <w:ind w:left="151" w:right="40"/>
        <w:rPr>
          <w:rFonts w:ascii="Arial" w:hAnsi="Arial" w:cs="Arial"/>
          <w:sz w:val="14"/>
          <w:szCs w:val="14"/>
        </w:rPr>
      </w:pPr>
      <w:r w:rsidRPr="00E56F73">
        <w:rPr>
          <w:rFonts w:ascii="Arial" w:hAnsi="Arial" w:cs="Arial"/>
          <w:b/>
          <w:color w:val="231F20"/>
          <w:sz w:val="14"/>
          <w:szCs w:val="14"/>
        </w:rPr>
        <w:t>input:date</w:t>
      </w:r>
      <w:r w:rsidR="00894EDF">
        <w:rPr>
          <w:rFonts w:ascii="Arial" w:hAnsi="Arial" w:cs="Arial"/>
          <w:b/>
          <w:color w:val="231F20"/>
          <w:sz w:val="14"/>
          <w:szCs w:val="14"/>
        </w:rPr>
        <w:tab/>
      </w:r>
      <w:r w:rsidRPr="00E56F73">
        <w:rPr>
          <w:rFonts w:ascii="Arial" w:hAnsi="Arial" w:cs="Arial"/>
          <w:color w:val="231F20"/>
          <w:spacing w:val="3"/>
          <w:sz w:val="14"/>
          <w:szCs w:val="14"/>
        </w:rPr>
        <w:t>&lt;input type="date" name=""</w:t>
      </w:r>
      <w:r w:rsidRPr="00E56F73">
        <w:rPr>
          <w:rFonts w:ascii="Arial" w:hAnsi="Arial" w:cs="Arial"/>
          <w:color w:val="231F20"/>
          <w:spacing w:val="-73"/>
          <w:sz w:val="14"/>
          <w:szCs w:val="14"/>
        </w:rPr>
        <w:t xml:space="preserve"> </w:t>
      </w:r>
      <w:r w:rsidRPr="00E56F73">
        <w:rPr>
          <w:rFonts w:ascii="Arial" w:hAnsi="Arial" w:cs="Arial"/>
          <w:color w:val="231F20"/>
          <w:spacing w:val="4"/>
          <w:sz w:val="14"/>
          <w:szCs w:val="14"/>
        </w:rPr>
        <w:t xml:space="preserve">id="" </w:t>
      </w:r>
      <w:r w:rsidRPr="00E56F73">
        <w:rPr>
          <w:rFonts w:ascii="Arial" w:hAnsi="Arial" w:cs="Arial"/>
          <w:color w:val="231F20"/>
          <w:sz w:val="14"/>
          <w:szCs w:val="14"/>
        </w:rPr>
        <w:t>/&gt;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input:datetime-local</w:t>
      </w:r>
      <w:r w:rsidR="00894EDF">
        <w:rPr>
          <w:rFonts w:ascii="Arial" w:hAnsi="Arial" w:cs="Arial"/>
          <w:b/>
          <w:color w:val="231F20"/>
          <w:sz w:val="14"/>
          <w:szCs w:val="14"/>
        </w:rPr>
        <w:tab/>
      </w:r>
      <w:r w:rsidRPr="00E56F73">
        <w:rPr>
          <w:rFonts w:ascii="Arial" w:hAnsi="Arial" w:cs="Arial"/>
          <w:color w:val="231F20"/>
          <w:w w:val="95"/>
          <w:sz w:val="14"/>
          <w:szCs w:val="14"/>
        </w:rPr>
        <w:t xml:space="preserve">&lt;input type="datetime-local" </w:t>
      </w:r>
      <w:r w:rsidRPr="00E56F73">
        <w:rPr>
          <w:rFonts w:ascii="Arial" w:hAnsi="Arial" w:cs="Arial"/>
          <w:color w:val="231F20"/>
          <w:sz w:val="14"/>
          <w:szCs w:val="14"/>
        </w:rPr>
        <w:t>name="" id="" /&gt;</w:t>
      </w:r>
    </w:p>
    <w:p w:rsidR="00E56F73" w:rsidRPr="00E56F73" w:rsidRDefault="00E56F73" w:rsidP="00894EDF">
      <w:pPr>
        <w:spacing w:before="36" w:after="0" w:line="226" w:lineRule="exact"/>
        <w:ind w:left="151" w:right="40"/>
        <w:rPr>
          <w:rFonts w:ascii="Arial" w:hAnsi="Arial" w:cs="Arial"/>
          <w:sz w:val="14"/>
          <w:szCs w:val="14"/>
        </w:rPr>
      </w:pPr>
      <w:r w:rsidRPr="00E56F73">
        <w:rPr>
          <w:rFonts w:ascii="Arial" w:hAnsi="Arial" w:cs="Arial"/>
          <w:b/>
          <w:color w:val="231F20"/>
          <w:sz w:val="14"/>
          <w:szCs w:val="14"/>
        </w:rPr>
        <w:t>input:month</w:t>
      </w:r>
      <w:r w:rsidR="00894EDF">
        <w:rPr>
          <w:rFonts w:ascii="Arial" w:hAnsi="Arial" w:cs="Arial"/>
          <w:b/>
          <w:color w:val="231F20"/>
          <w:sz w:val="14"/>
          <w:szCs w:val="14"/>
        </w:rPr>
        <w:tab/>
      </w:r>
      <w:r w:rsidRPr="00E56F73">
        <w:rPr>
          <w:rFonts w:ascii="Arial" w:hAnsi="Arial" w:cs="Arial"/>
          <w:color w:val="231F20"/>
          <w:sz w:val="14"/>
          <w:szCs w:val="14"/>
        </w:rPr>
        <w:t>&lt;input type="month" name="" id="" /&gt;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input:week</w:t>
      </w:r>
      <w:r w:rsidR="00894EDF">
        <w:rPr>
          <w:rFonts w:ascii="Arial" w:hAnsi="Arial" w:cs="Arial"/>
          <w:b/>
          <w:color w:val="231F20"/>
          <w:sz w:val="14"/>
          <w:szCs w:val="14"/>
        </w:rPr>
        <w:tab/>
      </w:r>
      <w:r w:rsidRPr="00E56F73">
        <w:rPr>
          <w:rFonts w:ascii="Arial" w:hAnsi="Arial" w:cs="Arial"/>
          <w:color w:val="231F20"/>
          <w:spacing w:val="3"/>
          <w:sz w:val="14"/>
          <w:szCs w:val="14"/>
        </w:rPr>
        <w:t>&lt;input type="week" name=""</w:t>
      </w:r>
      <w:r w:rsidRPr="00E56F73">
        <w:rPr>
          <w:rFonts w:ascii="Arial" w:hAnsi="Arial" w:cs="Arial"/>
          <w:color w:val="231F20"/>
          <w:spacing w:val="-73"/>
          <w:sz w:val="14"/>
          <w:szCs w:val="14"/>
        </w:rPr>
        <w:t xml:space="preserve"> </w:t>
      </w:r>
      <w:r w:rsidRPr="00E56F73">
        <w:rPr>
          <w:rFonts w:ascii="Arial" w:hAnsi="Arial" w:cs="Arial"/>
          <w:color w:val="231F20"/>
          <w:spacing w:val="4"/>
          <w:sz w:val="14"/>
          <w:szCs w:val="14"/>
        </w:rPr>
        <w:t>id="" /</w:t>
      </w:r>
      <w:r w:rsidRPr="00E56F73">
        <w:rPr>
          <w:rFonts w:ascii="Arial" w:hAnsi="Arial" w:cs="Arial"/>
          <w:color w:val="231F20"/>
          <w:sz w:val="14"/>
          <w:szCs w:val="14"/>
        </w:rPr>
        <w:t>&gt;</w:t>
      </w:r>
    </w:p>
    <w:p w:rsidR="00E56F73" w:rsidRPr="00E56F73" w:rsidRDefault="00E56F73" w:rsidP="00894EDF">
      <w:pPr>
        <w:spacing w:before="45" w:after="0" w:line="226" w:lineRule="exact"/>
        <w:ind w:left="151" w:right="40"/>
        <w:rPr>
          <w:rFonts w:ascii="Arial" w:hAnsi="Arial" w:cs="Arial"/>
          <w:sz w:val="14"/>
          <w:szCs w:val="14"/>
        </w:rPr>
      </w:pPr>
      <w:r w:rsidRPr="00E56F73">
        <w:rPr>
          <w:rFonts w:ascii="Arial" w:hAnsi="Arial" w:cs="Arial"/>
          <w:b/>
          <w:color w:val="231F20"/>
          <w:sz w:val="14"/>
          <w:szCs w:val="14"/>
        </w:rPr>
        <w:t>input:time</w:t>
      </w:r>
      <w:r w:rsidR="00894EDF">
        <w:rPr>
          <w:rFonts w:ascii="Arial" w:hAnsi="Arial" w:cs="Arial"/>
          <w:b/>
          <w:color w:val="231F20"/>
          <w:sz w:val="14"/>
          <w:szCs w:val="14"/>
        </w:rPr>
        <w:tab/>
      </w:r>
      <w:r w:rsidRPr="00E56F73">
        <w:rPr>
          <w:rFonts w:ascii="Arial" w:hAnsi="Arial" w:cs="Arial"/>
          <w:color w:val="231F20"/>
          <w:spacing w:val="3"/>
          <w:sz w:val="14"/>
          <w:szCs w:val="14"/>
        </w:rPr>
        <w:t>&lt;input type="time" name=""</w:t>
      </w:r>
      <w:r w:rsidRPr="00E56F73">
        <w:rPr>
          <w:rFonts w:ascii="Arial" w:hAnsi="Arial" w:cs="Arial"/>
          <w:color w:val="231F20"/>
          <w:spacing w:val="-73"/>
          <w:sz w:val="14"/>
          <w:szCs w:val="14"/>
        </w:rPr>
        <w:t xml:space="preserve"> </w:t>
      </w:r>
      <w:r w:rsidRPr="00E56F73">
        <w:rPr>
          <w:rFonts w:ascii="Arial" w:hAnsi="Arial" w:cs="Arial"/>
          <w:color w:val="231F20"/>
          <w:spacing w:val="4"/>
          <w:sz w:val="14"/>
          <w:szCs w:val="14"/>
        </w:rPr>
        <w:t>id="" /</w:t>
      </w:r>
      <w:r w:rsidRPr="00E56F73">
        <w:rPr>
          <w:rFonts w:ascii="Arial" w:hAnsi="Arial" w:cs="Arial"/>
          <w:color w:val="231F20"/>
          <w:sz w:val="14"/>
          <w:szCs w:val="14"/>
        </w:rPr>
        <w:t>&gt;</w:t>
      </w:r>
    </w:p>
    <w:p w:rsidR="00E56F73" w:rsidRPr="00E56F73" w:rsidRDefault="00E56F73" w:rsidP="00894EDF">
      <w:pPr>
        <w:spacing w:before="171" w:after="0" w:line="226" w:lineRule="exact"/>
        <w:ind w:left="313" w:right="40"/>
        <w:rPr>
          <w:rFonts w:ascii="Arial" w:hAnsi="Arial" w:cs="Arial"/>
          <w:sz w:val="14"/>
          <w:szCs w:val="14"/>
        </w:rPr>
      </w:pPr>
      <w:r w:rsidRPr="00E56F73">
        <w:rPr>
          <w:rFonts w:ascii="Arial" w:hAnsi="Arial" w:cs="Arial"/>
          <w:b/>
          <w:color w:val="231F20"/>
          <w:sz w:val="14"/>
          <w:szCs w:val="14"/>
        </w:rPr>
        <w:t>input:tel</w:t>
      </w:r>
      <w:r w:rsidR="00894EDF">
        <w:rPr>
          <w:rFonts w:ascii="Arial" w:hAnsi="Arial" w:cs="Arial"/>
          <w:b/>
          <w:color w:val="231F20"/>
          <w:sz w:val="14"/>
          <w:szCs w:val="14"/>
        </w:rPr>
        <w:tab/>
      </w:r>
      <w:r w:rsidRPr="00E56F73">
        <w:rPr>
          <w:rFonts w:ascii="Arial" w:hAnsi="Arial" w:cs="Arial"/>
          <w:color w:val="231F20"/>
          <w:spacing w:val="3"/>
          <w:sz w:val="14"/>
          <w:szCs w:val="14"/>
        </w:rPr>
        <w:t>&lt;input</w:t>
      </w:r>
      <w:r w:rsidRPr="00E56F73">
        <w:rPr>
          <w:rFonts w:ascii="Arial" w:hAnsi="Arial" w:cs="Arial"/>
          <w:color w:val="231F20"/>
          <w:spacing w:val="-45"/>
          <w:sz w:val="14"/>
          <w:szCs w:val="14"/>
        </w:rPr>
        <w:t xml:space="preserve"> </w:t>
      </w:r>
      <w:r w:rsidRPr="00E56F73">
        <w:rPr>
          <w:rFonts w:ascii="Arial" w:hAnsi="Arial" w:cs="Arial"/>
          <w:color w:val="231F20"/>
          <w:spacing w:val="3"/>
          <w:sz w:val="14"/>
          <w:szCs w:val="14"/>
        </w:rPr>
        <w:t>type="tel"</w:t>
      </w:r>
      <w:r w:rsidRPr="00E56F73">
        <w:rPr>
          <w:rFonts w:ascii="Arial" w:hAnsi="Arial" w:cs="Arial"/>
          <w:color w:val="231F20"/>
          <w:spacing w:val="-45"/>
          <w:sz w:val="14"/>
          <w:szCs w:val="14"/>
        </w:rPr>
        <w:t xml:space="preserve"> </w:t>
      </w:r>
      <w:r w:rsidRPr="00E56F73">
        <w:rPr>
          <w:rFonts w:ascii="Arial" w:hAnsi="Arial" w:cs="Arial"/>
          <w:color w:val="231F20"/>
          <w:spacing w:val="3"/>
          <w:sz w:val="14"/>
          <w:szCs w:val="14"/>
        </w:rPr>
        <w:t>name=""</w:t>
      </w:r>
      <w:r w:rsidRPr="00E56F73">
        <w:rPr>
          <w:rFonts w:ascii="Arial" w:hAnsi="Arial" w:cs="Arial"/>
          <w:color w:val="231F20"/>
          <w:spacing w:val="-45"/>
          <w:sz w:val="14"/>
          <w:szCs w:val="14"/>
        </w:rPr>
        <w:t xml:space="preserve"> </w:t>
      </w:r>
      <w:r w:rsidRPr="00E56F73">
        <w:rPr>
          <w:rFonts w:ascii="Arial" w:hAnsi="Arial" w:cs="Arial"/>
          <w:color w:val="231F20"/>
          <w:spacing w:val="3"/>
          <w:sz w:val="14"/>
          <w:szCs w:val="14"/>
        </w:rPr>
        <w:t>id=""</w:t>
      </w:r>
      <w:r w:rsidRPr="00E56F73">
        <w:rPr>
          <w:rFonts w:ascii="Arial" w:hAnsi="Arial" w:cs="Arial"/>
          <w:color w:val="231F20"/>
          <w:spacing w:val="-45"/>
          <w:sz w:val="14"/>
          <w:szCs w:val="14"/>
        </w:rPr>
        <w:t xml:space="preserve"> </w:t>
      </w:r>
      <w:r w:rsidRPr="00E56F73">
        <w:rPr>
          <w:rFonts w:ascii="Arial" w:hAnsi="Arial" w:cs="Arial"/>
          <w:color w:val="231F20"/>
          <w:spacing w:val="4"/>
          <w:sz w:val="14"/>
          <w:szCs w:val="14"/>
        </w:rPr>
        <w:t>/&gt;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sz w:val="14"/>
          <w:szCs w:val="14"/>
        </w:rPr>
        <w:t>input:number</w:t>
      </w:r>
      <w:r w:rsidR="00894EDF">
        <w:rPr>
          <w:rFonts w:ascii="Arial" w:hAnsi="Arial" w:cs="Arial"/>
          <w:b/>
          <w:color w:val="231F20"/>
          <w:sz w:val="14"/>
          <w:szCs w:val="14"/>
        </w:rPr>
        <w:tab/>
      </w:r>
      <w:r w:rsidRPr="00E56F73">
        <w:rPr>
          <w:rFonts w:ascii="Arial" w:hAnsi="Arial" w:cs="Arial"/>
          <w:color w:val="231F20"/>
          <w:spacing w:val="3"/>
          <w:sz w:val="14"/>
          <w:szCs w:val="14"/>
        </w:rPr>
        <w:t>&lt;input</w:t>
      </w:r>
      <w:r w:rsidRPr="00E56F73">
        <w:rPr>
          <w:rFonts w:ascii="Arial" w:hAnsi="Arial" w:cs="Arial"/>
          <w:color w:val="231F20"/>
          <w:spacing w:val="-61"/>
          <w:sz w:val="14"/>
          <w:szCs w:val="14"/>
        </w:rPr>
        <w:t xml:space="preserve"> </w:t>
      </w:r>
      <w:r w:rsidRPr="00E56F73">
        <w:rPr>
          <w:rFonts w:ascii="Arial" w:hAnsi="Arial" w:cs="Arial"/>
          <w:color w:val="231F20"/>
          <w:spacing w:val="3"/>
          <w:sz w:val="14"/>
          <w:szCs w:val="14"/>
        </w:rPr>
        <w:t>type="number"</w:t>
      </w:r>
      <w:r w:rsidRPr="00E56F73">
        <w:rPr>
          <w:rFonts w:ascii="Arial" w:hAnsi="Arial" w:cs="Arial"/>
          <w:color w:val="231F20"/>
          <w:spacing w:val="-61"/>
          <w:sz w:val="14"/>
          <w:szCs w:val="14"/>
        </w:rPr>
        <w:t xml:space="preserve"> </w:t>
      </w:r>
      <w:r w:rsidRPr="00E56F73">
        <w:rPr>
          <w:rFonts w:ascii="Arial" w:hAnsi="Arial" w:cs="Arial"/>
          <w:color w:val="231F20"/>
          <w:spacing w:val="3"/>
          <w:sz w:val="14"/>
          <w:szCs w:val="14"/>
        </w:rPr>
        <w:t>name=""</w:t>
      </w:r>
      <w:r w:rsidRPr="00E56F73">
        <w:rPr>
          <w:rFonts w:ascii="Arial" w:hAnsi="Arial" w:cs="Arial"/>
          <w:color w:val="231F20"/>
          <w:spacing w:val="-60"/>
          <w:sz w:val="14"/>
          <w:szCs w:val="14"/>
        </w:rPr>
        <w:t xml:space="preserve"> </w:t>
      </w:r>
      <w:r w:rsidRPr="00E56F73">
        <w:rPr>
          <w:rFonts w:ascii="Arial" w:hAnsi="Arial" w:cs="Arial"/>
          <w:color w:val="231F20"/>
          <w:spacing w:val="4"/>
          <w:sz w:val="14"/>
          <w:szCs w:val="14"/>
        </w:rPr>
        <w:t xml:space="preserve">id="" </w:t>
      </w:r>
      <w:r w:rsidRPr="00E56F73">
        <w:rPr>
          <w:rFonts w:ascii="Arial" w:hAnsi="Arial" w:cs="Arial"/>
          <w:color w:val="231F20"/>
          <w:sz w:val="14"/>
          <w:szCs w:val="14"/>
        </w:rPr>
        <w:t>/&gt;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input:color</w:t>
      </w:r>
      <w:r w:rsidR="00894EDF">
        <w:rPr>
          <w:rFonts w:ascii="Arial" w:hAnsi="Arial" w:cs="Arial"/>
          <w:b/>
          <w:color w:val="231F20"/>
          <w:sz w:val="14"/>
          <w:szCs w:val="14"/>
        </w:rPr>
        <w:tab/>
      </w:r>
      <w:r w:rsidRPr="00E56F73">
        <w:rPr>
          <w:rFonts w:ascii="Arial" w:hAnsi="Arial" w:cs="Arial"/>
          <w:color w:val="231F20"/>
          <w:sz w:val="14"/>
          <w:szCs w:val="14"/>
        </w:rPr>
        <w:t>&lt;input type="color" name="" id=""/&gt;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input:checkbox, input:c</w:t>
      </w:r>
      <w:r w:rsidR="00894EDF">
        <w:rPr>
          <w:rFonts w:ascii="Arial" w:hAnsi="Arial" w:cs="Arial"/>
          <w:b/>
          <w:color w:val="231F20"/>
          <w:sz w:val="14"/>
          <w:szCs w:val="14"/>
        </w:rPr>
        <w:tab/>
      </w:r>
      <w:r w:rsidRPr="00E56F73">
        <w:rPr>
          <w:rFonts w:ascii="Arial" w:hAnsi="Arial" w:cs="Arial"/>
          <w:color w:val="231F20"/>
          <w:w w:val="95"/>
          <w:sz w:val="14"/>
          <w:szCs w:val="14"/>
        </w:rPr>
        <w:t xml:space="preserve">&lt;input type="checkbox" name="" </w:t>
      </w:r>
      <w:r w:rsidRPr="00E56F73">
        <w:rPr>
          <w:rFonts w:ascii="Arial" w:hAnsi="Arial" w:cs="Arial"/>
          <w:color w:val="231F20"/>
          <w:sz w:val="14"/>
          <w:szCs w:val="14"/>
        </w:rPr>
        <w:t>id="" /&gt;</w:t>
      </w:r>
    </w:p>
    <w:p w:rsidR="00E56F73" w:rsidRPr="00E56F73" w:rsidRDefault="00E56F73" w:rsidP="00894EDF">
      <w:pPr>
        <w:spacing w:before="36" w:after="0" w:line="226" w:lineRule="exact"/>
        <w:ind w:left="313" w:right="40"/>
        <w:rPr>
          <w:rFonts w:ascii="Arial" w:hAnsi="Arial" w:cs="Arial"/>
          <w:sz w:val="14"/>
          <w:szCs w:val="14"/>
        </w:rPr>
      </w:pPr>
      <w:r w:rsidRPr="00E56F73">
        <w:rPr>
          <w:rFonts w:ascii="Arial" w:hAnsi="Arial" w:cs="Arial"/>
          <w:b/>
          <w:color w:val="231F20"/>
          <w:sz w:val="14"/>
          <w:szCs w:val="14"/>
        </w:rPr>
        <w:t>input:radio, input:r</w:t>
      </w:r>
      <w:r w:rsidR="00894EDF">
        <w:rPr>
          <w:rFonts w:ascii="Arial" w:hAnsi="Arial" w:cs="Arial"/>
          <w:b/>
          <w:color w:val="231F20"/>
          <w:sz w:val="14"/>
          <w:szCs w:val="14"/>
        </w:rPr>
        <w:tab/>
      </w:r>
      <w:r w:rsidRPr="00E56F73">
        <w:rPr>
          <w:rFonts w:ascii="Arial" w:hAnsi="Arial" w:cs="Arial"/>
          <w:color w:val="231F20"/>
          <w:sz w:val="14"/>
          <w:szCs w:val="14"/>
        </w:rPr>
        <w:t>&lt;input type="radio" name="" id=""/&gt;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input:range</w:t>
      </w:r>
      <w:r w:rsidR="00894EDF">
        <w:rPr>
          <w:rFonts w:ascii="Arial" w:hAnsi="Arial" w:cs="Arial"/>
          <w:b/>
          <w:color w:val="231F20"/>
          <w:sz w:val="14"/>
          <w:szCs w:val="14"/>
        </w:rPr>
        <w:tab/>
      </w:r>
      <w:r w:rsidRPr="00E56F73">
        <w:rPr>
          <w:rFonts w:ascii="Arial" w:hAnsi="Arial" w:cs="Arial"/>
          <w:color w:val="231F20"/>
          <w:sz w:val="14"/>
          <w:szCs w:val="14"/>
        </w:rPr>
        <w:t>&lt;input type="range" name="" id=""/&gt;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w w:val="95"/>
          <w:sz w:val="14"/>
          <w:szCs w:val="14"/>
        </w:rPr>
        <w:lastRenderedPageBreak/>
        <w:t>input:file, input:f</w:t>
      </w:r>
      <w:r w:rsidR="00894EDF">
        <w:rPr>
          <w:rFonts w:ascii="Arial" w:hAnsi="Arial" w:cs="Arial"/>
          <w:b/>
          <w:color w:val="231F20"/>
          <w:w w:val="95"/>
          <w:sz w:val="14"/>
          <w:szCs w:val="14"/>
        </w:rPr>
        <w:tab/>
      </w:r>
      <w:r w:rsidRPr="00E56F73">
        <w:rPr>
          <w:rFonts w:ascii="Arial" w:hAnsi="Arial" w:cs="Arial"/>
          <w:color w:val="231F20"/>
          <w:w w:val="95"/>
          <w:sz w:val="14"/>
          <w:szCs w:val="14"/>
        </w:rPr>
        <w:t>&lt;input type="file" name="" id="" /&gt;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input:submit, input:s</w:t>
      </w:r>
      <w:r w:rsidR="00894EDF">
        <w:rPr>
          <w:rFonts w:ascii="Arial" w:hAnsi="Arial" w:cs="Arial"/>
          <w:b/>
          <w:color w:val="231F20"/>
          <w:sz w:val="14"/>
          <w:szCs w:val="14"/>
        </w:rPr>
        <w:tab/>
      </w:r>
      <w:r w:rsidRPr="00E56F73">
        <w:rPr>
          <w:rFonts w:ascii="Arial" w:hAnsi="Arial" w:cs="Arial"/>
          <w:color w:val="231F20"/>
          <w:sz w:val="14"/>
          <w:szCs w:val="14"/>
        </w:rPr>
        <w:t>&lt;input type="submit" value="" /&gt;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sz w:val="14"/>
          <w:szCs w:val="14"/>
        </w:rPr>
        <w:t>input:image, input:</w:t>
      </w:r>
      <w:r w:rsidR="00894EDF">
        <w:rPr>
          <w:rFonts w:ascii="Arial" w:hAnsi="Arial" w:cs="Arial"/>
          <w:b/>
          <w:color w:val="231F20"/>
          <w:sz w:val="14"/>
          <w:szCs w:val="14"/>
        </w:rPr>
        <w:t>I</w:t>
      </w:r>
      <w:r w:rsidR="00894EDF">
        <w:rPr>
          <w:rFonts w:ascii="Arial" w:hAnsi="Arial" w:cs="Arial"/>
          <w:b/>
          <w:color w:val="231F20"/>
          <w:sz w:val="14"/>
          <w:szCs w:val="14"/>
        </w:rPr>
        <w:tab/>
      </w:r>
      <w:r w:rsidRPr="00E56F73">
        <w:rPr>
          <w:rFonts w:ascii="Arial" w:hAnsi="Arial" w:cs="Arial"/>
          <w:color w:val="231F20"/>
          <w:sz w:val="14"/>
          <w:szCs w:val="14"/>
        </w:rPr>
        <w:t>&lt;input type="image" src="" alt=""/&gt;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sz w:val="14"/>
          <w:szCs w:val="14"/>
        </w:rPr>
        <w:t>input:button, input:b</w:t>
      </w:r>
      <w:r w:rsidR="00894EDF">
        <w:rPr>
          <w:rFonts w:ascii="Arial" w:hAnsi="Arial" w:cs="Arial"/>
          <w:b/>
          <w:color w:val="231F20"/>
          <w:sz w:val="14"/>
          <w:szCs w:val="14"/>
        </w:rPr>
        <w:tab/>
      </w:r>
      <w:r w:rsidRPr="00E56F73">
        <w:rPr>
          <w:rFonts w:ascii="Arial" w:hAnsi="Arial" w:cs="Arial"/>
          <w:color w:val="231F20"/>
          <w:sz w:val="14"/>
          <w:szCs w:val="14"/>
        </w:rPr>
        <w:t>&lt;input type="button" value="" /&gt;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isindex</w:t>
      </w:r>
      <w:r w:rsidR="00894EDF">
        <w:rPr>
          <w:rFonts w:ascii="Arial" w:hAnsi="Arial" w:cs="Arial"/>
          <w:b/>
          <w:color w:val="231F20"/>
          <w:sz w:val="14"/>
          <w:szCs w:val="14"/>
        </w:rPr>
        <w:tab/>
      </w:r>
      <w:r w:rsidRPr="00E56F73">
        <w:rPr>
          <w:rFonts w:ascii="Arial" w:hAnsi="Arial" w:cs="Arial"/>
          <w:color w:val="231F20"/>
          <w:sz w:val="14"/>
          <w:szCs w:val="14"/>
        </w:rPr>
        <w:t>&lt;isindex /&gt;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sz w:val="14"/>
          <w:szCs w:val="14"/>
        </w:rPr>
        <w:t>input:reset</w:t>
      </w:r>
      <w:r w:rsidR="00894EDF">
        <w:rPr>
          <w:rFonts w:ascii="Arial" w:hAnsi="Arial" w:cs="Arial"/>
          <w:b/>
          <w:color w:val="231F20"/>
          <w:sz w:val="14"/>
          <w:szCs w:val="14"/>
        </w:rPr>
        <w:tab/>
      </w:r>
      <w:r w:rsidRPr="00E56F73">
        <w:rPr>
          <w:rFonts w:ascii="Arial" w:hAnsi="Arial" w:cs="Arial"/>
          <w:color w:val="231F20"/>
          <w:sz w:val="14"/>
          <w:szCs w:val="14"/>
        </w:rPr>
        <w:t>&lt;input type="reset" value="" /&gt;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select</w:t>
      </w:r>
      <w:r w:rsidR="00894EDF">
        <w:rPr>
          <w:rFonts w:ascii="Arial" w:hAnsi="Arial" w:cs="Arial"/>
          <w:b/>
          <w:color w:val="231F20"/>
          <w:sz w:val="14"/>
          <w:szCs w:val="14"/>
        </w:rPr>
        <w:tab/>
      </w:r>
      <w:r w:rsidRPr="00E56F73">
        <w:rPr>
          <w:rFonts w:ascii="Arial" w:hAnsi="Arial" w:cs="Arial"/>
          <w:color w:val="231F20"/>
          <w:spacing w:val="3"/>
          <w:sz w:val="14"/>
          <w:szCs w:val="14"/>
        </w:rPr>
        <w:t>&lt;select name=""</w:t>
      </w:r>
      <w:r w:rsidRPr="00E56F73">
        <w:rPr>
          <w:rFonts w:ascii="Arial" w:hAnsi="Arial" w:cs="Arial"/>
          <w:color w:val="231F20"/>
          <w:spacing w:val="-77"/>
          <w:sz w:val="14"/>
          <w:szCs w:val="14"/>
        </w:rPr>
        <w:t xml:space="preserve"> </w:t>
      </w:r>
      <w:r w:rsidRPr="00E56F73">
        <w:rPr>
          <w:rFonts w:ascii="Arial" w:hAnsi="Arial" w:cs="Arial"/>
          <w:color w:val="231F20"/>
          <w:spacing w:val="4"/>
          <w:sz w:val="14"/>
          <w:szCs w:val="14"/>
        </w:rPr>
        <w:t>id=""&gt;&lt;/select&gt;</w:t>
      </w:r>
    </w:p>
    <w:p w:rsidR="00E56F73" w:rsidRPr="00E56F73" w:rsidRDefault="00E56F73" w:rsidP="00894EDF">
      <w:pPr>
        <w:spacing w:before="44" w:after="0" w:line="226" w:lineRule="exact"/>
        <w:ind w:left="313" w:right="40"/>
        <w:rPr>
          <w:rFonts w:ascii="Arial" w:hAnsi="Arial" w:cs="Arial"/>
          <w:b/>
          <w:sz w:val="14"/>
          <w:szCs w:val="14"/>
        </w:rPr>
      </w:pPr>
      <w:r w:rsidRPr="00E56F73">
        <w:rPr>
          <w:rFonts w:ascii="Arial" w:hAnsi="Arial" w:cs="Arial"/>
          <w:b/>
          <w:color w:val="231F20"/>
          <w:sz w:val="14"/>
          <w:szCs w:val="14"/>
        </w:rPr>
        <w:t>select:disabled, select:d</w:t>
      </w:r>
      <w:r w:rsidR="00894EDF">
        <w:rPr>
          <w:rFonts w:ascii="Arial" w:hAnsi="Arial" w:cs="Arial"/>
          <w:b/>
          <w:color w:val="231F20"/>
          <w:sz w:val="14"/>
          <w:szCs w:val="14"/>
        </w:rPr>
        <w:tab/>
      </w:r>
    </w:p>
    <w:p w:rsidR="00E56F73" w:rsidRPr="00E56F73" w:rsidRDefault="00E56F73" w:rsidP="00894EDF">
      <w:pPr>
        <w:pStyle w:val="BodyText"/>
        <w:spacing w:line="249" w:lineRule="auto"/>
        <w:ind w:left="597" w:right="40" w:firstLine="15"/>
        <w:rPr>
          <w:rFonts w:ascii="Arial" w:hAnsi="Arial" w:cs="Arial"/>
          <w:sz w:val="14"/>
          <w:szCs w:val="14"/>
        </w:rPr>
      </w:pPr>
      <w:r w:rsidRPr="00E56F73">
        <w:rPr>
          <w:rFonts w:ascii="Arial" w:hAnsi="Arial" w:cs="Arial"/>
          <w:color w:val="231F20"/>
          <w:sz w:val="14"/>
          <w:szCs w:val="14"/>
        </w:rPr>
        <w:t xml:space="preserve">&lt;select name="" id="" </w:t>
      </w:r>
      <w:r w:rsidRPr="00E56F73">
        <w:rPr>
          <w:rFonts w:ascii="Arial" w:hAnsi="Arial" w:cs="Arial"/>
          <w:color w:val="231F20"/>
          <w:w w:val="90"/>
          <w:sz w:val="14"/>
          <w:szCs w:val="14"/>
        </w:rPr>
        <w:t>disabled="disabled"&gt;&lt;/select&gt;</w:t>
      </w:r>
    </w:p>
    <w:p w:rsidR="00E56F73" w:rsidRPr="00E56F73" w:rsidRDefault="00E56F73" w:rsidP="00894EDF">
      <w:pPr>
        <w:spacing w:before="36" w:after="0" w:line="226" w:lineRule="exact"/>
        <w:ind w:left="313" w:right="40"/>
        <w:rPr>
          <w:rFonts w:ascii="Arial" w:hAnsi="Arial" w:cs="Arial"/>
          <w:sz w:val="14"/>
          <w:szCs w:val="14"/>
        </w:rPr>
      </w:pPr>
      <w:r w:rsidRPr="00E56F73">
        <w:rPr>
          <w:rFonts w:ascii="Arial" w:hAnsi="Arial" w:cs="Arial"/>
          <w:b/>
          <w:color w:val="231F20"/>
          <w:sz w:val="14"/>
          <w:szCs w:val="14"/>
        </w:rPr>
        <w:t>option, opt</w:t>
      </w:r>
      <w:r w:rsidR="00894EDF">
        <w:rPr>
          <w:rFonts w:ascii="Arial" w:hAnsi="Arial" w:cs="Arial"/>
          <w:b/>
          <w:color w:val="231F20"/>
          <w:sz w:val="14"/>
          <w:szCs w:val="14"/>
        </w:rPr>
        <w:tab/>
      </w:r>
      <w:r w:rsidRPr="00E56F73">
        <w:rPr>
          <w:rFonts w:ascii="Arial" w:hAnsi="Arial" w:cs="Arial"/>
          <w:color w:val="231F20"/>
          <w:sz w:val="14"/>
          <w:szCs w:val="14"/>
        </w:rPr>
        <w:t>&lt;option value=""&gt;&lt;/option&gt;</w:t>
      </w:r>
    </w:p>
    <w:p w:rsidR="00E56F73" w:rsidRPr="00E56F73" w:rsidRDefault="00E56F73" w:rsidP="00894EDF">
      <w:pPr>
        <w:spacing w:before="45" w:after="0" w:line="226" w:lineRule="exact"/>
        <w:ind w:left="313" w:right="40"/>
        <w:rPr>
          <w:rFonts w:ascii="Arial" w:hAnsi="Arial" w:cs="Arial"/>
          <w:b/>
          <w:sz w:val="14"/>
          <w:szCs w:val="14"/>
        </w:rPr>
      </w:pPr>
      <w:r w:rsidRPr="00E56F73">
        <w:rPr>
          <w:rFonts w:ascii="Arial" w:hAnsi="Arial" w:cs="Arial"/>
          <w:b/>
          <w:color w:val="231F20"/>
          <w:sz w:val="14"/>
          <w:szCs w:val="14"/>
        </w:rPr>
        <w:t>textarea</w:t>
      </w:r>
      <w:r w:rsidR="00894EDF">
        <w:rPr>
          <w:rFonts w:ascii="Arial" w:hAnsi="Arial" w:cs="Arial"/>
          <w:b/>
          <w:color w:val="231F20"/>
          <w:sz w:val="14"/>
          <w:szCs w:val="14"/>
        </w:rPr>
        <w:tab/>
      </w:r>
    </w:p>
    <w:p w:rsidR="00E56F73" w:rsidRPr="00E56F73" w:rsidRDefault="00E56F73" w:rsidP="00894EDF">
      <w:pPr>
        <w:pStyle w:val="BodyText"/>
        <w:spacing w:line="249" w:lineRule="auto"/>
        <w:ind w:left="597" w:right="40" w:firstLine="15"/>
        <w:rPr>
          <w:rFonts w:ascii="Arial" w:hAnsi="Arial" w:cs="Arial"/>
          <w:sz w:val="14"/>
          <w:szCs w:val="14"/>
        </w:rPr>
      </w:pPr>
      <w:r w:rsidRPr="00E56F73">
        <w:rPr>
          <w:rFonts w:ascii="Arial" w:hAnsi="Arial" w:cs="Arial"/>
          <w:color w:val="231F20"/>
          <w:spacing w:val="3"/>
          <w:sz w:val="14"/>
          <w:szCs w:val="14"/>
        </w:rPr>
        <w:t>&lt;textarea</w:t>
      </w:r>
      <w:r w:rsidRPr="00E56F73">
        <w:rPr>
          <w:rFonts w:ascii="Arial" w:hAnsi="Arial" w:cs="Arial"/>
          <w:color w:val="231F20"/>
          <w:spacing w:val="-60"/>
          <w:sz w:val="14"/>
          <w:szCs w:val="14"/>
        </w:rPr>
        <w:t xml:space="preserve"> </w:t>
      </w:r>
      <w:r w:rsidRPr="00E56F73">
        <w:rPr>
          <w:rFonts w:ascii="Arial" w:hAnsi="Arial" w:cs="Arial"/>
          <w:color w:val="231F20"/>
          <w:spacing w:val="3"/>
          <w:sz w:val="14"/>
          <w:szCs w:val="14"/>
        </w:rPr>
        <w:t>name=""</w:t>
      </w:r>
      <w:r w:rsidRPr="00E56F73">
        <w:rPr>
          <w:rFonts w:ascii="Arial" w:hAnsi="Arial" w:cs="Arial"/>
          <w:color w:val="231F20"/>
          <w:spacing w:val="-60"/>
          <w:sz w:val="14"/>
          <w:szCs w:val="14"/>
        </w:rPr>
        <w:t xml:space="preserve"> </w:t>
      </w:r>
      <w:r w:rsidRPr="00E56F73">
        <w:rPr>
          <w:rFonts w:ascii="Arial" w:hAnsi="Arial" w:cs="Arial"/>
          <w:color w:val="231F20"/>
          <w:spacing w:val="3"/>
          <w:sz w:val="14"/>
          <w:szCs w:val="14"/>
        </w:rPr>
        <w:t>id=""</w:t>
      </w:r>
      <w:r w:rsidRPr="00E56F73">
        <w:rPr>
          <w:rFonts w:ascii="Arial" w:hAnsi="Arial" w:cs="Arial"/>
          <w:color w:val="231F20"/>
          <w:spacing w:val="-60"/>
          <w:sz w:val="14"/>
          <w:szCs w:val="14"/>
        </w:rPr>
        <w:t xml:space="preserve"> </w:t>
      </w:r>
      <w:r w:rsidRPr="00E56F73">
        <w:rPr>
          <w:rFonts w:ascii="Arial" w:hAnsi="Arial" w:cs="Arial"/>
          <w:color w:val="231F20"/>
          <w:spacing w:val="4"/>
          <w:sz w:val="14"/>
          <w:szCs w:val="14"/>
        </w:rPr>
        <w:t>cols="30" rows="10"&gt;&lt;/textarea&gt;</w:t>
      </w:r>
    </w:p>
    <w:p w:rsidR="00E56F73" w:rsidRPr="00E56F73" w:rsidRDefault="00894EDF" w:rsidP="00894EDF">
      <w:pPr>
        <w:spacing w:before="35" w:after="0" w:line="226" w:lineRule="exact"/>
        <w:ind w:left="313" w:right="40"/>
        <w:rPr>
          <w:rFonts w:ascii="Arial" w:hAnsi="Arial" w:cs="Arial"/>
          <w:sz w:val="14"/>
          <w:szCs w:val="14"/>
        </w:rPr>
      </w:pPr>
      <w:r w:rsidRPr="00E56F73">
        <w:rPr>
          <w:rFonts w:ascii="Arial" w:hAnsi="Arial" w:cs="Arial"/>
          <w:b/>
          <w:color w:val="231F20"/>
          <w:sz w:val="14"/>
          <w:szCs w:val="14"/>
        </w:rPr>
        <w:t>M</w:t>
      </w:r>
      <w:r w:rsidR="00E56F73" w:rsidRPr="00E56F73">
        <w:rPr>
          <w:rFonts w:ascii="Arial" w:hAnsi="Arial" w:cs="Arial"/>
          <w:b/>
          <w:color w:val="231F20"/>
          <w:sz w:val="14"/>
          <w:szCs w:val="14"/>
        </w:rPr>
        <w:t>arquee</w:t>
      </w:r>
      <w:r>
        <w:rPr>
          <w:rFonts w:ascii="Arial" w:hAnsi="Arial" w:cs="Arial"/>
          <w:b/>
          <w:color w:val="231F20"/>
          <w:sz w:val="14"/>
          <w:szCs w:val="14"/>
        </w:rPr>
        <w:tab/>
      </w:r>
      <w:r w:rsidR="00E56F73" w:rsidRPr="00E56F73">
        <w:rPr>
          <w:rFonts w:ascii="Arial" w:hAnsi="Arial" w:cs="Arial"/>
          <w:color w:val="231F20"/>
          <w:sz w:val="14"/>
          <w:szCs w:val="14"/>
        </w:rPr>
        <w:t xml:space="preserve">&lt;marquee behavior="" </w:t>
      </w:r>
      <w:r w:rsidR="00E56F73" w:rsidRPr="00E56F73">
        <w:rPr>
          <w:rFonts w:ascii="Arial" w:hAnsi="Arial" w:cs="Arial"/>
          <w:color w:val="231F20"/>
          <w:w w:val="90"/>
          <w:sz w:val="14"/>
          <w:szCs w:val="14"/>
        </w:rPr>
        <w:t>direction=""&gt;&lt;/marquee&gt;</w:t>
      </w:r>
    </w:p>
    <w:p w:rsidR="00E56F73" w:rsidRPr="00E56F73" w:rsidRDefault="00E56F73" w:rsidP="00894EDF">
      <w:pPr>
        <w:spacing w:before="36" w:after="0" w:line="226" w:lineRule="exact"/>
        <w:ind w:left="313" w:right="40"/>
        <w:rPr>
          <w:rFonts w:ascii="Arial" w:hAnsi="Arial" w:cs="Arial"/>
          <w:sz w:val="14"/>
          <w:szCs w:val="14"/>
        </w:rPr>
      </w:pPr>
      <w:r w:rsidRPr="00E56F73">
        <w:rPr>
          <w:rFonts w:ascii="Arial" w:hAnsi="Arial" w:cs="Arial"/>
          <w:b/>
          <w:color w:val="231F20"/>
          <w:sz w:val="14"/>
          <w:szCs w:val="14"/>
        </w:rPr>
        <w:t>menu:context, menu:c</w:t>
      </w:r>
      <w:r w:rsidR="00894EDF">
        <w:rPr>
          <w:rFonts w:ascii="Arial" w:hAnsi="Arial" w:cs="Arial"/>
          <w:b/>
          <w:color w:val="231F20"/>
          <w:sz w:val="14"/>
          <w:szCs w:val="14"/>
        </w:rPr>
        <w:tab/>
      </w:r>
      <w:r w:rsidRPr="00E56F73">
        <w:rPr>
          <w:rFonts w:ascii="Arial" w:hAnsi="Arial" w:cs="Arial"/>
          <w:color w:val="231F20"/>
          <w:sz w:val="14"/>
          <w:szCs w:val="14"/>
        </w:rPr>
        <w:t>&lt;menu type="context"&gt;&lt;/menu&gt;</w:t>
      </w:r>
    </w:p>
    <w:p w:rsidR="00E56F73" w:rsidRPr="00E56F73" w:rsidRDefault="00E56F73" w:rsidP="00894EDF">
      <w:pPr>
        <w:spacing w:before="44" w:after="0" w:line="226" w:lineRule="exact"/>
        <w:ind w:left="313" w:right="40"/>
        <w:rPr>
          <w:rFonts w:ascii="Arial" w:hAnsi="Arial" w:cs="Arial"/>
          <w:sz w:val="14"/>
          <w:szCs w:val="14"/>
        </w:rPr>
      </w:pPr>
      <w:r w:rsidRPr="00E56F73">
        <w:rPr>
          <w:rFonts w:ascii="Arial" w:hAnsi="Arial" w:cs="Arial"/>
          <w:b/>
          <w:color w:val="231F20"/>
          <w:sz w:val="14"/>
          <w:szCs w:val="14"/>
        </w:rPr>
        <w:t>menu:toolbar, menu:t</w:t>
      </w:r>
      <w:r w:rsidR="00894EDF">
        <w:rPr>
          <w:rFonts w:ascii="Arial" w:hAnsi="Arial" w:cs="Arial"/>
          <w:b/>
          <w:color w:val="231F20"/>
          <w:sz w:val="14"/>
          <w:szCs w:val="14"/>
        </w:rPr>
        <w:tab/>
      </w:r>
      <w:r w:rsidRPr="00E56F73">
        <w:rPr>
          <w:rFonts w:ascii="Arial" w:hAnsi="Arial" w:cs="Arial"/>
          <w:color w:val="231F20"/>
          <w:sz w:val="14"/>
          <w:szCs w:val="14"/>
        </w:rPr>
        <w:t>&lt;menu type="toolbar"&gt;&lt;/menu&gt;</w:t>
      </w:r>
    </w:p>
    <w:p w:rsidR="00E56F73" w:rsidRPr="00E56F73" w:rsidRDefault="00E56F73" w:rsidP="00894EDF">
      <w:pPr>
        <w:spacing w:before="45" w:after="0" w:line="226" w:lineRule="exact"/>
        <w:ind w:left="313" w:right="40"/>
        <w:rPr>
          <w:rFonts w:ascii="Arial" w:hAnsi="Arial" w:cs="Arial"/>
          <w:sz w:val="14"/>
          <w:szCs w:val="14"/>
        </w:rPr>
      </w:pPr>
      <w:r w:rsidRPr="00E56F73">
        <w:rPr>
          <w:rFonts w:ascii="Arial" w:hAnsi="Arial" w:cs="Arial"/>
          <w:b/>
          <w:color w:val="231F20"/>
          <w:sz w:val="14"/>
          <w:szCs w:val="14"/>
        </w:rPr>
        <w:t>video</w:t>
      </w:r>
      <w:r w:rsidR="00894EDF">
        <w:rPr>
          <w:rFonts w:ascii="Arial" w:hAnsi="Arial" w:cs="Arial"/>
          <w:b/>
          <w:color w:val="231F20"/>
          <w:sz w:val="14"/>
          <w:szCs w:val="14"/>
        </w:rPr>
        <w:tab/>
      </w:r>
      <w:r w:rsidRPr="00E56F73">
        <w:rPr>
          <w:rFonts w:ascii="Arial" w:hAnsi="Arial" w:cs="Arial"/>
          <w:color w:val="231F20"/>
          <w:sz w:val="14"/>
          <w:szCs w:val="14"/>
        </w:rPr>
        <w:t>&lt;video src=""&gt;&lt;/video&gt;</w:t>
      </w:r>
    </w:p>
    <w:p w:rsidR="00E56F73" w:rsidRPr="00E56F73" w:rsidRDefault="00E56F73" w:rsidP="00894EDF">
      <w:pPr>
        <w:spacing w:before="171" w:after="0" w:line="226" w:lineRule="exact"/>
        <w:ind w:left="151" w:right="40"/>
        <w:rPr>
          <w:rFonts w:ascii="Arial" w:hAnsi="Arial" w:cs="Arial"/>
          <w:sz w:val="14"/>
          <w:szCs w:val="14"/>
        </w:rPr>
      </w:pPr>
      <w:r w:rsidRPr="00E56F73">
        <w:rPr>
          <w:rFonts w:ascii="Arial" w:hAnsi="Arial" w:cs="Arial"/>
          <w:b/>
          <w:color w:val="231F20"/>
          <w:sz w:val="14"/>
          <w:szCs w:val="14"/>
        </w:rPr>
        <w:t>audio</w:t>
      </w:r>
      <w:r w:rsidR="00894EDF">
        <w:rPr>
          <w:rFonts w:ascii="Arial" w:hAnsi="Arial" w:cs="Arial"/>
          <w:b/>
          <w:color w:val="231F20"/>
          <w:sz w:val="14"/>
          <w:szCs w:val="14"/>
        </w:rPr>
        <w:tab/>
      </w:r>
      <w:r w:rsidRPr="00E56F73">
        <w:rPr>
          <w:rFonts w:ascii="Arial" w:hAnsi="Arial" w:cs="Arial"/>
          <w:color w:val="231F20"/>
          <w:sz w:val="14"/>
          <w:szCs w:val="14"/>
        </w:rPr>
        <w:t>&lt;audio src=""&gt;&lt;/audio&gt;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html:xml</w:t>
      </w:r>
      <w:r w:rsidR="00894EDF">
        <w:rPr>
          <w:rFonts w:ascii="Arial" w:hAnsi="Arial" w:cs="Arial"/>
          <w:b/>
          <w:color w:val="231F20"/>
          <w:sz w:val="14"/>
          <w:szCs w:val="14"/>
        </w:rPr>
        <w:tab/>
      </w:r>
      <w:r w:rsidRPr="00E56F73">
        <w:rPr>
          <w:rFonts w:ascii="Arial" w:hAnsi="Arial" w:cs="Arial"/>
          <w:color w:val="231F20"/>
          <w:sz w:val="14"/>
          <w:szCs w:val="14"/>
        </w:rPr>
        <w:t xml:space="preserve">&lt;html </w:t>
      </w:r>
      <w:hyperlink r:id="rId608">
        <w:r w:rsidRPr="00E56F73">
          <w:rPr>
            <w:rFonts w:ascii="Arial" w:hAnsi="Arial" w:cs="Arial"/>
            <w:color w:val="231F20"/>
            <w:sz w:val="14"/>
            <w:szCs w:val="14"/>
          </w:rPr>
          <w:t>xmlns="http://www.</w:t>
        </w:r>
      </w:hyperlink>
      <w:r w:rsidRPr="00E56F73">
        <w:rPr>
          <w:rFonts w:ascii="Arial" w:hAnsi="Arial" w:cs="Arial"/>
          <w:color w:val="231F20"/>
          <w:sz w:val="14"/>
          <w:szCs w:val="14"/>
        </w:rPr>
        <w:t xml:space="preserve"> </w:t>
      </w:r>
      <w:r w:rsidRPr="00E56F73">
        <w:rPr>
          <w:rFonts w:ascii="Arial" w:hAnsi="Arial" w:cs="Arial"/>
          <w:color w:val="231F20"/>
          <w:w w:val="90"/>
          <w:sz w:val="14"/>
          <w:szCs w:val="14"/>
        </w:rPr>
        <w:t>w3.org/1999/xhtml"&gt;&lt;/html&gt;</w:t>
      </w:r>
    </w:p>
    <w:p w:rsidR="00E56F73" w:rsidRPr="00E56F73" w:rsidRDefault="00E56F73" w:rsidP="00894EDF">
      <w:pPr>
        <w:spacing w:before="36" w:after="0" w:line="226" w:lineRule="exact"/>
        <w:ind w:left="151" w:right="40"/>
        <w:rPr>
          <w:rFonts w:ascii="Arial" w:hAnsi="Arial" w:cs="Arial"/>
          <w:sz w:val="14"/>
          <w:szCs w:val="14"/>
        </w:rPr>
      </w:pPr>
      <w:r w:rsidRPr="00E56F73">
        <w:rPr>
          <w:rFonts w:ascii="Arial" w:hAnsi="Arial" w:cs="Arial"/>
          <w:b/>
          <w:color w:val="231F20"/>
          <w:sz w:val="14"/>
          <w:szCs w:val="14"/>
        </w:rPr>
        <w:t>keygen</w:t>
      </w:r>
      <w:r w:rsidR="00894EDF">
        <w:rPr>
          <w:rFonts w:ascii="Arial" w:hAnsi="Arial" w:cs="Arial"/>
          <w:b/>
          <w:color w:val="231F20"/>
          <w:sz w:val="14"/>
          <w:szCs w:val="14"/>
        </w:rPr>
        <w:tab/>
      </w:r>
      <w:r w:rsidRPr="00E56F73">
        <w:rPr>
          <w:rFonts w:ascii="Arial" w:hAnsi="Arial" w:cs="Arial"/>
          <w:color w:val="231F20"/>
          <w:sz w:val="14"/>
          <w:szCs w:val="14"/>
        </w:rPr>
        <w:t>&lt;keygen /&gt;</w:t>
      </w:r>
    </w:p>
    <w:p w:rsidR="00E56F73" w:rsidRPr="00E56F73" w:rsidRDefault="00E56F73" w:rsidP="00894EDF">
      <w:pPr>
        <w:spacing w:before="44" w:after="0" w:line="226" w:lineRule="exact"/>
        <w:ind w:left="151" w:right="40"/>
        <w:rPr>
          <w:rFonts w:ascii="Arial" w:hAnsi="Arial" w:cs="Arial"/>
          <w:sz w:val="14"/>
          <w:szCs w:val="14"/>
        </w:rPr>
      </w:pPr>
      <w:r w:rsidRPr="00E56F73">
        <w:rPr>
          <w:rFonts w:ascii="Arial" w:hAnsi="Arial" w:cs="Arial"/>
          <w:b/>
          <w:color w:val="231F20"/>
          <w:sz w:val="14"/>
          <w:szCs w:val="14"/>
        </w:rPr>
        <w:t>command</w:t>
      </w:r>
      <w:r w:rsidR="00894EDF">
        <w:rPr>
          <w:rFonts w:ascii="Arial" w:hAnsi="Arial" w:cs="Arial"/>
          <w:b/>
          <w:color w:val="231F20"/>
          <w:sz w:val="14"/>
          <w:szCs w:val="14"/>
        </w:rPr>
        <w:tab/>
      </w:r>
      <w:r w:rsidRPr="00E56F73">
        <w:rPr>
          <w:rFonts w:ascii="Arial" w:hAnsi="Arial" w:cs="Arial"/>
          <w:color w:val="231F20"/>
          <w:sz w:val="14"/>
          <w:szCs w:val="14"/>
        </w:rPr>
        <w:t>&lt;command /&gt;</w:t>
      </w:r>
    </w:p>
    <w:p w:rsidR="00E56F73" w:rsidRPr="00E56F73" w:rsidRDefault="00E56F73" w:rsidP="00894EDF">
      <w:pPr>
        <w:spacing w:before="45" w:after="0" w:line="226" w:lineRule="exact"/>
        <w:ind w:right="40"/>
        <w:rPr>
          <w:rFonts w:ascii="Arial" w:hAnsi="Arial" w:cs="Arial"/>
          <w:sz w:val="14"/>
          <w:szCs w:val="14"/>
        </w:rPr>
      </w:pPr>
      <w:r w:rsidRPr="00E56F73">
        <w:rPr>
          <w:rFonts w:ascii="Arial" w:hAnsi="Arial" w:cs="Arial"/>
          <w:b/>
          <w:color w:val="231F20"/>
          <w:spacing w:val="4"/>
          <w:w w:val="95"/>
          <w:sz w:val="14"/>
          <w:szCs w:val="14"/>
        </w:rPr>
        <w:t>button:submit,</w:t>
      </w:r>
      <w:r w:rsidRPr="00E56F73">
        <w:rPr>
          <w:rFonts w:ascii="Arial" w:hAnsi="Arial" w:cs="Arial"/>
          <w:b/>
          <w:color w:val="231F20"/>
          <w:spacing w:val="-74"/>
          <w:w w:val="95"/>
          <w:sz w:val="14"/>
          <w:szCs w:val="14"/>
        </w:rPr>
        <w:t xml:space="preserve"> </w:t>
      </w:r>
      <w:r w:rsidRPr="00E56F73">
        <w:rPr>
          <w:rFonts w:ascii="Arial" w:hAnsi="Arial" w:cs="Arial"/>
          <w:b/>
          <w:color w:val="231F20"/>
          <w:spacing w:val="4"/>
          <w:w w:val="95"/>
          <w:sz w:val="14"/>
          <w:szCs w:val="14"/>
        </w:rPr>
        <w:t>button:s,</w:t>
      </w:r>
      <w:r w:rsidRPr="00E56F73">
        <w:rPr>
          <w:rFonts w:ascii="Arial" w:hAnsi="Arial" w:cs="Arial"/>
          <w:b/>
          <w:color w:val="231F20"/>
          <w:spacing w:val="-74"/>
          <w:w w:val="95"/>
          <w:sz w:val="14"/>
          <w:szCs w:val="14"/>
        </w:rPr>
        <w:t xml:space="preserve"> </w:t>
      </w:r>
      <w:r w:rsidRPr="00E56F73">
        <w:rPr>
          <w:rFonts w:ascii="Arial" w:hAnsi="Arial" w:cs="Arial"/>
          <w:b/>
          <w:color w:val="231F20"/>
          <w:spacing w:val="5"/>
          <w:w w:val="95"/>
          <w:sz w:val="14"/>
          <w:szCs w:val="14"/>
        </w:rPr>
        <w:t>btn:s</w:t>
      </w:r>
      <w:r w:rsidR="00894EDF">
        <w:rPr>
          <w:rFonts w:ascii="Arial" w:hAnsi="Arial" w:cs="Arial"/>
          <w:b/>
          <w:color w:val="231F20"/>
          <w:spacing w:val="5"/>
          <w:w w:val="95"/>
          <w:sz w:val="14"/>
          <w:szCs w:val="14"/>
        </w:rPr>
        <w:tab/>
      </w:r>
      <w:r w:rsidRPr="00E56F73">
        <w:rPr>
          <w:rFonts w:ascii="Arial" w:hAnsi="Arial" w:cs="Arial"/>
          <w:color w:val="231F20"/>
          <w:spacing w:val="3"/>
          <w:w w:val="95"/>
          <w:sz w:val="14"/>
          <w:szCs w:val="14"/>
        </w:rPr>
        <w:t>&lt;button</w:t>
      </w:r>
      <w:r w:rsidRPr="00E56F73">
        <w:rPr>
          <w:rFonts w:ascii="Arial" w:hAnsi="Arial" w:cs="Arial"/>
          <w:color w:val="231F20"/>
          <w:spacing w:val="-47"/>
          <w:w w:val="95"/>
          <w:sz w:val="14"/>
          <w:szCs w:val="14"/>
        </w:rPr>
        <w:t xml:space="preserve"> </w:t>
      </w:r>
      <w:r w:rsidRPr="00E56F73">
        <w:rPr>
          <w:rFonts w:ascii="Arial" w:hAnsi="Arial" w:cs="Arial"/>
          <w:color w:val="231F20"/>
          <w:spacing w:val="4"/>
          <w:w w:val="95"/>
          <w:sz w:val="14"/>
          <w:szCs w:val="14"/>
        </w:rPr>
        <w:t>type="submit"&gt;&lt;/button&gt;</w:t>
      </w:r>
    </w:p>
    <w:p w:rsidR="00E56F73" w:rsidRPr="00E56F73" w:rsidRDefault="00E56F73" w:rsidP="00894EDF">
      <w:pPr>
        <w:spacing w:before="44" w:after="0" w:line="226" w:lineRule="exact"/>
        <w:ind w:right="40"/>
        <w:rPr>
          <w:rFonts w:ascii="Arial" w:hAnsi="Arial" w:cs="Arial"/>
          <w:sz w:val="14"/>
          <w:szCs w:val="14"/>
        </w:rPr>
      </w:pPr>
      <w:r w:rsidRPr="00E56F73">
        <w:rPr>
          <w:rFonts w:ascii="Arial" w:hAnsi="Arial" w:cs="Arial"/>
          <w:b/>
          <w:color w:val="231F20"/>
          <w:spacing w:val="4"/>
          <w:w w:val="95"/>
          <w:sz w:val="14"/>
          <w:szCs w:val="14"/>
        </w:rPr>
        <w:t>button:reset,</w:t>
      </w:r>
      <w:r w:rsidRPr="00E56F73">
        <w:rPr>
          <w:rFonts w:ascii="Arial" w:hAnsi="Arial" w:cs="Arial"/>
          <w:b/>
          <w:color w:val="231F20"/>
          <w:spacing w:val="-72"/>
          <w:w w:val="95"/>
          <w:sz w:val="14"/>
          <w:szCs w:val="14"/>
        </w:rPr>
        <w:t xml:space="preserve"> </w:t>
      </w:r>
      <w:r w:rsidRPr="00E56F73">
        <w:rPr>
          <w:rFonts w:ascii="Arial" w:hAnsi="Arial" w:cs="Arial"/>
          <w:b/>
          <w:color w:val="231F20"/>
          <w:spacing w:val="4"/>
          <w:w w:val="95"/>
          <w:sz w:val="14"/>
          <w:szCs w:val="14"/>
        </w:rPr>
        <w:t>button:r,</w:t>
      </w:r>
      <w:r w:rsidRPr="00E56F73">
        <w:rPr>
          <w:rFonts w:ascii="Arial" w:hAnsi="Arial" w:cs="Arial"/>
          <w:b/>
          <w:color w:val="231F20"/>
          <w:spacing w:val="-71"/>
          <w:w w:val="95"/>
          <w:sz w:val="14"/>
          <w:szCs w:val="14"/>
        </w:rPr>
        <w:t xml:space="preserve"> </w:t>
      </w:r>
      <w:r w:rsidRPr="00E56F73">
        <w:rPr>
          <w:rFonts w:ascii="Arial" w:hAnsi="Arial" w:cs="Arial"/>
          <w:b/>
          <w:color w:val="231F20"/>
          <w:spacing w:val="5"/>
          <w:w w:val="95"/>
          <w:sz w:val="14"/>
          <w:szCs w:val="14"/>
        </w:rPr>
        <w:t>btn:r</w:t>
      </w:r>
      <w:r w:rsidR="00894EDF">
        <w:rPr>
          <w:rFonts w:ascii="Arial" w:hAnsi="Arial" w:cs="Arial"/>
          <w:b/>
          <w:color w:val="231F20"/>
          <w:spacing w:val="5"/>
          <w:w w:val="95"/>
          <w:sz w:val="14"/>
          <w:szCs w:val="14"/>
        </w:rPr>
        <w:tab/>
      </w:r>
      <w:r w:rsidRPr="00E56F73">
        <w:rPr>
          <w:rFonts w:ascii="Arial" w:hAnsi="Arial" w:cs="Arial"/>
          <w:color w:val="231F20"/>
          <w:spacing w:val="3"/>
          <w:w w:val="95"/>
          <w:sz w:val="14"/>
          <w:szCs w:val="14"/>
        </w:rPr>
        <w:t>&lt;button</w:t>
      </w:r>
      <w:r w:rsidRPr="00E56F73">
        <w:rPr>
          <w:rFonts w:ascii="Arial" w:hAnsi="Arial" w:cs="Arial"/>
          <w:color w:val="231F20"/>
          <w:spacing w:val="-45"/>
          <w:w w:val="95"/>
          <w:sz w:val="14"/>
          <w:szCs w:val="14"/>
        </w:rPr>
        <w:t xml:space="preserve"> </w:t>
      </w:r>
      <w:r w:rsidRPr="00E56F73">
        <w:rPr>
          <w:rFonts w:ascii="Arial" w:hAnsi="Arial" w:cs="Arial"/>
          <w:color w:val="231F20"/>
          <w:spacing w:val="4"/>
          <w:w w:val="95"/>
          <w:sz w:val="14"/>
          <w:szCs w:val="14"/>
        </w:rPr>
        <w:t>type="reset"&gt;&lt;/button&gt;</w:t>
      </w:r>
    </w:p>
    <w:p w:rsidR="00E56F73" w:rsidRPr="00E56F73" w:rsidRDefault="00E56F73" w:rsidP="00894EDF">
      <w:pPr>
        <w:spacing w:before="45" w:after="0" w:line="226" w:lineRule="exact"/>
        <w:ind w:left="151" w:right="40"/>
        <w:rPr>
          <w:rFonts w:ascii="Arial" w:hAnsi="Arial" w:cs="Arial"/>
          <w:b/>
          <w:sz w:val="14"/>
          <w:szCs w:val="14"/>
        </w:rPr>
      </w:pPr>
      <w:r w:rsidRPr="00E56F73">
        <w:rPr>
          <w:rFonts w:ascii="Arial" w:hAnsi="Arial" w:cs="Arial"/>
          <w:b/>
          <w:color w:val="231F20"/>
          <w:spacing w:val="4"/>
          <w:w w:val="95"/>
          <w:sz w:val="14"/>
          <w:szCs w:val="14"/>
        </w:rPr>
        <w:t>button:disabled, button:d,</w:t>
      </w:r>
      <w:r w:rsidRPr="00E56F73">
        <w:rPr>
          <w:rFonts w:ascii="Arial" w:hAnsi="Arial" w:cs="Arial"/>
          <w:b/>
          <w:color w:val="231F20"/>
          <w:spacing w:val="-89"/>
          <w:w w:val="95"/>
          <w:sz w:val="14"/>
          <w:szCs w:val="14"/>
        </w:rPr>
        <w:t xml:space="preserve"> </w:t>
      </w:r>
      <w:r w:rsidRPr="00E56F73">
        <w:rPr>
          <w:rFonts w:ascii="Arial" w:hAnsi="Arial" w:cs="Arial"/>
          <w:b/>
          <w:color w:val="231F20"/>
          <w:spacing w:val="5"/>
          <w:w w:val="95"/>
          <w:sz w:val="14"/>
          <w:szCs w:val="14"/>
        </w:rPr>
        <w:t>btn:d</w:t>
      </w:r>
      <w:r w:rsidR="00894EDF">
        <w:rPr>
          <w:rFonts w:ascii="Arial" w:hAnsi="Arial" w:cs="Arial"/>
          <w:b/>
          <w:color w:val="231F20"/>
          <w:spacing w:val="5"/>
          <w:w w:val="95"/>
          <w:sz w:val="14"/>
          <w:szCs w:val="14"/>
        </w:rPr>
        <w:tab/>
      </w:r>
    </w:p>
    <w:p w:rsidR="00E56F73" w:rsidRPr="00E56F73" w:rsidRDefault="00E56F73" w:rsidP="00894EDF">
      <w:pPr>
        <w:pStyle w:val="BodyText"/>
        <w:spacing w:line="249" w:lineRule="auto"/>
        <w:ind w:left="434" w:right="40" w:firstLine="15"/>
        <w:rPr>
          <w:rFonts w:ascii="Arial" w:hAnsi="Arial" w:cs="Arial"/>
          <w:sz w:val="14"/>
          <w:szCs w:val="14"/>
        </w:rPr>
      </w:pPr>
      <w:r w:rsidRPr="00E56F73">
        <w:rPr>
          <w:rFonts w:ascii="Arial" w:hAnsi="Arial" w:cs="Arial"/>
          <w:color w:val="231F20"/>
          <w:w w:val="95"/>
          <w:sz w:val="14"/>
          <w:szCs w:val="14"/>
        </w:rPr>
        <w:t xml:space="preserve">&lt;button disabled="disabled"&gt;&lt;/ </w:t>
      </w:r>
      <w:r w:rsidRPr="00E56F73">
        <w:rPr>
          <w:rFonts w:ascii="Arial" w:hAnsi="Arial" w:cs="Arial"/>
          <w:color w:val="231F20"/>
          <w:sz w:val="14"/>
          <w:szCs w:val="14"/>
        </w:rPr>
        <w:t>button&gt;</w:t>
      </w:r>
    </w:p>
    <w:p w:rsidR="00E56F73" w:rsidRPr="00E56F73" w:rsidRDefault="00E56F73" w:rsidP="00894EDF">
      <w:pPr>
        <w:spacing w:before="35" w:after="0" w:line="244" w:lineRule="auto"/>
        <w:ind w:left="151" w:right="40"/>
        <w:rPr>
          <w:rFonts w:ascii="Arial" w:hAnsi="Arial" w:cs="Arial"/>
          <w:b/>
          <w:sz w:val="14"/>
          <w:szCs w:val="14"/>
        </w:rPr>
      </w:pPr>
      <w:r w:rsidRPr="00E56F73">
        <w:rPr>
          <w:rFonts w:ascii="Arial" w:hAnsi="Arial" w:cs="Arial"/>
          <w:b/>
          <w:color w:val="231F20"/>
          <w:spacing w:val="4"/>
          <w:w w:val="95"/>
          <w:sz w:val="14"/>
          <w:szCs w:val="14"/>
        </w:rPr>
        <w:t xml:space="preserve">fieldset:disabled, </w:t>
      </w:r>
      <w:r w:rsidRPr="00E56F73">
        <w:rPr>
          <w:rFonts w:ascii="Arial" w:hAnsi="Arial" w:cs="Arial"/>
          <w:b/>
          <w:color w:val="231F20"/>
          <w:spacing w:val="4"/>
          <w:w w:val="90"/>
          <w:sz w:val="14"/>
          <w:szCs w:val="14"/>
        </w:rPr>
        <w:t>fieldset:d, fset:d,</w:t>
      </w:r>
      <w:r w:rsidRPr="00E56F73">
        <w:rPr>
          <w:rFonts w:ascii="Arial" w:hAnsi="Arial" w:cs="Arial"/>
          <w:b/>
          <w:color w:val="231F20"/>
          <w:spacing w:val="-81"/>
          <w:w w:val="90"/>
          <w:sz w:val="14"/>
          <w:szCs w:val="14"/>
        </w:rPr>
        <w:t xml:space="preserve"> </w:t>
      </w:r>
      <w:r w:rsidRPr="00E56F73">
        <w:rPr>
          <w:rFonts w:ascii="Arial" w:hAnsi="Arial" w:cs="Arial"/>
          <w:b/>
          <w:color w:val="231F20"/>
          <w:spacing w:val="5"/>
          <w:w w:val="90"/>
          <w:sz w:val="14"/>
          <w:szCs w:val="14"/>
        </w:rPr>
        <w:t>fst:d</w:t>
      </w:r>
      <w:r w:rsidR="00894EDF">
        <w:rPr>
          <w:rFonts w:ascii="Arial" w:hAnsi="Arial" w:cs="Arial"/>
          <w:b/>
          <w:color w:val="231F20"/>
          <w:spacing w:val="5"/>
          <w:w w:val="90"/>
          <w:sz w:val="14"/>
          <w:szCs w:val="14"/>
        </w:rPr>
        <w:tab/>
      </w:r>
    </w:p>
    <w:p w:rsidR="00E56F73" w:rsidRPr="00E56F73" w:rsidRDefault="00E56F73" w:rsidP="00894EDF">
      <w:pPr>
        <w:pStyle w:val="BodyText"/>
        <w:spacing w:line="249" w:lineRule="auto"/>
        <w:ind w:left="434" w:right="40" w:firstLine="15"/>
        <w:rPr>
          <w:rFonts w:ascii="Arial" w:hAnsi="Arial" w:cs="Arial"/>
          <w:sz w:val="14"/>
          <w:szCs w:val="14"/>
        </w:rPr>
      </w:pPr>
      <w:r w:rsidRPr="00E56F73">
        <w:rPr>
          <w:rFonts w:ascii="Arial" w:hAnsi="Arial" w:cs="Arial"/>
          <w:color w:val="231F20"/>
          <w:w w:val="90"/>
          <w:sz w:val="14"/>
          <w:szCs w:val="14"/>
        </w:rPr>
        <w:t xml:space="preserve">&lt;fieldset disabled="disabled"&gt;&lt;/ </w:t>
      </w:r>
      <w:r w:rsidRPr="00E56F73">
        <w:rPr>
          <w:rFonts w:ascii="Arial" w:hAnsi="Arial" w:cs="Arial"/>
          <w:color w:val="231F20"/>
          <w:w w:val="95"/>
          <w:sz w:val="14"/>
          <w:szCs w:val="14"/>
        </w:rPr>
        <w:t>fieldset&gt;</w:t>
      </w:r>
    </w:p>
    <w:p w:rsidR="00E56F73" w:rsidRDefault="00E56F73" w:rsidP="00894EDF">
      <w:pPr>
        <w:spacing w:after="0"/>
        <w:rPr>
          <w:rFonts w:ascii="Arial" w:eastAsia="Times New Roman" w:hAnsi="Arial" w:cs="Arial"/>
          <w:color w:val="24292E"/>
          <w:kern w:val="36"/>
          <w:sz w:val="14"/>
          <w:szCs w:val="14"/>
        </w:rPr>
      </w:pPr>
    </w:p>
    <w:p w:rsidR="00E56F73" w:rsidRDefault="00E56F73" w:rsidP="00E56F73">
      <w:pPr>
        <w:spacing w:after="0"/>
        <w:rPr>
          <w:rFonts w:ascii="Arial" w:eastAsia="Times New Roman" w:hAnsi="Arial" w:cs="Arial"/>
          <w:color w:val="24292E"/>
          <w:kern w:val="36"/>
          <w:sz w:val="14"/>
          <w:szCs w:val="14"/>
        </w:rPr>
      </w:pPr>
    </w:p>
    <w:p w:rsidR="00E56F73" w:rsidRDefault="00E56F73" w:rsidP="00E56F73">
      <w:pPr>
        <w:spacing w:after="0"/>
        <w:rPr>
          <w:rFonts w:ascii="Arial" w:eastAsia="Times New Roman" w:hAnsi="Arial" w:cs="Arial"/>
          <w:color w:val="24292E"/>
          <w:kern w:val="36"/>
          <w:sz w:val="14"/>
          <w:szCs w:val="14"/>
        </w:rPr>
      </w:pPr>
    </w:p>
    <w:p w:rsidR="00E56F73" w:rsidRDefault="00E56F73" w:rsidP="00E56F73">
      <w:pPr>
        <w:spacing w:after="0"/>
        <w:rPr>
          <w:rFonts w:ascii="Arial" w:eastAsia="Times New Roman" w:hAnsi="Arial" w:cs="Arial"/>
          <w:color w:val="24292E"/>
          <w:kern w:val="36"/>
          <w:sz w:val="14"/>
          <w:szCs w:val="14"/>
        </w:rPr>
        <w:sectPr w:rsidR="00E56F73" w:rsidSect="00BC2776">
          <w:type w:val="continuous"/>
          <w:pgSz w:w="11907" w:h="16839" w:code="9"/>
          <w:pgMar w:top="720" w:right="657" w:bottom="720" w:left="1170" w:header="720" w:footer="720" w:gutter="0"/>
          <w:cols w:num="2" w:space="360"/>
          <w:docGrid w:linePitch="360"/>
        </w:sectPr>
      </w:pPr>
    </w:p>
    <w:p w:rsidR="00595379" w:rsidRPr="00595379" w:rsidRDefault="00595379" w:rsidP="00595379">
      <w:pPr>
        <w:sectPr w:rsidR="00595379" w:rsidRPr="00595379" w:rsidSect="006D1CF6">
          <w:type w:val="continuous"/>
          <w:pgSz w:w="11907" w:h="16839" w:code="9"/>
          <w:pgMar w:top="380" w:right="260" w:bottom="280" w:left="140" w:header="720" w:footer="720" w:gutter="0"/>
          <w:cols w:space="720"/>
          <w:docGrid w:linePitch="299"/>
        </w:sectPr>
      </w:pPr>
    </w:p>
    <w:p w:rsidR="00E56F73" w:rsidRPr="00E56F73" w:rsidRDefault="00E56F73" w:rsidP="00E56F73">
      <w:pPr>
        <w:spacing w:after="0"/>
        <w:rPr>
          <w:rFonts w:ascii="Arial" w:eastAsia="Times New Roman" w:hAnsi="Arial" w:cs="Arial"/>
          <w:color w:val="24292E"/>
          <w:kern w:val="36"/>
          <w:sz w:val="14"/>
          <w:szCs w:val="14"/>
        </w:rPr>
      </w:pPr>
    </w:p>
    <w:sectPr w:rsidR="00E56F73" w:rsidRPr="00E56F73" w:rsidSect="00595379">
      <w:type w:val="continuous"/>
      <w:pgSz w:w="11907" w:h="16839" w:code="9"/>
      <w:pgMar w:top="720" w:right="657" w:bottom="720" w:left="1170"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13CE" w:rsidRDefault="008013CE" w:rsidP="00B47F87">
      <w:pPr>
        <w:spacing w:after="0" w:line="240" w:lineRule="auto"/>
      </w:pPr>
      <w:r>
        <w:separator/>
      </w:r>
    </w:p>
  </w:endnote>
  <w:endnote w:type="continuationSeparator" w:id="1">
    <w:p w:rsidR="008013CE" w:rsidRDefault="008013CE" w:rsidP="00B47F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13CE" w:rsidRDefault="008013CE" w:rsidP="00B47F87">
      <w:pPr>
        <w:spacing w:after="0" w:line="240" w:lineRule="auto"/>
      </w:pPr>
      <w:r>
        <w:separator/>
      </w:r>
    </w:p>
  </w:footnote>
  <w:footnote w:type="continuationSeparator" w:id="1">
    <w:p w:rsidR="008013CE" w:rsidRDefault="008013CE" w:rsidP="00B47F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852EC"/>
    <w:multiLevelType w:val="multilevel"/>
    <w:tmpl w:val="5A4A50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24CBD"/>
    <w:multiLevelType w:val="multilevel"/>
    <w:tmpl w:val="59766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AE4332"/>
    <w:multiLevelType w:val="multilevel"/>
    <w:tmpl w:val="521C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C20756"/>
    <w:multiLevelType w:val="multilevel"/>
    <w:tmpl w:val="4482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7869F3"/>
    <w:multiLevelType w:val="multilevel"/>
    <w:tmpl w:val="B794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773B51"/>
    <w:multiLevelType w:val="multilevel"/>
    <w:tmpl w:val="A09A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47152F"/>
    <w:multiLevelType w:val="multilevel"/>
    <w:tmpl w:val="D42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FF5CE7"/>
    <w:multiLevelType w:val="multilevel"/>
    <w:tmpl w:val="C916D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A82B1A"/>
    <w:multiLevelType w:val="hybridMultilevel"/>
    <w:tmpl w:val="8602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A51843"/>
    <w:multiLevelType w:val="hybridMultilevel"/>
    <w:tmpl w:val="E0A8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211B12"/>
    <w:multiLevelType w:val="multilevel"/>
    <w:tmpl w:val="6930E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00291B"/>
    <w:multiLevelType w:val="multilevel"/>
    <w:tmpl w:val="54D8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0A5C7A"/>
    <w:multiLevelType w:val="multilevel"/>
    <w:tmpl w:val="05722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FE7D9E"/>
    <w:multiLevelType w:val="multilevel"/>
    <w:tmpl w:val="C052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A95B1D"/>
    <w:multiLevelType w:val="hybridMultilevel"/>
    <w:tmpl w:val="83DC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A179EF"/>
    <w:multiLevelType w:val="multilevel"/>
    <w:tmpl w:val="3E70C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F775B0"/>
    <w:multiLevelType w:val="multilevel"/>
    <w:tmpl w:val="4580C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6B3B57"/>
    <w:multiLevelType w:val="multilevel"/>
    <w:tmpl w:val="7D0A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367A4"/>
    <w:multiLevelType w:val="multilevel"/>
    <w:tmpl w:val="9D72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1A7BC0"/>
    <w:multiLevelType w:val="multilevel"/>
    <w:tmpl w:val="7214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5EC19A9"/>
    <w:multiLevelType w:val="multilevel"/>
    <w:tmpl w:val="5F34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F44A45"/>
    <w:multiLevelType w:val="multilevel"/>
    <w:tmpl w:val="E9C856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B23A3B"/>
    <w:multiLevelType w:val="multilevel"/>
    <w:tmpl w:val="4E10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8408CE"/>
    <w:multiLevelType w:val="multilevel"/>
    <w:tmpl w:val="E220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910FEC"/>
    <w:multiLevelType w:val="hybridMultilevel"/>
    <w:tmpl w:val="F4C6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F44781"/>
    <w:multiLevelType w:val="multilevel"/>
    <w:tmpl w:val="FE48C31E"/>
    <w:lvl w:ilvl="0">
      <w:start w:val="1"/>
      <w:numFmt w:val="decimal"/>
      <w:lvlText w:val="%1."/>
      <w:lvlJc w:val="left"/>
      <w:pPr>
        <w:ind w:left="720" w:hanging="360"/>
      </w:pPr>
    </w:lvl>
    <w:lvl w:ilvl="1">
      <w:start w:val="1"/>
      <w:numFmt w:val="decimal"/>
      <w:isLgl/>
      <w:lvlText w:val="%1.%2"/>
      <w:lvlJc w:val="left"/>
      <w:pPr>
        <w:ind w:left="735" w:hanging="375"/>
      </w:pPr>
      <w:rPr>
        <w:rFonts w:hint="default"/>
        <w:color w:val="4CA6CF"/>
      </w:rPr>
    </w:lvl>
    <w:lvl w:ilvl="2">
      <w:start w:val="1"/>
      <w:numFmt w:val="decimal"/>
      <w:isLgl/>
      <w:lvlText w:val="%1.%2.%3"/>
      <w:lvlJc w:val="left"/>
      <w:pPr>
        <w:ind w:left="1080" w:hanging="720"/>
      </w:pPr>
      <w:rPr>
        <w:rFonts w:hint="default"/>
        <w:color w:val="4CA6CF"/>
      </w:rPr>
    </w:lvl>
    <w:lvl w:ilvl="3">
      <w:start w:val="1"/>
      <w:numFmt w:val="decimal"/>
      <w:isLgl/>
      <w:lvlText w:val="%1.%2.%3.%4"/>
      <w:lvlJc w:val="left"/>
      <w:pPr>
        <w:ind w:left="1080" w:hanging="720"/>
      </w:pPr>
      <w:rPr>
        <w:rFonts w:hint="default"/>
        <w:color w:val="4CA6CF"/>
      </w:rPr>
    </w:lvl>
    <w:lvl w:ilvl="4">
      <w:start w:val="1"/>
      <w:numFmt w:val="decimal"/>
      <w:isLgl/>
      <w:lvlText w:val="%1.%2.%3.%4.%5"/>
      <w:lvlJc w:val="left"/>
      <w:pPr>
        <w:ind w:left="1440" w:hanging="1080"/>
      </w:pPr>
      <w:rPr>
        <w:rFonts w:hint="default"/>
        <w:color w:val="4CA6CF"/>
      </w:rPr>
    </w:lvl>
    <w:lvl w:ilvl="5">
      <w:start w:val="1"/>
      <w:numFmt w:val="decimal"/>
      <w:isLgl/>
      <w:lvlText w:val="%1.%2.%3.%4.%5.%6"/>
      <w:lvlJc w:val="left"/>
      <w:pPr>
        <w:ind w:left="1800" w:hanging="1440"/>
      </w:pPr>
      <w:rPr>
        <w:rFonts w:hint="default"/>
        <w:color w:val="4CA6CF"/>
      </w:rPr>
    </w:lvl>
    <w:lvl w:ilvl="6">
      <w:start w:val="1"/>
      <w:numFmt w:val="decimal"/>
      <w:isLgl/>
      <w:lvlText w:val="%1.%2.%3.%4.%5.%6.%7"/>
      <w:lvlJc w:val="left"/>
      <w:pPr>
        <w:ind w:left="1800" w:hanging="1440"/>
      </w:pPr>
      <w:rPr>
        <w:rFonts w:hint="default"/>
        <w:color w:val="4CA6CF"/>
      </w:rPr>
    </w:lvl>
    <w:lvl w:ilvl="7">
      <w:start w:val="1"/>
      <w:numFmt w:val="decimal"/>
      <w:isLgl/>
      <w:lvlText w:val="%1.%2.%3.%4.%5.%6.%7.%8"/>
      <w:lvlJc w:val="left"/>
      <w:pPr>
        <w:ind w:left="2160" w:hanging="1800"/>
      </w:pPr>
      <w:rPr>
        <w:rFonts w:hint="default"/>
        <w:color w:val="4CA6CF"/>
      </w:rPr>
    </w:lvl>
    <w:lvl w:ilvl="8">
      <w:start w:val="1"/>
      <w:numFmt w:val="decimal"/>
      <w:isLgl/>
      <w:lvlText w:val="%1.%2.%3.%4.%5.%6.%7.%8.%9"/>
      <w:lvlJc w:val="left"/>
      <w:pPr>
        <w:ind w:left="2160" w:hanging="1800"/>
      </w:pPr>
      <w:rPr>
        <w:rFonts w:hint="default"/>
        <w:color w:val="4CA6CF"/>
      </w:rPr>
    </w:lvl>
  </w:abstractNum>
  <w:abstractNum w:abstractNumId="26">
    <w:nsid w:val="6C3D23E8"/>
    <w:multiLevelType w:val="multilevel"/>
    <w:tmpl w:val="6BBE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CE597F"/>
    <w:multiLevelType w:val="multilevel"/>
    <w:tmpl w:val="91D662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760235"/>
    <w:multiLevelType w:val="multilevel"/>
    <w:tmpl w:val="A2541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477CF1"/>
    <w:multiLevelType w:val="hybridMultilevel"/>
    <w:tmpl w:val="EF00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D6319"/>
    <w:multiLevelType w:val="multilevel"/>
    <w:tmpl w:val="E7E02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6"/>
  </w:num>
  <w:num w:numId="3">
    <w:abstractNumId w:val="5"/>
  </w:num>
  <w:num w:numId="4">
    <w:abstractNumId w:val="11"/>
  </w:num>
  <w:num w:numId="5">
    <w:abstractNumId w:val="30"/>
  </w:num>
  <w:num w:numId="6">
    <w:abstractNumId w:val="22"/>
  </w:num>
  <w:num w:numId="7">
    <w:abstractNumId w:val="3"/>
  </w:num>
  <w:num w:numId="8">
    <w:abstractNumId w:val="15"/>
  </w:num>
  <w:num w:numId="9">
    <w:abstractNumId w:val="21"/>
  </w:num>
  <w:num w:numId="10">
    <w:abstractNumId w:val="1"/>
  </w:num>
  <w:num w:numId="11">
    <w:abstractNumId w:val="16"/>
  </w:num>
  <w:num w:numId="12">
    <w:abstractNumId w:val="12"/>
  </w:num>
  <w:num w:numId="13">
    <w:abstractNumId w:val="20"/>
  </w:num>
  <w:num w:numId="14">
    <w:abstractNumId w:val="4"/>
  </w:num>
  <w:num w:numId="15">
    <w:abstractNumId w:val="0"/>
  </w:num>
  <w:num w:numId="16">
    <w:abstractNumId w:val="17"/>
  </w:num>
  <w:num w:numId="17">
    <w:abstractNumId w:val="23"/>
  </w:num>
  <w:num w:numId="18">
    <w:abstractNumId w:val="8"/>
  </w:num>
  <w:num w:numId="19">
    <w:abstractNumId w:val="14"/>
  </w:num>
  <w:num w:numId="20">
    <w:abstractNumId w:val="24"/>
  </w:num>
  <w:num w:numId="21">
    <w:abstractNumId w:val="29"/>
  </w:num>
  <w:num w:numId="22">
    <w:abstractNumId w:val="27"/>
  </w:num>
  <w:num w:numId="23">
    <w:abstractNumId w:val="18"/>
  </w:num>
  <w:num w:numId="24">
    <w:abstractNumId w:val="2"/>
  </w:num>
  <w:num w:numId="25">
    <w:abstractNumId w:val="9"/>
  </w:num>
  <w:num w:numId="26">
    <w:abstractNumId w:val="13"/>
  </w:num>
  <w:num w:numId="27">
    <w:abstractNumId w:val="6"/>
  </w:num>
  <w:num w:numId="28">
    <w:abstractNumId w:val="19"/>
  </w:num>
  <w:num w:numId="29">
    <w:abstractNumId w:val="28"/>
  </w:num>
  <w:num w:numId="30">
    <w:abstractNumId w:val="7"/>
  </w:num>
  <w:num w:numId="31">
    <w:abstractNumId w:val="1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432"/>
  <w:drawingGridHorizontalSpacing w:val="110"/>
  <w:displayHorizontalDrawingGridEvery w:val="2"/>
  <w:characterSpacingControl w:val="doNotCompress"/>
  <w:hdrShapeDefaults>
    <o:shapedefaults v:ext="edit" spidmax="10241"/>
  </w:hdrShapeDefaults>
  <w:footnotePr>
    <w:footnote w:id="0"/>
    <w:footnote w:id="1"/>
  </w:footnotePr>
  <w:endnotePr>
    <w:endnote w:id="0"/>
    <w:endnote w:id="1"/>
  </w:endnotePr>
  <w:compat>
    <w:useFELayout/>
  </w:compat>
  <w:rsids>
    <w:rsidRoot w:val="001E15FD"/>
    <w:rsid w:val="00012147"/>
    <w:rsid w:val="00032F5F"/>
    <w:rsid w:val="0003377A"/>
    <w:rsid w:val="00046802"/>
    <w:rsid w:val="00051D8F"/>
    <w:rsid w:val="00056F00"/>
    <w:rsid w:val="000A50FF"/>
    <w:rsid w:val="000B5497"/>
    <w:rsid w:val="000C10E9"/>
    <w:rsid w:val="000C6C9D"/>
    <w:rsid w:val="000D1A69"/>
    <w:rsid w:val="000E3C52"/>
    <w:rsid w:val="000E5866"/>
    <w:rsid w:val="001002FD"/>
    <w:rsid w:val="00106658"/>
    <w:rsid w:val="001110F4"/>
    <w:rsid w:val="00115B00"/>
    <w:rsid w:val="00121A33"/>
    <w:rsid w:val="00132016"/>
    <w:rsid w:val="0013576F"/>
    <w:rsid w:val="00137B0C"/>
    <w:rsid w:val="00140E6B"/>
    <w:rsid w:val="00146096"/>
    <w:rsid w:val="00154794"/>
    <w:rsid w:val="0015631B"/>
    <w:rsid w:val="00160648"/>
    <w:rsid w:val="00161A3C"/>
    <w:rsid w:val="0016697F"/>
    <w:rsid w:val="00176F38"/>
    <w:rsid w:val="001960FD"/>
    <w:rsid w:val="00196EEA"/>
    <w:rsid w:val="001972A1"/>
    <w:rsid w:val="001A4F7C"/>
    <w:rsid w:val="001B25C2"/>
    <w:rsid w:val="001C3C5D"/>
    <w:rsid w:val="001C6507"/>
    <w:rsid w:val="001D0136"/>
    <w:rsid w:val="001D5BDA"/>
    <w:rsid w:val="001E15FD"/>
    <w:rsid w:val="001E50A7"/>
    <w:rsid w:val="00216B0E"/>
    <w:rsid w:val="00237F72"/>
    <w:rsid w:val="00243BE8"/>
    <w:rsid w:val="00262DF1"/>
    <w:rsid w:val="002636CE"/>
    <w:rsid w:val="0026467E"/>
    <w:rsid w:val="00265765"/>
    <w:rsid w:val="00273EF4"/>
    <w:rsid w:val="00290D28"/>
    <w:rsid w:val="00292F12"/>
    <w:rsid w:val="002B458B"/>
    <w:rsid w:val="002E5620"/>
    <w:rsid w:val="002F0AE0"/>
    <w:rsid w:val="002F0BBE"/>
    <w:rsid w:val="003042CA"/>
    <w:rsid w:val="003107B9"/>
    <w:rsid w:val="00316392"/>
    <w:rsid w:val="00324918"/>
    <w:rsid w:val="00333719"/>
    <w:rsid w:val="00335DF7"/>
    <w:rsid w:val="00347BE5"/>
    <w:rsid w:val="003610F0"/>
    <w:rsid w:val="00362643"/>
    <w:rsid w:val="00370EB3"/>
    <w:rsid w:val="003760E0"/>
    <w:rsid w:val="00385521"/>
    <w:rsid w:val="00397E08"/>
    <w:rsid w:val="003B29DF"/>
    <w:rsid w:val="003C2BAD"/>
    <w:rsid w:val="003D6A81"/>
    <w:rsid w:val="00401344"/>
    <w:rsid w:val="004127F5"/>
    <w:rsid w:val="00424B5B"/>
    <w:rsid w:val="00426AF4"/>
    <w:rsid w:val="00437A56"/>
    <w:rsid w:val="0045424A"/>
    <w:rsid w:val="0047747B"/>
    <w:rsid w:val="004B3FD4"/>
    <w:rsid w:val="004C2C08"/>
    <w:rsid w:val="004C39C8"/>
    <w:rsid w:val="004C5FA2"/>
    <w:rsid w:val="004E271D"/>
    <w:rsid w:val="004E6480"/>
    <w:rsid w:val="004F31EB"/>
    <w:rsid w:val="00501E30"/>
    <w:rsid w:val="005136EB"/>
    <w:rsid w:val="00513C5E"/>
    <w:rsid w:val="00521559"/>
    <w:rsid w:val="005336D5"/>
    <w:rsid w:val="00533CEA"/>
    <w:rsid w:val="00543BD4"/>
    <w:rsid w:val="00545B23"/>
    <w:rsid w:val="00546166"/>
    <w:rsid w:val="00571C6E"/>
    <w:rsid w:val="00583CEC"/>
    <w:rsid w:val="0058659F"/>
    <w:rsid w:val="00595379"/>
    <w:rsid w:val="005974B0"/>
    <w:rsid w:val="005B0C56"/>
    <w:rsid w:val="005C1F21"/>
    <w:rsid w:val="005C3A4E"/>
    <w:rsid w:val="005E1822"/>
    <w:rsid w:val="005F0EBC"/>
    <w:rsid w:val="005F5B19"/>
    <w:rsid w:val="005F5F3A"/>
    <w:rsid w:val="00611C68"/>
    <w:rsid w:val="00631D99"/>
    <w:rsid w:val="006511DD"/>
    <w:rsid w:val="00651F52"/>
    <w:rsid w:val="0067319A"/>
    <w:rsid w:val="00683BD5"/>
    <w:rsid w:val="006A440F"/>
    <w:rsid w:val="006C0D8B"/>
    <w:rsid w:val="006C378E"/>
    <w:rsid w:val="006C4C1A"/>
    <w:rsid w:val="006C521E"/>
    <w:rsid w:val="006D1468"/>
    <w:rsid w:val="006D1CA9"/>
    <w:rsid w:val="006D1CF6"/>
    <w:rsid w:val="006E23D4"/>
    <w:rsid w:val="006E34C0"/>
    <w:rsid w:val="006F23A2"/>
    <w:rsid w:val="006F50B7"/>
    <w:rsid w:val="007062B2"/>
    <w:rsid w:val="007273B7"/>
    <w:rsid w:val="007301AD"/>
    <w:rsid w:val="0074054E"/>
    <w:rsid w:val="00740F75"/>
    <w:rsid w:val="00747A46"/>
    <w:rsid w:val="0075597B"/>
    <w:rsid w:val="00763655"/>
    <w:rsid w:val="007716C9"/>
    <w:rsid w:val="00772BC0"/>
    <w:rsid w:val="00775DC7"/>
    <w:rsid w:val="00790A85"/>
    <w:rsid w:val="007B29E1"/>
    <w:rsid w:val="007B52D6"/>
    <w:rsid w:val="007D2724"/>
    <w:rsid w:val="007D39DE"/>
    <w:rsid w:val="008013CE"/>
    <w:rsid w:val="00817D47"/>
    <w:rsid w:val="00823110"/>
    <w:rsid w:val="00850C50"/>
    <w:rsid w:val="00855A13"/>
    <w:rsid w:val="00870C4F"/>
    <w:rsid w:val="00894EDF"/>
    <w:rsid w:val="0089591D"/>
    <w:rsid w:val="008C07CA"/>
    <w:rsid w:val="008D616E"/>
    <w:rsid w:val="008E2C94"/>
    <w:rsid w:val="008F221D"/>
    <w:rsid w:val="00907E48"/>
    <w:rsid w:val="00921F8B"/>
    <w:rsid w:val="00922E39"/>
    <w:rsid w:val="0092380D"/>
    <w:rsid w:val="00941643"/>
    <w:rsid w:val="00941756"/>
    <w:rsid w:val="00946A3F"/>
    <w:rsid w:val="00953454"/>
    <w:rsid w:val="009534F5"/>
    <w:rsid w:val="00980F6C"/>
    <w:rsid w:val="00981F44"/>
    <w:rsid w:val="009928EF"/>
    <w:rsid w:val="009B0113"/>
    <w:rsid w:val="009B109B"/>
    <w:rsid w:val="009B2F28"/>
    <w:rsid w:val="009B6B5C"/>
    <w:rsid w:val="009C70C4"/>
    <w:rsid w:val="009C775B"/>
    <w:rsid w:val="009D501C"/>
    <w:rsid w:val="009E5422"/>
    <w:rsid w:val="009E5685"/>
    <w:rsid w:val="009F2C30"/>
    <w:rsid w:val="009F4D71"/>
    <w:rsid w:val="009F714D"/>
    <w:rsid w:val="00A10EC3"/>
    <w:rsid w:val="00A2618E"/>
    <w:rsid w:val="00A30C2F"/>
    <w:rsid w:val="00A47C11"/>
    <w:rsid w:val="00A47EC6"/>
    <w:rsid w:val="00A55AAE"/>
    <w:rsid w:val="00A56608"/>
    <w:rsid w:val="00A577C5"/>
    <w:rsid w:val="00A6172D"/>
    <w:rsid w:val="00A634C5"/>
    <w:rsid w:val="00A705A4"/>
    <w:rsid w:val="00AA5C17"/>
    <w:rsid w:val="00AD06FF"/>
    <w:rsid w:val="00AD1E1A"/>
    <w:rsid w:val="00AF0A39"/>
    <w:rsid w:val="00AF1420"/>
    <w:rsid w:val="00B222EF"/>
    <w:rsid w:val="00B32EF4"/>
    <w:rsid w:val="00B4289A"/>
    <w:rsid w:val="00B47F87"/>
    <w:rsid w:val="00B63273"/>
    <w:rsid w:val="00B75453"/>
    <w:rsid w:val="00B76CB6"/>
    <w:rsid w:val="00B86E62"/>
    <w:rsid w:val="00B900BD"/>
    <w:rsid w:val="00BC2776"/>
    <w:rsid w:val="00BD270D"/>
    <w:rsid w:val="00BE57AF"/>
    <w:rsid w:val="00C068A9"/>
    <w:rsid w:val="00C220AF"/>
    <w:rsid w:val="00C23D46"/>
    <w:rsid w:val="00C26FD4"/>
    <w:rsid w:val="00C32065"/>
    <w:rsid w:val="00C332D0"/>
    <w:rsid w:val="00C35EF6"/>
    <w:rsid w:val="00C413E1"/>
    <w:rsid w:val="00C55097"/>
    <w:rsid w:val="00C56C07"/>
    <w:rsid w:val="00C86E06"/>
    <w:rsid w:val="00C92962"/>
    <w:rsid w:val="00C9468B"/>
    <w:rsid w:val="00CB623C"/>
    <w:rsid w:val="00CC49BD"/>
    <w:rsid w:val="00CD1F25"/>
    <w:rsid w:val="00CD29F7"/>
    <w:rsid w:val="00CD7D18"/>
    <w:rsid w:val="00CE6A85"/>
    <w:rsid w:val="00CF1D63"/>
    <w:rsid w:val="00CF598B"/>
    <w:rsid w:val="00CF7A29"/>
    <w:rsid w:val="00D013ED"/>
    <w:rsid w:val="00D03037"/>
    <w:rsid w:val="00D1173B"/>
    <w:rsid w:val="00D1481B"/>
    <w:rsid w:val="00D2072F"/>
    <w:rsid w:val="00D230FA"/>
    <w:rsid w:val="00D31C24"/>
    <w:rsid w:val="00D41D67"/>
    <w:rsid w:val="00D43C50"/>
    <w:rsid w:val="00D46C87"/>
    <w:rsid w:val="00D64E66"/>
    <w:rsid w:val="00D71ED5"/>
    <w:rsid w:val="00D76DA8"/>
    <w:rsid w:val="00D7769A"/>
    <w:rsid w:val="00D8209F"/>
    <w:rsid w:val="00D87C01"/>
    <w:rsid w:val="00D87C4D"/>
    <w:rsid w:val="00D900AD"/>
    <w:rsid w:val="00DA0452"/>
    <w:rsid w:val="00DB7552"/>
    <w:rsid w:val="00DC016C"/>
    <w:rsid w:val="00DE1779"/>
    <w:rsid w:val="00E06065"/>
    <w:rsid w:val="00E10D69"/>
    <w:rsid w:val="00E14C2F"/>
    <w:rsid w:val="00E15D2C"/>
    <w:rsid w:val="00E262E6"/>
    <w:rsid w:val="00E26A47"/>
    <w:rsid w:val="00E27257"/>
    <w:rsid w:val="00E27313"/>
    <w:rsid w:val="00E36661"/>
    <w:rsid w:val="00E42853"/>
    <w:rsid w:val="00E56F73"/>
    <w:rsid w:val="00E6633E"/>
    <w:rsid w:val="00E808E1"/>
    <w:rsid w:val="00EC329A"/>
    <w:rsid w:val="00ED107D"/>
    <w:rsid w:val="00EE08D8"/>
    <w:rsid w:val="00EE7526"/>
    <w:rsid w:val="00F00B2C"/>
    <w:rsid w:val="00F03117"/>
    <w:rsid w:val="00F1163F"/>
    <w:rsid w:val="00F14FA9"/>
    <w:rsid w:val="00F21C7A"/>
    <w:rsid w:val="00F2648F"/>
    <w:rsid w:val="00F5144B"/>
    <w:rsid w:val="00F63878"/>
    <w:rsid w:val="00F74965"/>
    <w:rsid w:val="00F76F08"/>
    <w:rsid w:val="00F80F90"/>
    <w:rsid w:val="00F8276E"/>
    <w:rsid w:val="00F926FA"/>
    <w:rsid w:val="00FA1E75"/>
    <w:rsid w:val="00FA5B71"/>
    <w:rsid w:val="00FB4943"/>
    <w:rsid w:val="00FC3453"/>
    <w:rsid w:val="00FC6C0A"/>
    <w:rsid w:val="00FD3660"/>
    <w:rsid w:val="00FD3955"/>
    <w:rsid w:val="00FD3BD3"/>
    <w:rsid w:val="00FD6330"/>
    <w:rsid w:val="00FE3A64"/>
    <w:rsid w:val="00FF5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D47"/>
  </w:style>
  <w:style w:type="paragraph" w:styleId="Heading1">
    <w:name w:val="heading 1"/>
    <w:basedOn w:val="Normal"/>
    <w:link w:val="Heading1Char"/>
    <w:uiPriority w:val="9"/>
    <w:qFormat/>
    <w:rsid w:val="001E15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A4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5097"/>
    <w:pPr>
      <w:keepNext/>
      <w:keepLines/>
      <w:pBdr>
        <w:top w:val="single" w:sz="24" w:space="13" w:color="EEEEEE"/>
      </w:pBdr>
      <w:shd w:val="clear" w:color="auto" w:fill="FFFFFF"/>
      <w:spacing w:after="0" w:line="240" w:lineRule="auto"/>
      <w:outlineLvl w:val="2"/>
    </w:pPr>
    <w:rPr>
      <w:rFonts w:eastAsiaTheme="majorEastAsia" w:cstheme="minorHAnsi"/>
      <w:b/>
      <w:bCs/>
      <w:color w:val="000000"/>
      <w:spacing w:val="-5"/>
      <w:sz w:val="18"/>
      <w:szCs w:val="18"/>
    </w:rPr>
  </w:style>
  <w:style w:type="paragraph" w:styleId="Heading4">
    <w:name w:val="heading 4"/>
    <w:basedOn w:val="Normal"/>
    <w:next w:val="Normal"/>
    <w:link w:val="Heading4Char"/>
    <w:uiPriority w:val="9"/>
    <w:semiHidden/>
    <w:unhideWhenUsed/>
    <w:qFormat/>
    <w:rsid w:val="00571C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5F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E15FD"/>
    <w:rPr>
      <w:color w:val="0000FF"/>
      <w:u w:val="single"/>
    </w:rPr>
  </w:style>
  <w:style w:type="paragraph" w:styleId="NormalWeb">
    <w:name w:val="Normal (Web)"/>
    <w:basedOn w:val="Normal"/>
    <w:uiPriority w:val="99"/>
    <w:unhideWhenUsed/>
    <w:rsid w:val="001E15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15FD"/>
    <w:rPr>
      <w:b/>
      <w:bCs/>
    </w:rPr>
  </w:style>
  <w:style w:type="paragraph" w:styleId="HTMLPreformatted">
    <w:name w:val="HTML Preformatted"/>
    <w:basedOn w:val="Normal"/>
    <w:link w:val="HTMLPreformattedChar"/>
    <w:uiPriority w:val="99"/>
    <w:unhideWhenUsed/>
    <w:rsid w:val="001E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15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E15FD"/>
    <w:rPr>
      <w:rFonts w:ascii="Courier New" w:eastAsia="Times New Roman" w:hAnsi="Courier New" w:cs="Courier New"/>
      <w:sz w:val="20"/>
      <w:szCs w:val="20"/>
    </w:rPr>
  </w:style>
  <w:style w:type="character" w:customStyle="1" w:styleId="k">
    <w:name w:val="k"/>
    <w:basedOn w:val="DefaultParagraphFont"/>
    <w:rsid w:val="001E15FD"/>
  </w:style>
  <w:style w:type="character" w:customStyle="1" w:styleId="nf">
    <w:name w:val="nf"/>
    <w:basedOn w:val="DefaultParagraphFont"/>
    <w:rsid w:val="001E15FD"/>
  </w:style>
  <w:style w:type="character" w:customStyle="1" w:styleId="p">
    <w:name w:val="p"/>
    <w:basedOn w:val="DefaultParagraphFont"/>
    <w:rsid w:val="001E15FD"/>
  </w:style>
  <w:style w:type="character" w:customStyle="1" w:styleId="c1">
    <w:name w:val="c1"/>
    <w:basedOn w:val="DefaultParagraphFont"/>
    <w:rsid w:val="001E15FD"/>
  </w:style>
  <w:style w:type="character" w:customStyle="1" w:styleId="nx">
    <w:name w:val="nx"/>
    <w:basedOn w:val="DefaultParagraphFont"/>
    <w:rsid w:val="001E15FD"/>
  </w:style>
  <w:style w:type="character" w:customStyle="1" w:styleId="s1">
    <w:name w:val="s1"/>
    <w:basedOn w:val="DefaultParagraphFont"/>
    <w:rsid w:val="001E15FD"/>
  </w:style>
  <w:style w:type="character" w:customStyle="1" w:styleId="nv">
    <w:name w:val="nv"/>
    <w:basedOn w:val="DefaultParagraphFont"/>
    <w:rsid w:val="001E15FD"/>
  </w:style>
  <w:style w:type="character" w:customStyle="1" w:styleId="o">
    <w:name w:val="o"/>
    <w:basedOn w:val="DefaultParagraphFont"/>
    <w:rsid w:val="001E15FD"/>
  </w:style>
  <w:style w:type="character" w:customStyle="1" w:styleId="s2">
    <w:name w:val="s2"/>
    <w:basedOn w:val="DefaultParagraphFont"/>
    <w:rsid w:val="004C2C08"/>
  </w:style>
  <w:style w:type="character" w:customStyle="1" w:styleId="arg-type">
    <w:name w:val="arg-type"/>
    <w:basedOn w:val="DefaultParagraphFont"/>
    <w:rsid w:val="00772BC0"/>
  </w:style>
  <w:style w:type="character" w:customStyle="1" w:styleId="arg-name">
    <w:name w:val="arg-name"/>
    <w:basedOn w:val="DefaultParagraphFont"/>
    <w:rsid w:val="00772BC0"/>
  </w:style>
  <w:style w:type="character" w:customStyle="1" w:styleId="arg-default">
    <w:name w:val="arg-default"/>
    <w:basedOn w:val="DefaultParagraphFont"/>
    <w:rsid w:val="00772BC0"/>
  </w:style>
  <w:style w:type="paragraph" w:styleId="Header">
    <w:name w:val="header"/>
    <w:basedOn w:val="Normal"/>
    <w:link w:val="HeaderChar"/>
    <w:uiPriority w:val="99"/>
    <w:semiHidden/>
    <w:unhideWhenUsed/>
    <w:rsid w:val="00B47F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7F87"/>
  </w:style>
  <w:style w:type="paragraph" w:styleId="Footer">
    <w:name w:val="footer"/>
    <w:basedOn w:val="Normal"/>
    <w:link w:val="FooterChar"/>
    <w:uiPriority w:val="99"/>
    <w:semiHidden/>
    <w:unhideWhenUsed/>
    <w:rsid w:val="00B47F8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7F87"/>
  </w:style>
  <w:style w:type="character" w:customStyle="1" w:styleId="Heading3Char">
    <w:name w:val="Heading 3 Char"/>
    <w:basedOn w:val="DefaultParagraphFont"/>
    <w:link w:val="Heading3"/>
    <w:uiPriority w:val="9"/>
    <w:rsid w:val="00C55097"/>
    <w:rPr>
      <w:rFonts w:eastAsiaTheme="majorEastAsia" w:cstheme="minorHAnsi"/>
      <w:b/>
      <w:bCs/>
      <w:color w:val="000000"/>
      <w:spacing w:val="-5"/>
      <w:sz w:val="18"/>
      <w:szCs w:val="18"/>
      <w:shd w:val="clear" w:color="auto" w:fill="FFFFFF"/>
    </w:rPr>
  </w:style>
  <w:style w:type="character" w:customStyle="1" w:styleId="Heading2Char">
    <w:name w:val="Heading 2 Char"/>
    <w:basedOn w:val="DefaultParagraphFont"/>
    <w:link w:val="Heading2"/>
    <w:uiPriority w:val="9"/>
    <w:rsid w:val="006A440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A440F"/>
    <w:rPr>
      <w:i/>
      <w:iCs/>
    </w:rPr>
  </w:style>
  <w:style w:type="character" w:customStyle="1" w:styleId="token">
    <w:name w:val="token"/>
    <w:basedOn w:val="DefaultParagraphFont"/>
    <w:rsid w:val="00362643"/>
  </w:style>
  <w:style w:type="character" w:customStyle="1" w:styleId="pln">
    <w:name w:val="pln"/>
    <w:basedOn w:val="DefaultParagraphFont"/>
    <w:rsid w:val="003610F0"/>
  </w:style>
  <w:style w:type="character" w:customStyle="1" w:styleId="pun">
    <w:name w:val="pun"/>
    <w:basedOn w:val="DefaultParagraphFont"/>
    <w:rsid w:val="003610F0"/>
  </w:style>
  <w:style w:type="character" w:customStyle="1" w:styleId="str">
    <w:name w:val="str"/>
    <w:basedOn w:val="DefaultParagraphFont"/>
    <w:rsid w:val="003610F0"/>
  </w:style>
  <w:style w:type="character" w:customStyle="1" w:styleId="lit">
    <w:name w:val="lit"/>
    <w:basedOn w:val="DefaultParagraphFont"/>
    <w:rsid w:val="003610F0"/>
  </w:style>
  <w:style w:type="character" w:styleId="HTMLTypewriter">
    <w:name w:val="HTML Typewriter"/>
    <w:basedOn w:val="DefaultParagraphFont"/>
    <w:uiPriority w:val="99"/>
    <w:semiHidden/>
    <w:unhideWhenUsed/>
    <w:rsid w:val="00D03037"/>
    <w:rPr>
      <w:rFonts w:ascii="Courier New" w:eastAsia="Times New Roman" w:hAnsi="Courier New" w:cs="Courier New"/>
      <w:sz w:val="20"/>
      <w:szCs w:val="20"/>
    </w:rPr>
  </w:style>
  <w:style w:type="character" w:customStyle="1" w:styleId="mw-headline">
    <w:name w:val="mw-headline"/>
    <w:basedOn w:val="DefaultParagraphFont"/>
    <w:rsid w:val="00D03037"/>
  </w:style>
  <w:style w:type="character" w:customStyle="1" w:styleId="tocnumber">
    <w:name w:val="tocnumber"/>
    <w:basedOn w:val="DefaultParagraphFont"/>
    <w:rsid w:val="00A47C11"/>
  </w:style>
  <w:style w:type="character" w:customStyle="1" w:styleId="toctext">
    <w:name w:val="toctext"/>
    <w:basedOn w:val="DefaultParagraphFont"/>
    <w:rsid w:val="00A47C11"/>
  </w:style>
  <w:style w:type="paragraph" w:styleId="ListParagraph">
    <w:name w:val="List Paragraph"/>
    <w:basedOn w:val="Normal"/>
    <w:uiPriority w:val="34"/>
    <w:qFormat/>
    <w:rsid w:val="00160648"/>
    <w:pPr>
      <w:ind w:left="720"/>
      <w:contextualSpacing/>
    </w:pPr>
  </w:style>
  <w:style w:type="paragraph" w:styleId="BalloonText">
    <w:name w:val="Balloon Text"/>
    <w:basedOn w:val="Normal"/>
    <w:link w:val="BalloonTextChar"/>
    <w:uiPriority w:val="99"/>
    <w:semiHidden/>
    <w:unhideWhenUsed/>
    <w:rsid w:val="00AA5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C17"/>
    <w:rPr>
      <w:rFonts w:ascii="Tahoma" w:hAnsi="Tahoma" w:cs="Tahoma"/>
      <w:sz w:val="16"/>
      <w:szCs w:val="16"/>
    </w:rPr>
  </w:style>
  <w:style w:type="character" w:styleId="FollowedHyperlink">
    <w:name w:val="FollowedHyperlink"/>
    <w:basedOn w:val="DefaultParagraphFont"/>
    <w:uiPriority w:val="99"/>
    <w:semiHidden/>
    <w:unhideWhenUsed/>
    <w:rsid w:val="00A30C2F"/>
    <w:rPr>
      <w:color w:val="800080" w:themeColor="followedHyperlink"/>
      <w:u w:val="single"/>
    </w:rPr>
  </w:style>
  <w:style w:type="character" w:customStyle="1" w:styleId="Heading4Char">
    <w:name w:val="Heading 4 Char"/>
    <w:basedOn w:val="DefaultParagraphFont"/>
    <w:link w:val="Heading4"/>
    <w:uiPriority w:val="9"/>
    <w:semiHidden/>
    <w:rsid w:val="00571C6E"/>
    <w:rPr>
      <w:rFonts w:asciiTheme="majorHAnsi" w:eastAsiaTheme="majorEastAsia" w:hAnsiTheme="majorHAnsi" w:cstheme="majorBidi"/>
      <w:b/>
      <w:bCs/>
      <w:i/>
      <w:iCs/>
      <w:color w:val="4F81BD" w:themeColor="accent1"/>
    </w:rPr>
  </w:style>
  <w:style w:type="character" w:customStyle="1" w:styleId="php">
    <w:name w:val="php"/>
    <w:basedOn w:val="DefaultParagraphFont"/>
    <w:rsid w:val="00571C6E"/>
  </w:style>
  <w:style w:type="character" w:customStyle="1" w:styleId="php-script-tag">
    <w:name w:val="php-script-tag"/>
    <w:basedOn w:val="DefaultParagraphFont"/>
    <w:rsid w:val="00571C6E"/>
  </w:style>
  <w:style w:type="character" w:customStyle="1" w:styleId="php-function">
    <w:name w:val="php-function"/>
    <w:basedOn w:val="DefaultParagraphFont"/>
    <w:rsid w:val="00571C6E"/>
  </w:style>
  <w:style w:type="character" w:customStyle="1" w:styleId="php-brackets">
    <w:name w:val="php-brackets"/>
    <w:basedOn w:val="DefaultParagraphFont"/>
    <w:rsid w:val="00571C6E"/>
  </w:style>
  <w:style w:type="character" w:customStyle="1" w:styleId="php-keyword">
    <w:name w:val="php-keyword"/>
    <w:basedOn w:val="DefaultParagraphFont"/>
    <w:rsid w:val="00571C6E"/>
  </w:style>
  <w:style w:type="character" w:customStyle="1" w:styleId="php-string">
    <w:name w:val="php-string"/>
    <w:basedOn w:val="DefaultParagraphFont"/>
    <w:rsid w:val="00571C6E"/>
  </w:style>
  <w:style w:type="character" w:customStyle="1" w:styleId="css">
    <w:name w:val="css"/>
    <w:basedOn w:val="DefaultParagraphFont"/>
    <w:rsid w:val="00571C6E"/>
  </w:style>
  <w:style w:type="character" w:customStyle="1" w:styleId="css-property">
    <w:name w:val="css-property"/>
    <w:basedOn w:val="DefaultParagraphFont"/>
    <w:rsid w:val="00571C6E"/>
  </w:style>
  <w:style w:type="character" w:customStyle="1" w:styleId="css-selector">
    <w:name w:val="css-selector"/>
    <w:basedOn w:val="DefaultParagraphFont"/>
    <w:rsid w:val="00571C6E"/>
  </w:style>
  <w:style w:type="character" w:customStyle="1" w:styleId="css-value">
    <w:name w:val="css-value"/>
    <w:basedOn w:val="DefaultParagraphFont"/>
    <w:rsid w:val="00571C6E"/>
  </w:style>
  <w:style w:type="character" w:customStyle="1" w:styleId="php-operator">
    <w:name w:val="php-operator"/>
    <w:basedOn w:val="DefaultParagraphFont"/>
    <w:rsid w:val="00571C6E"/>
  </w:style>
  <w:style w:type="character" w:customStyle="1" w:styleId="php-var">
    <w:name w:val="php-var"/>
    <w:basedOn w:val="DefaultParagraphFont"/>
    <w:rsid w:val="00571C6E"/>
  </w:style>
  <w:style w:type="character" w:customStyle="1" w:styleId="php-comment">
    <w:name w:val="php-comment"/>
    <w:basedOn w:val="DefaultParagraphFont"/>
    <w:rsid w:val="00E808E1"/>
  </w:style>
  <w:style w:type="character" w:customStyle="1" w:styleId="html">
    <w:name w:val="html"/>
    <w:basedOn w:val="DefaultParagraphFont"/>
    <w:rsid w:val="00E808E1"/>
  </w:style>
  <w:style w:type="character" w:customStyle="1" w:styleId="html-other-element">
    <w:name w:val="html-other-element"/>
    <w:basedOn w:val="DefaultParagraphFont"/>
    <w:rsid w:val="00140E6B"/>
  </w:style>
  <w:style w:type="character" w:customStyle="1" w:styleId="html-attribute">
    <w:name w:val="html-attribute"/>
    <w:basedOn w:val="DefaultParagraphFont"/>
    <w:rsid w:val="00140E6B"/>
  </w:style>
  <w:style w:type="character" w:customStyle="1" w:styleId="html-anchor-element">
    <w:name w:val="html-anchor-element"/>
    <w:basedOn w:val="DefaultParagraphFont"/>
    <w:rsid w:val="00140E6B"/>
  </w:style>
  <w:style w:type="character" w:customStyle="1" w:styleId="html-image-element">
    <w:name w:val="html-image-element"/>
    <w:basedOn w:val="DefaultParagraphFont"/>
    <w:rsid w:val="00140E6B"/>
  </w:style>
  <w:style w:type="character" w:customStyle="1" w:styleId="screen-reader-text">
    <w:name w:val="screen-reader-text"/>
    <w:basedOn w:val="DefaultParagraphFont"/>
    <w:rsid w:val="00E262E6"/>
  </w:style>
  <w:style w:type="paragraph" w:customStyle="1" w:styleId="toc-jump">
    <w:name w:val="toc-jump"/>
    <w:basedOn w:val="Normal"/>
    <w:rsid w:val="00E262E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rsid w:val="006C378E"/>
    <w:pPr>
      <w:widowControl w:val="0"/>
      <w:autoSpaceDE w:val="0"/>
      <w:autoSpaceDN w:val="0"/>
      <w:spacing w:before="101" w:after="0" w:line="240" w:lineRule="auto"/>
      <w:ind w:left="750"/>
    </w:pPr>
    <w:rPr>
      <w:rFonts w:ascii="Century Gothic" w:eastAsia="Century Gothic" w:hAnsi="Century Gothic" w:cs="Century Gothic"/>
      <w:b/>
      <w:bCs/>
      <w:lang w:bidi="en-US"/>
    </w:rPr>
  </w:style>
  <w:style w:type="paragraph" w:styleId="TOC2">
    <w:name w:val="toc 2"/>
    <w:basedOn w:val="Normal"/>
    <w:uiPriority w:val="1"/>
    <w:qFormat/>
    <w:rsid w:val="006C378E"/>
    <w:pPr>
      <w:widowControl w:val="0"/>
      <w:autoSpaceDE w:val="0"/>
      <w:autoSpaceDN w:val="0"/>
      <w:spacing w:before="81" w:after="0" w:line="240" w:lineRule="auto"/>
      <w:ind w:left="778"/>
    </w:pPr>
    <w:rPr>
      <w:rFonts w:ascii="Lucida Sans" w:eastAsia="Lucida Sans" w:hAnsi="Lucida Sans" w:cs="Lucida Sans"/>
      <w:sz w:val="18"/>
      <w:szCs w:val="18"/>
      <w:lang w:bidi="en-US"/>
    </w:rPr>
  </w:style>
  <w:style w:type="paragraph" w:styleId="BodyText">
    <w:name w:val="Body Text"/>
    <w:basedOn w:val="Normal"/>
    <w:link w:val="BodyTextChar"/>
    <w:uiPriority w:val="1"/>
    <w:qFormat/>
    <w:rsid w:val="006C378E"/>
    <w:pPr>
      <w:widowControl w:val="0"/>
      <w:autoSpaceDE w:val="0"/>
      <w:autoSpaceDN w:val="0"/>
      <w:spacing w:after="0" w:line="192" w:lineRule="exact"/>
      <w:ind w:left="442"/>
    </w:pPr>
    <w:rPr>
      <w:rFonts w:ascii="Courier New" w:eastAsia="Courier New" w:hAnsi="Courier New" w:cs="Courier New"/>
      <w:sz w:val="17"/>
      <w:szCs w:val="17"/>
      <w:lang w:bidi="en-US"/>
    </w:rPr>
  </w:style>
  <w:style w:type="character" w:customStyle="1" w:styleId="BodyTextChar">
    <w:name w:val="Body Text Char"/>
    <w:basedOn w:val="DefaultParagraphFont"/>
    <w:link w:val="BodyText"/>
    <w:uiPriority w:val="1"/>
    <w:rsid w:val="006C378E"/>
    <w:rPr>
      <w:rFonts w:ascii="Courier New" w:eastAsia="Courier New" w:hAnsi="Courier New" w:cs="Courier New"/>
      <w:sz w:val="17"/>
      <w:szCs w:val="17"/>
      <w:lang w:bidi="en-US"/>
    </w:rPr>
  </w:style>
  <w:style w:type="table" w:styleId="TableGrid">
    <w:name w:val="Table Grid"/>
    <w:basedOn w:val="TableNormal"/>
    <w:uiPriority w:val="59"/>
    <w:rsid w:val="0045424A"/>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666524">
      <w:bodyDiv w:val="1"/>
      <w:marLeft w:val="0"/>
      <w:marRight w:val="0"/>
      <w:marTop w:val="0"/>
      <w:marBottom w:val="0"/>
      <w:divBdr>
        <w:top w:val="none" w:sz="0" w:space="0" w:color="auto"/>
        <w:left w:val="none" w:sz="0" w:space="0" w:color="auto"/>
        <w:bottom w:val="none" w:sz="0" w:space="0" w:color="auto"/>
        <w:right w:val="none" w:sz="0" w:space="0" w:color="auto"/>
      </w:divBdr>
    </w:div>
    <w:div w:id="35009728">
      <w:bodyDiv w:val="1"/>
      <w:marLeft w:val="0"/>
      <w:marRight w:val="0"/>
      <w:marTop w:val="0"/>
      <w:marBottom w:val="0"/>
      <w:divBdr>
        <w:top w:val="none" w:sz="0" w:space="0" w:color="auto"/>
        <w:left w:val="none" w:sz="0" w:space="0" w:color="auto"/>
        <w:bottom w:val="none" w:sz="0" w:space="0" w:color="auto"/>
        <w:right w:val="none" w:sz="0" w:space="0" w:color="auto"/>
      </w:divBdr>
      <w:divsChild>
        <w:div w:id="1085569045">
          <w:marLeft w:val="0"/>
          <w:marRight w:val="0"/>
          <w:marTop w:val="0"/>
          <w:marBottom w:val="0"/>
          <w:divBdr>
            <w:top w:val="none" w:sz="0" w:space="0" w:color="auto"/>
            <w:left w:val="none" w:sz="0" w:space="0" w:color="auto"/>
            <w:bottom w:val="none" w:sz="0" w:space="0" w:color="auto"/>
            <w:right w:val="none" w:sz="0" w:space="0" w:color="auto"/>
          </w:divBdr>
        </w:div>
      </w:divsChild>
    </w:div>
    <w:div w:id="48112194">
      <w:bodyDiv w:val="1"/>
      <w:marLeft w:val="0"/>
      <w:marRight w:val="0"/>
      <w:marTop w:val="0"/>
      <w:marBottom w:val="0"/>
      <w:divBdr>
        <w:top w:val="none" w:sz="0" w:space="0" w:color="auto"/>
        <w:left w:val="none" w:sz="0" w:space="0" w:color="auto"/>
        <w:bottom w:val="none" w:sz="0" w:space="0" w:color="auto"/>
        <w:right w:val="none" w:sz="0" w:space="0" w:color="auto"/>
      </w:divBdr>
      <w:divsChild>
        <w:div w:id="616909547">
          <w:marLeft w:val="0"/>
          <w:marRight w:val="0"/>
          <w:marTop w:val="0"/>
          <w:marBottom w:val="0"/>
          <w:divBdr>
            <w:top w:val="none" w:sz="0" w:space="0" w:color="auto"/>
            <w:left w:val="single" w:sz="12" w:space="0" w:color="D3A9E4"/>
            <w:bottom w:val="none" w:sz="0" w:space="0" w:color="auto"/>
            <w:right w:val="none" w:sz="0" w:space="0" w:color="auto"/>
          </w:divBdr>
        </w:div>
        <w:div w:id="1147361114">
          <w:marLeft w:val="0"/>
          <w:marRight w:val="0"/>
          <w:marTop w:val="0"/>
          <w:marBottom w:val="0"/>
          <w:divBdr>
            <w:top w:val="none" w:sz="0" w:space="0" w:color="auto"/>
            <w:left w:val="single" w:sz="12" w:space="0" w:color="D3A9E4"/>
            <w:bottom w:val="none" w:sz="0" w:space="0" w:color="auto"/>
            <w:right w:val="none" w:sz="0" w:space="0" w:color="auto"/>
          </w:divBdr>
        </w:div>
        <w:div w:id="1144355548">
          <w:marLeft w:val="0"/>
          <w:marRight w:val="0"/>
          <w:marTop w:val="0"/>
          <w:marBottom w:val="0"/>
          <w:divBdr>
            <w:top w:val="none" w:sz="0" w:space="0" w:color="auto"/>
            <w:left w:val="single" w:sz="12" w:space="0" w:color="D3A9E4"/>
            <w:bottom w:val="none" w:sz="0" w:space="0" w:color="auto"/>
            <w:right w:val="none" w:sz="0" w:space="0" w:color="auto"/>
          </w:divBdr>
        </w:div>
      </w:divsChild>
    </w:div>
    <w:div w:id="109588166">
      <w:bodyDiv w:val="1"/>
      <w:marLeft w:val="0"/>
      <w:marRight w:val="0"/>
      <w:marTop w:val="0"/>
      <w:marBottom w:val="0"/>
      <w:divBdr>
        <w:top w:val="none" w:sz="0" w:space="0" w:color="auto"/>
        <w:left w:val="none" w:sz="0" w:space="0" w:color="auto"/>
        <w:bottom w:val="none" w:sz="0" w:space="0" w:color="auto"/>
        <w:right w:val="none" w:sz="0" w:space="0" w:color="auto"/>
      </w:divBdr>
    </w:div>
    <w:div w:id="133643679">
      <w:bodyDiv w:val="1"/>
      <w:marLeft w:val="0"/>
      <w:marRight w:val="0"/>
      <w:marTop w:val="0"/>
      <w:marBottom w:val="0"/>
      <w:divBdr>
        <w:top w:val="none" w:sz="0" w:space="0" w:color="auto"/>
        <w:left w:val="none" w:sz="0" w:space="0" w:color="auto"/>
        <w:bottom w:val="none" w:sz="0" w:space="0" w:color="auto"/>
        <w:right w:val="none" w:sz="0" w:space="0" w:color="auto"/>
      </w:divBdr>
    </w:div>
    <w:div w:id="136580941">
      <w:bodyDiv w:val="1"/>
      <w:marLeft w:val="0"/>
      <w:marRight w:val="0"/>
      <w:marTop w:val="0"/>
      <w:marBottom w:val="0"/>
      <w:divBdr>
        <w:top w:val="none" w:sz="0" w:space="0" w:color="auto"/>
        <w:left w:val="none" w:sz="0" w:space="0" w:color="auto"/>
        <w:bottom w:val="none" w:sz="0" w:space="0" w:color="auto"/>
        <w:right w:val="none" w:sz="0" w:space="0" w:color="auto"/>
      </w:divBdr>
    </w:div>
    <w:div w:id="170224849">
      <w:bodyDiv w:val="1"/>
      <w:marLeft w:val="0"/>
      <w:marRight w:val="0"/>
      <w:marTop w:val="0"/>
      <w:marBottom w:val="0"/>
      <w:divBdr>
        <w:top w:val="none" w:sz="0" w:space="0" w:color="auto"/>
        <w:left w:val="none" w:sz="0" w:space="0" w:color="auto"/>
        <w:bottom w:val="none" w:sz="0" w:space="0" w:color="auto"/>
        <w:right w:val="none" w:sz="0" w:space="0" w:color="auto"/>
      </w:divBdr>
      <w:divsChild>
        <w:div w:id="1012802198">
          <w:blockQuote w:val="1"/>
          <w:marLeft w:val="720"/>
          <w:marRight w:val="720"/>
          <w:marTop w:val="468"/>
          <w:marBottom w:val="468"/>
          <w:divBdr>
            <w:top w:val="none" w:sz="0" w:space="0" w:color="auto"/>
            <w:left w:val="none" w:sz="0" w:space="0" w:color="auto"/>
            <w:bottom w:val="none" w:sz="0" w:space="0" w:color="auto"/>
            <w:right w:val="none" w:sz="0" w:space="0" w:color="auto"/>
          </w:divBdr>
        </w:div>
      </w:divsChild>
    </w:div>
    <w:div w:id="184370776">
      <w:bodyDiv w:val="1"/>
      <w:marLeft w:val="0"/>
      <w:marRight w:val="0"/>
      <w:marTop w:val="0"/>
      <w:marBottom w:val="0"/>
      <w:divBdr>
        <w:top w:val="none" w:sz="0" w:space="0" w:color="auto"/>
        <w:left w:val="none" w:sz="0" w:space="0" w:color="auto"/>
        <w:bottom w:val="none" w:sz="0" w:space="0" w:color="auto"/>
        <w:right w:val="none" w:sz="0" w:space="0" w:color="auto"/>
      </w:divBdr>
    </w:div>
    <w:div w:id="189030306">
      <w:bodyDiv w:val="1"/>
      <w:marLeft w:val="0"/>
      <w:marRight w:val="0"/>
      <w:marTop w:val="0"/>
      <w:marBottom w:val="0"/>
      <w:divBdr>
        <w:top w:val="none" w:sz="0" w:space="0" w:color="auto"/>
        <w:left w:val="none" w:sz="0" w:space="0" w:color="auto"/>
        <w:bottom w:val="none" w:sz="0" w:space="0" w:color="auto"/>
        <w:right w:val="none" w:sz="0" w:space="0" w:color="auto"/>
      </w:divBdr>
    </w:div>
    <w:div w:id="262962146">
      <w:bodyDiv w:val="1"/>
      <w:marLeft w:val="0"/>
      <w:marRight w:val="0"/>
      <w:marTop w:val="0"/>
      <w:marBottom w:val="0"/>
      <w:divBdr>
        <w:top w:val="none" w:sz="0" w:space="0" w:color="auto"/>
        <w:left w:val="none" w:sz="0" w:space="0" w:color="auto"/>
        <w:bottom w:val="none" w:sz="0" w:space="0" w:color="auto"/>
        <w:right w:val="none" w:sz="0" w:space="0" w:color="auto"/>
      </w:divBdr>
    </w:div>
    <w:div w:id="316374582">
      <w:bodyDiv w:val="1"/>
      <w:marLeft w:val="0"/>
      <w:marRight w:val="0"/>
      <w:marTop w:val="0"/>
      <w:marBottom w:val="0"/>
      <w:divBdr>
        <w:top w:val="none" w:sz="0" w:space="0" w:color="auto"/>
        <w:left w:val="none" w:sz="0" w:space="0" w:color="auto"/>
        <w:bottom w:val="none" w:sz="0" w:space="0" w:color="auto"/>
        <w:right w:val="none" w:sz="0" w:space="0" w:color="auto"/>
      </w:divBdr>
    </w:div>
    <w:div w:id="390928517">
      <w:bodyDiv w:val="1"/>
      <w:marLeft w:val="0"/>
      <w:marRight w:val="0"/>
      <w:marTop w:val="0"/>
      <w:marBottom w:val="0"/>
      <w:divBdr>
        <w:top w:val="none" w:sz="0" w:space="0" w:color="auto"/>
        <w:left w:val="none" w:sz="0" w:space="0" w:color="auto"/>
        <w:bottom w:val="none" w:sz="0" w:space="0" w:color="auto"/>
        <w:right w:val="none" w:sz="0" w:space="0" w:color="auto"/>
      </w:divBdr>
    </w:div>
    <w:div w:id="401408592">
      <w:bodyDiv w:val="1"/>
      <w:marLeft w:val="0"/>
      <w:marRight w:val="0"/>
      <w:marTop w:val="0"/>
      <w:marBottom w:val="0"/>
      <w:divBdr>
        <w:top w:val="none" w:sz="0" w:space="0" w:color="auto"/>
        <w:left w:val="none" w:sz="0" w:space="0" w:color="auto"/>
        <w:bottom w:val="none" w:sz="0" w:space="0" w:color="auto"/>
        <w:right w:val="none" w:sz="0" w:space="0" w:color="auto"/>
      </w:divBdr>
    </w:div>
    <w:div w:id="415631379">
      <w:bodyDiv w:val="1"/>
      <w:marLeft w:val="0"/>
      <w:marRight w:val="0"/>
      <w:marTop w:val="0"/>
      <w:marBottom w:val="0"/>
      <w:divBdr>
        <w:top w:val="none" w:sz="0" w:space="0" w:color="auto"/>
        <w:left w:val="none" w:sz="0" w:space="0" w:color="auto"/>
        <w:bottom w:val="none" w:sz="0" w:space="0" w:color="auto"/>
        <w:right w:val="none" w:sz="0" w:space="0" w:color="auto"/>
      </w:divBdr>
      <w:divsChild>
        <w:div w:id="892034524">
          <w:marLeft w:val="0"/>
          <w:marRight w:val="0"/>
          <w:marTop w:val="0"/>
          <w:marBottom w:val="0"/>
          <w:divBdr>
            <w:top w:val="none" w:sz="0" w:space="0" w:color="auto"/>
            <w:left w:val="single" w:sz="12" w:space="0" w:color="D3A9E4"/>
            <w:bottom w:val="none" w:sz="0" w:space="0" w:color="auto"/>
            <w:right w:val="none" w:sz="0" w:space="0" w:color="auto"/>
          </w:divBdr>
        </w:div>
        <w:div w:id="1782535114">
          <w:marLeft w:val="0"/>
          <w:marRight w:val="0"/>
          <w:marTop w:val="0"/>
          <w:marBottom w:val="0"/>
          <w:divBdr>
            <w:top w:val="none" w:sz="0" w:space="0" w:color="auto"/>
            <w:left w:val="single" w:sz="12" w:space="0" w:color="D3A9E4"/>
            <w:bottom w:val="none" w:sz="0" w:space="0" w:color="auto"/>
            <w:right w:val="none" w:sz="0" w:space="0" w:color="auto"/>
          </w:divBdr>
        </w:div>
        <w:div w:id="242683118">
          <w:marLeft w:val="0"/>
          <w:marRight w:val="0"/>
          <w:marTop w:val="0"/>
          <w:marBottom w:val="0"/>
          <w:divBdr>
            <w:top w:val="none" w:sz="0" w:space="0" w:color="auto"/>
            <w:left w:val="single" w:sz="12" w:space="0" w:color="D3A9E4"/>
            <w:bottom w:val="none" w:sz="0" w:space="0" w:color="auto"/>
            <w:right w:val="none" w:sz="0" w:space="0" w:color="auto"/>
          </w:divBdr>
        </w:div>
      </w:divsChild>
    </w:div>
    <w:div w:id="420368834">
      <w:bodyDiv w:val="1"/>
      <w:marLeft w:val="0"/>
      <w:marRight w:val="0"/>
      <w:marTop w:val="0"/>
      <w:marBottom w:val="0"/>
      <w:divBdr>
        <w:top w:val="none" w:sz="0" w:space="0" w:color="auto"/>
        <w:left w:val="none" w:sz="0" w:space="0" w:color="auto"/>
        <w:bottom w:val="none" w:sz="0" w:space="0" w:color="auto"/>
        <w:right w:val="none" w:sz="0" w:space="0" w:color="auto"/>
      </w:divBdr>
      <w:divsChild>
        <w:div w:id="150105793">
          <w:marLeft w:val="0"/>
          <w:marRight w:val="0"/>
          <w:marTop w:val="0"/>
          <w:marBottom w:val="0"/>
          <w:divBdr>
            <w:top w:val="none" w:sz="0" w:space="0" w:color="auto"/>
            <w:left w:val="none" w:sz="0" w:space="0" w:color="auto"/>
            <w:bottom w:val="none" w:sz="0" w:space="0" w:color="auto"/>
            <w:right w:val="none" w:sz="0" w:space="0" w:color="auto"/>
          </w:divBdr>
          <w:divsChild>
            <w:div w:id="1023701354">
              <w:marLeft w:val="0"/>
              <w:marRight w:val="0"/>
              <w:marTop w:val="0"/>
              <w:marBottom w:val="0"/>
              <w:divBdr>
                <w:top w:val="none" w:sz="0" w:space="0" w:color="auto"/>
                <w:left w:val="none" w:sz="0" w:space="0" w:color="auto"/>
                <w:bottom w:val="none" w:sz="0" w:space="0" w:color="auto"/>
                <w:right w:val="none" w:sz="0" w:space="0" w:color="auto"/>
              </w:divBdr>
              <w:divsChild>
                <w:div w:id="1839729166">
                  <w:marLeft w:val="0"/>
                  <w:marRight w:val="0"/>
                  <w:marTop w:val="0"/>
                  <w:marBottom w:val="0"/>
                  <w:divBdr>
                    <w:top w:val="none" w:sz="0" w:space="0" w:color="auto"/>
                    <w:left w:val="none" w:sz="0" w:space="0" w:color="auto"/>
                    <w:bottom w:val="none" w:sz="0" w:space="0" w:color="auto"/>
                    <w:right w:val="none" w:sz="0" w:space="0" w:color="auto"/>
                  </w:divBdr>
                </w:div>
                <w:div w:id="922226752">
                  <w:marLeft w:val="0"/>
                  <w:marRight w:val="0"/>
                  <w:marTop w:val="0"/>
                  <w:marBottom w:val="0"/>
                  <w:divBdr>
                    <w:top w:val="none" w:sz="0" w:space="0" w:color="auto"/>
                    <w:left w:val="none" w:sz="0" w:space="0" w:color="auto"/>
                    <w:bottom w:val="none" w:sz="0" w:space="0" w:color="auto"/>
                    <w:right w:val="none" w:sz="0" w:space="0" w:color="auto"/>
                  </w:divBdr>
                </w:div>
                <w:div w:id="1735662859">
                  <w:marLeft w:val="0"/>
                  <w:marRight w:val="0"/>
                  <w:marTop w:val="0"/>
                  <w:marBottom w:val="0"/>
                  <w:divBdr>
                    <w:top w:val="none" w:sz="0" w:space="0" w:color="auto"/>
                    <w:left w:val="none" w:sz="0" w:space="0" w:color="auto"/>
                    <w:bottom w:val="none" w:sz="0" w:space="0" w:color="auto"/>
                    <w:right w:val="none" w:sz="0" w:space="0" w:color="auto"/>
                  </w:divBdr>
                </w:div>
                <w:div w:id="1081946461">
                  <w:marLeft w:val="0"/>
                  <w:marRight w:val="0"/>
                  <w:marTop w:val="0"/>
                  <w:marBottom w:val="0"/>
                  <w:divBdr>
                    <w:top w:val="none" w:sz="0" w:space="0" w:color="auto"/>
                    <w:left w:val="none" w:sz="0" w:space="0" w:color="auto"/>
                    <w:bottom w:val="none" w:sz="0" w:space="0" w:color="auto"/>
                    <w:right w:val="none" w:sz="0" w:space="0" w:color="auto"/>
                  </w:divBdr>
                </w:div>
                <w:div w:id="1095901526">
                  <w:marLeft w:val="0"/>
                  <w:marRight w:val="0"/>
                  <w:marTop w:val="0"/>
                  <w:marBottom w:val="0"/>
                  <w:divBdr>
                    <w:top w:val="none" w:sz="0" w:space="0" w:color="auto"/>
                    <w:left w:val="none" w:sz="0" w:space="0" w:color="auto"/>
                    <w:bottom w:val="none" w:sz="0" w:space="0" w:color="auto"/>
                    <w:right w:val="none" w:sz="0" w:space="0" w:color="auto"/>
                  </w:divBdr>
                </w:div>
                <w:div w:id="2121758048">
                  <w:marLeft w:val="0"/>
                  <w:marRight w:val="0"/>
                  <w:marTop w:val="0"/>
                  <w:marBottom w:val="0"/>
                  <w:divBdr>
                    <w:top w:val="none" w:sz="0" w:space="0" w:color="auto"/>
                    <w:left w:val="none" w:sz="0" w:space="0" w:color="auto"/>
                    <w:bottom w:val="none" w:sz="0" w:space="0" w:color="auto"/>
                    <w:right w:val="none" w:sz="0" w:space="0" w:color="auto"/>
                  </w:divBdr>
                </w:div>
                <w:div w:id="153183574">
                  <w:marLeft w:val="0"/>
                  <w:marRight w:val="0"/>
                  <w:marTop w:val="0"/>
                  <w:marBottom w:val="0"/>
                  <w:divBdr>
                    <w:top w:val="none" w:sz="0" w:space="0" w:color="auto"/>
                    <w:left w:val="none" w:sz="0" w:space="0" w:color="auto"/>
                    <w:bottom w:val="none" w:sz="0" w:space="0" w:color="auto"/>
                    <w:right w:val="none" w:sz="0" w:space="0" w:color="auto"/>
                  </w:divBdr>
                </w:div>
                <w:div w:id="758142719">
                  <w:marLeft w:val="0"/>
                  <w:marRight w:val="0"/>
                  <w:marTop w:val="0"/>
                  <w:marBottom w:val="0"/>
                  <w:divBdr>
                    <w:top w:val="none" w:sz="0" w:space="0" w:color="auto"/>
                    <w:left w:val="none" w:sz="0" w:space="0" w:color="auto"/>
                    <w:bottom w:val="none" w:sz="0" w:space="0" w:color="auto"/>
                    <w:right w:val="none" w:sz="0" w:space="0" w:color="auto"/>
                  </w:divBdr>
                </w:div>
                <w:div w:id="470365475">
                  <w:marLeft w:val="0"/>
                  <w:marRight w:val="0"/>
                  <w:marTop w:val="0"/>
                  <w:marBottom w:val="0"/>
                  <w:divBdr>
                    <w:top w:val="none" w:sz="0" w:space="0" w:color="auto"/>
                    <w:left w:val="none" w:sz="0" w:space="0" w:color="auto"/>
                    <w:bottom w:val="none" w:sz="0" w:space="0" w:color="auto"/>
                    <w:right w:val="none" w:sz="0" w:space="0" w:color="auto"/>
                  </w:divBdr>
                </w:div>
                <w:div w:id="1018383817">
                  <w:marLeft w:val="0"/>
                  <w:marRight w:val="0"/>
                  <w:marTop w:val="0"/>
                  <w:marBottom w:val="0"/>
                  <w:divBdr>
                    <w:top w:val="none" w:sz="0" w:space="0" w:color="auto"/>
                    <w:left w:val="none" w:sz="0" w:space="0" w:color="auto"/>
                    <w:bottom w:val="none" w:sz="0" w:space="0" w:color="auto"/>
                    <w:right w:val="none" w:sz="0" w:space="0" w:color="auto"/>
                  </w:divBdr>
                  <w:divsChild>
                    <w:div w:id="564921309">
                      <w:marLeft w:val="0"/>
                      <w:marRight w:val="0"/>
                      <w:marTop w:val="0"/>
                      <w:marBottom w:val="0"/>
                      <w:divBdr>
                        <w:top w:val="none" w:sz="0" w:space="0" w:color="auto"/>
                        <w:left w:val="none" w:sz="0" w:space="0" w:color="auto"/>
                        <w:bottom w:val="none" w:sz="0" w:space="0" w:color="auto"/>
                        <w:right w:val="none" w:sz="0" w:space="0" w:color="auto"/>
                      </w:divBdr>
                    </w:div>
                    <w:div w:id="1025211058">
                      <w:marLeft w:val="0"/>
                      <w:marRight w:val="0"/>
                      <w:marTop w:val="0"/>
                      <w:marBottom w:val="0"/>
                      <w:divBdr>
                        <w:top w:val="none" w:sz="0" w:space="0" w:color="auto"/>
                        <w:left w:val="none" w:sz="0" w:space="0" w:color="auto"/>
                        <w:bottom w:val="none" w:sz="0" w:space="0" w:color="auto"/>
                        <w:right w:val="none" w:sz="0" w:space="0" w:color="auto"/>
                      </w:divBdr>
                    </w:div>
                    <w:div w:id="840394602">
                      <w:marLeft w:val="0"/>
                      <w:marRight w:val="0"/>
                      <w:marTop w:val="0"/>
                      <w:marBottom w:val="0"/>
                      <w:divBdr>
                        <w:top w:val="none" w:sz="0" w:space="0" w:color="auto"/>
                        <w:left w:val="none" w:sz="0" w:space="0" w:color="auto"/>
                        <w:bottom w:val="none" w:sz="0" w:space="0" w:color="auto"/>
                        <w:right w:val="none" w:sz="0" w:space="0" w:color="auto"/>
                      </w:divBdr>
                    </w:div>
                    <w:div w:id="1669089289">
                      <w:marLeft w:val="0"/>
                      <w:marRight w:val="0"/>
                      <w:marTop w:val="0"/>
                      <w:marBottom w:val="0"/>
                      <w:divBdr>
                        <w:top w:val="none" w:sz="0" w:space="0" w:color="auto"/>
                        <w:left w:val="none" w:sz="0" w:space="0" w:color="auto"/>
                        <w:bottom w:val="none" w:sz="0" w:space="0" w:color="auto"/>
                        <w:right w:val="none" w:sz="0" w:space="0" w:color="auto"/>
                      </w:divBdr>
                    </w:div>
                    <w:div w:id="683554654">
                      <w:marLeft w:val="0"/>
                      <w:marRight w:val="0"/>
                      <w:marTop w:val="0"/>
                      <w:marBottom w:val="0"/>
                      <w:divBdr>
                        <w:top w:val="none" w:sz="0" w:space="0" w:color="auto"/>
                        <w:left w:val="none" w:sz="0" w:space="0" w:color="auto"/>
                        <w:bottom w:val="none" w:sz="0" w:space="0" w:color="auto"/>
                        <w:right w:val="none" w:sz="0" w:space="0" w:color="auto"/>
                      </w:divBdr>
                    </w:div>
                    <w:div w:id="480776733">
                      <w:marLeft w:val="0"/>
                      <w:marRight w:val="0"/>
                      <w:marTop w:val="0"/>
                      <w:marBottom w:val="0"/>
                      <w:divBdr>
                        <w:top w:val="none" w:sz="0" w:space="0" w:color="auto"/>
                        <w:left w:val="none" w:sz="0" w:space="0" w:color="auto"/>
                        <w:bottom w:val="none" w:sz="0" w:space="0" w:color="auto"/>
                        <w:right w:val="none" w:sz="0" w:space="0" w:color="auto"/>
                      </w:divBdr>
                    </w:div>
                    <w:div w:id="1863742977">
                      <w:marLeft w:val="0"/>
                      <w:marRight w:val="0"/>
                      <w:marTop w:val="0"/>
                      <w:marBottom w:val="0"/>
                      <w:divBdr>
                        <w:top w:val="none" w:sz="0" w:space="0" w:color="auto"/>
                        <w:left w:val="none" w:sz="0" w:space="0" w:color="auto"/>
                        <w:bottom w:val="none" w:sz="0" w:space="0" w:color="auto"/>
                        <w:right w:val="none" w:sz="0" w:space="0" w:color="auto"/>
                      </w:divBdr>
                    </w:div>
                    <w:div w:id="645936369">
                      <w:marLeft w:val="0"/>
                      <w:marRight w:val="0"/>
                      <w:marTop w:val="0"/>
                      <w:marBottom w:val="0"/>
                      <w:divBdr>
                        <w:top w:val="none" w:sz="0" w:space="0" w:color="auto"/>
                        <w:left w:val="none" w:sz="0" w:space="0" w:color="auto"/>
                        <w:bottom w:val="none" w:sz="0" w:space="0" w:color="auto"/>
                        <w:right w:val="none" w:sz="0" w:space="0" w:color="auto"/>
                      </w:divBdr>
                    </w:div>
                    <w:div w:id="6956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98669">
          <w:marLeft w:val="0"/>
          <w:marRight w:val="0"/>
          <w:marTop w:val="0"/>
          <w:marBottom w:val="0"/>
          <w:divBdr>
            <w:top w:val="none" w:sz="0" w:space="0" w:color="auto"/>
            <w:left w:val="none" w:sz="0" w:space="0" w:color="auto"/>
            <w:bottom w:val="none" w:sz="0" w:space="0" w:color="auto"/>
            <w:right w:val="none" w:sz="0" w:space="0" w:color="auto"/>
          </w:divBdr>
          <w:divsChild>
            <w:div w:id="117455337">
              <w:marLeft w:val="0"/>
              <w:marRight w:val="0"/>
              <w:marTop w:val="0"/>
              <w:marBottom w:val="0"/>
              <w:divBdr>
                <w:top w:val="none" w:sz="0" w:space="0" w:color="auto"/>
                <w:left w:val="none" w:sz="0" w:space="0" w:color="auto"/>
                <w:bottom w:val="none" w:sz="0" w:space="0" w:color="auto"/>
                <w:right w:val="none" w:sz="0" w:space="0" w:color="auto"/>
              </w:divBdr>
              <w:divsChild>
                <w:div w:id="2121601654">
                  <w:marLeft w:val="0"/>
                  <w:marRight w:val="0"/>
                  <w:marTop w:val="0"/>
                  <w:marBottom w:val="0"/>
                  <w:divBdr>
                    <w:top w:val="none" w:sz="0" w:space="0" w:color="auto"/>
                    <w:left w:val="none" w:sz="0" w:space="0" w:color="auto"/>
                    <w:bottom w:val="none" w:sz="0" w:space="0" w:color="auto"/>
                    <w:right w:val="none" w:sz="0" w:space="0" w:color="auto"/>
                  </w:divBdr>
                </w:div>
                <w:div w:id="1146355737">
                  <w:marLeft w:val="0"/>
                  <w:marRight w:val="0"/>
                  <w:marTop w:val="0"/>
                  <w:marBottom w:val="0"/>
                  <w:divBdr>
                    <w:top w:val="none" w:sz="0" w:space="0" w:color="auto"/>
                    <w:left w:val="none" w:sz="0" w:space="0" w:color="auto"/>
                    <w:bottom w:val="none" w:sz="0" w:space="0" w:color="auto"/>
                    <w:right w:val="none" w:sz="0" w:space="0" w:color="auto"/>
                  </w:divBdr>
                </w:div>
                <w:div w:id="1104495831">
                  <w:marLeft w:val="0"/>
                  <w:marRight w:val="0"/>
                  <w:marTop w:val="0"/>
                  <w:marBottom w:val="0"/>
                  <w:divBdr>
                    <w:top w:val="none" w:sz="0" w:space="0" w:color="auto"/>
                    <w:left w:val="none" w:sz="0" w:space="0" w:color="auto"/>
                    <w:bottom w:val="none" w:sz="0" w:space="0" w:color="auto"/>
                    <w:right w:val="none" w:sz="0" w:space="0" w:color="auto"/>
                  </w:divBdr>
                </w:div>
                <w:div w:id="2123722314">
                  <w:marLeft w:val="0"/>
                  <w:marRight w:val="0"/>
                  <w:marTop w:val="0"/>
                  <w:marBottom w:val="0"/>
                  <w:divBdr>
                    <w:top w:val="none" w:sz="0" w:space="0" w:color="auto"/>
                    <w:left w:val="none" w:sz="0" w:space="0" w:color="auto"/>
                    <w:bottom w:val="none" w:sz="0" w:space="0" w:color="auto"/>
                    <w:right w:val="none" w:sz="0" w:space="0" w:color="auto"/>
                  </w:divBdr>
                </w:div>
                <w:div w:id="1218974993">
                  <w:marLeft w:val="0"/>
                  <w:marRight w:val="0"/>
                  <w:marTop w:val="0"/>
                  <w:marBottom w:val="0"/>
                  <w:divBdr>
                    <w:top w:val="none" w:sz="0" w:space="0" w:color="auto"/>
                    <w:left w:val="none" w:sz="0" w:space="0" w:color="auto"/>
                    <w:bottom w:val="none" w:sz="0" w:space="0" w:color="auto"/>
                    <w:right w:val="none" w:sz="0" w:space="0" w:color="auto"/>
                  </w:divBdr>
                </w:div>
                <w:div w:id="752549995">
                  <w:marLeft w:val="0"/>
                  <w:marRight w:val="0"/>
                  <w:marTop w:val="0"/>
                  <w:marBottom w:val="0"/>
                  <w:divBdr>
                    <w:top w:val="none" w:sz="0" w:space="0" w:color="auto"/>
                    <w:left w:val="none" w:sz="0" w:space="0" w:color="auto"/>
                    <w:bottom w:val="none" w:sz="0" w:space="0" w:color="auto"/>
                    <w:right w:val="none" w:sz="0" w:space="0" w:color="auto"/>
                  </w:divBdr>
                </w:div>
                <w:div w:id="419833351">
                  <w:marLeft w:val="0"/>
                  <w:marRight w:val="0"/>
                  <w:marTop w:val="0"/>
                  <w:marBottom w:val="0"/>
                  <w:divBdr>
                    <w:top w:val="none" w:sz="0" w:space="0" w:color="auto"/>
                    <w:left w:val="none" w:sz="0" w:space="0" w:color="auto"/>
                    <w:bottom w:val="none" w:sz="0" w:space="0" w:color="auto"/>
                    <w:right w:val="none" w:sz="0" w:space="0" w:color="auto"/>
                  </w:divBdr>
                </w:div>
                <w:div w:id="1525049452">
                  <w:marLeft w:val="0"/>
                  <w:marRight w:val="0"/>
                  <w:marTop w:val="0"/>
                  <w:marBottom w:val="0"/>
                  <w:divBdr>
                    <w:top w:val="none" w:sz="0" w:space="0" w:color="auto"/>
                    <w:left w:val="none" w:sz="0" w:space="0" w:color="auto"/>
                    <w:bottom w:val="none" w:sz="0" w:space="0" w:color="auto"/>
                    <w:right w:val="none" w:sz="0" w:space="0" w:color="auto"/>
                  </w:divBdr>
                </w:div>
                <w:div w:id="558327305">
                  <w:marLeft w:val="0"/>
                  <w:marRight w:val="0"/>
                  <w:marTop w:val="0"/>
                  <w:marBottom w:val="0"/>
                  <w:divBdr>
                    <w:top w:val="none" w:sz="0" w:space="0" w:color="auto"/>
                    <w:left w:val="none" w:sz="0" w:space="0" w:color="auto"/>
                    <w:bottom w:val="none" w:sz="0" w:space="0" w:color="auto"/>
                    <w:right w:val="none" w:sz="0" w:space="0" w:color="auto"/>
                  </w:divBdr>
                </w:div>
                <w:div w:id="1906797956">
                  <w:marLeft w:val="0"/>
                  <w:marRight w:val="0"/>
                  <w:marTop w:val="0"/>
                  <w:marBottom w:val="0"/>
                  <w:divBdr>
                    <w:top w:val="none" w:sz="0" w:space="0" w:color="auto"/>
                    <w:left w:val="none" w:sz="0" w:space="0" w:color="auto"/>
                    <w:bottom w:val="none" w:sz="0" w:space="0" w:color="auto"/>
                    <w:right w:val="none" w:sz="0" w:space="0" w:color="auto"/>
                  </w:divBdr>
                  <w:divsChild>
                    <w:div w:id="19362886">
                      <w:marLeft w:val="0"/>
                      <w:marRight w:val="0"/>
                      <w:marTop w:val="0"/>
                      <w:marBottom w:val="0"/>
                      <w:divBdr>
                        <w:top w:val="none" w:sz="0" w:space="0" w:color="auto"/>
                        <w:left w:val="none" w:sz="0" w:space="0" w:color="auto"/>
                        <w:bottom w:val="none" w:sz="0" w:space="0" w:color="auto"/>
                        <w:right w:val="none" w:sz="0" w:space="0" w:color="auto"/>
                      </w:divBdr>
                    </w:div>
                    <w:div w:id="1296720229">
                      <w:marLeft w:val="0"/>
                      <w:marRight w:val="0"/>
                      <w:marTop w:val="0"/>
                      <w:marBottom w:val="0"/>
                      <w:divBdr>
                        <w:top w:val="none" w:sz="0" w:space="0" w:color="auto"/>
                        <w:left w:val="none" w:sz="0" w:space="0" w:color="auto"/>
                        <w:bottom w:val="none" w:sz="0" w:space="0" w:color="auto"/>
                        <w:right w:val="none" w:sz="0" w:space="0" w:color="auto"/>
                      </w:divBdr>
                    </w:div>
                    <w:div w:id="153029288">
                      <w:marLeft w:val="0"/>
                      <w:marRight w:val="0"/>
                      <w:marTop w:val="0"/>
                      <w:marBottom w:val="0"/>
                      <w:divBdr>
                        <w:top w:val="none" w:sz="0" w:space="0" w:color="auto"/>
                        <w:left w:val="none" w:sz="0" w:space="0" w:color="auto"/>
                        <w:bottom w:val="none" w:sz="0" w:space="0" w:color="auto"/>
                        <w:right w:val="none" w:sz="0" w:space="0" w:color="auto"/>
                      </w:divBdr>
                    </w:div>
                    <w:div w:id="1527938615">
                      <w:marLeft w:val="0"/>
                      <w:marRight w:val="0"/>
                      <w:marTop w:val="0"/>
                      <w:marBottom w:val="0"/>
                      <w:divBdr>
                        <w:top w:val="none" w:sz="0" w:space="0" w:color="auto"/>
                        <w:left w:val="none" w:sz="0" w:space="0" w:color="auto"/>
                        <w:bottom w:val="none" w:sz="0" w:space="0" w:color="auto"/>
                        <w:right w:val="none" w:sz="0" w:space="0" w:color="auto"/>
                      </w:divBdr>
                    </w:div>
                    <w:div w:id="826286797">
                      <w:marLeft w:val="0"/>
                      <w:marRight w:val="0"/>
                      <w:marTop w:val="0"/>
                      <w:marBottom w:val="0"/>
                      <w:divBdr>
                        <w:top w:val="none" w:sz="0" w:space="0" w:color="auto"/>
                        <w:left w:val="none" w:sz="0" w:space="0" w:color="auto"/>
                        <w:bottom w:val="none" w:sz="0" w:space="0" w:color="auto"/>
                        <w:right w:val="none" w:sz="0" w:space="0" w:color="auto"/>
                      </w:divBdr>
                    </w:div>
                    <w:div w:id="827551508">
                      <w:marLeft w:val="0"/>
                      <w:marRight w:val="0"/>
                      <w:marTop w:val="0"/>
                      <w:marBottom w:val="0"/>
                      <w:divBdr>
                        <w:top w:val="none" w:sz="0" w:space="0" w:color="auto"/>
                        <w:left w:val="none" w:sz="0" w:space="0" w:color="auto"/>
                        <w:bottom w:val="none" w:sz="0" w:space="0" w:color="auto"/>
                        <w:right w:val="none" w:sz="0" w:space="0" w:color="auto"/>
                      </w:divBdr>
                    </w:div>
                    <w:div w:id="211158471">
                      <w:marLeft w:val="0"/>
                      <w:marRight w:val="0"/>
                      <w:marTop w:val="0"/>
                      <w:marBottom w:val="0"/>
                      <w:divBdr>
                        <w:top w:val="none" w:sz="0" w:space="0" w:color="auto"/>
                        <w:left w:val="none" w:sz="0" w:space="0" w:color="auto"/>
                        <w:bottom w:val="none" w:sz="0" w:space="0" w:color="auto"/>
                        <w:right w:val="none" w:sz="0" w:space="0" w:color="auto"/>
                      </w:divBdr>
                    </w:div>
                    <w:div w:id="714541869">
                      <w:marLeft w:val="0"/>
                      <w:marRight w:val="0"/>
                      <w:marTop w:val="0"/>
                      <w:marBottom w:val="0"/>
                      <w:divBdr>
                        <w:top w:val="none" w:sz="0" w:space="0" w:color="auto"/>
                        <w:left w:val="none" w:sz="0" w:space="0" w:color="auto"/>
                        <w:bottom w:val="none" w:sz="0" w:space="0" w:color="auto"/>
                        <w:right w:val="none" w:sz="0" w:space="0" w:color="auto"/>
                      </w:divBdr>
                    </w:div>
                    <w:div w:id="11607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836272">
          <w:marLeft w:val="0"/>
          <w:marRight w:val="0"/>
          <w:marTop w:val="0"/>
          <w:marBottom w:val="0"/>
          <w:divBdr>
            <w:top w:val="none" w:sz="0" w:space="0" w:color="auto"/>
            <w:left w:val="none" w:sz="0" w:space="0" w:color="auto"/>
            <w:bottom w:val="none" w:sz="0" w:space="0" w:color="auto"/>
            <w:right w:val="none" w:sz="0" w:space="0" w:color="auto"/>
          </w:divBdr>
          <w:divsChild>
            <w:div w:id="346449010">
              <w:marLeft w:val="0"/>
              <w:marRight w:val="0"/>
              <w:marTop w:val="0"/>
              <w:marBottom w:val="0"/>
              <w:divBdr>
                <w:top w:val="none" w:sz="0" w:space="0" w:color="auto"/>
                <w:left w:val="none" w:sz="0" w:space="0" w:color="auto"/>
                <w:bottom w:val="none" w:sz="0" w:space="0" w:color="auto"/>
                <w:right w:val="none" w:sz="0" w:space="0" w:color="auto"/>
              </w:divBdr>
              <w:divsChild>
                <w:div w:id="1296638207">
                  <w:marLeft w:val="0"/>
                  <w:marRight w:val="0"/>
                  <w:marTop w:val="0"/>
                  <w:marBottom w:val="0"/>
                  <w:divBdr>
                    <w:top w:val="none" w:sz="0" w:space="0" w:color="auto"/>
                    <w:left w:val="none" w:sz="0" w:space="0" w:color="auto"/>
                    <w:bottom w:val="none" w:sz="0" w:space="0" w:color="auto"/>
                    <w:right w:val="none" w:sz="0" w:space="0" w:color="auto"/>
                  </w:divBdr>
                </w:div>
                <w:div w:id="1936283259">
                  <w:marLeft w:val="0"/>
                  <w:marRight w:val="0"/>
                  <w:marTop w:val="0"/>
                  <w:marBottom w:val="0"/>
                  <w:divBdr>
                    <w:top w:val="none" w:sz="0" w:space="0" w:color="auto"/>
                    <w:left w:val="none" w:sz="0" w:space="0" w:color="auto"/>
                    <w:bottom w:val="none" w:sz="0" w:space="0" w:color="auto"/>
                    <w:right w:val="none" w:sz="0" w:space="0" w:color="auto"/>
                  </w:divBdr>
                </w:div>
                <w:div w:id="1551964118">
                  <w:marLeft w:val="0"/>
                  <w:marRight w:val="0"/>
                  <w:marTop w:val="0"/>
                  <w:marBottom w:val="0"/>
                  <w:divBdr>
                    <w:top w:val="none" w:sz="0" w:space="0" w:color="auto"/>
                    <w:left w:val="none" w:sz="0" w:space="0" w:color="auto"/>
                    <w:bottom w:val="none" w:sz="0" w:space="0" w:color="auto"/>
                    <w:right w:val="none" w:sz="0" w:space="0" w:color="auto"/>
                  </w:divBdr>
                </w:div>
                <w:div w:id="162820544">
                  <w:marLeft w:val="0"/>
                  <w:marRight w:val="0"/>
                  <w:marTop w:val="0"/>
                  <w:marBottom w:val="0"/>
                  <w:divBdr>
                    <w:top w:val="none" w:sz="0" w:space="0" w:color="auto"/>
                    <w:left w:val="none" w:sz="0" w:space="0" w:color="auto"/>
                    <w:bottom w:val="none" w:sz="0" w:space="0" w:color="auto"/>
                    <w:right w:val="none" w:sz="0" w:space="0" w:color="auto"/>
                  </w:divBdr>
                </w:div>
                <w:div w:id="540018706">
                  <w:marLeft w:val="0"/>
                  <w:marRight w:val="0"/>
                  <w:marTop w:val="0"/>
                  <w:marBottom w:val="0"/>
                  <w:divBdr>
                    <w:top w:val="none" w:sz="0" w:space="0" w:color="auto"/>
                    <w:left w:val="none" w:sz="0" w:space="0" w:color="auto"/>
                    <w:bottom w:val="none" w:sz="0" w:space="0" w:color="auto"/>
                    <w:right w:val="none" w:sz="0" w:space="0" w:color="auto"/>
                  </w:divBdr>
                  <w:divsChild>
                    <w:div w:id="21248941">
                      <w:marLeft w:val="0"/>
                      <w:marRight w:val="0"/>
                      <w:marTop w:val="0"/>
                      <w:marBottom w:val="0"/>
                      <w:divBdr>
                        <w:top w:val="none" w:sz="0" w:space="0" w:color="auto"/>
                        <w:left w:val="none" w:sz="0" w:space="0" w:color="auto"/>
                        <w:bottom w:val="none" w:sz="0" w:space="0" w:color="auto"/>
                        <w:right w:val="none" w:sz="0" w:space="0" w:color="auto"/>
                      </w:divBdr>
                    </w:div>
                    <w:div w:id="1915700236">
                      <w:marLeft w:val="0"/>
                      <w:marRight w:val="0"/>
                      <w:marTop w:val="0"/>
                      <w:marBottom w:val="0"/>
                      <w:divBdr>
                        <w:top w:val="none" w:sz="0" w:space="0" w:color="auto"/>
                        <w:left w:val="none" w:sz="0" w:space="0" w:color="auto"/>
                        <w:bottom w:val="none" w:sz="0" w:space="0" w:color="auto"/>
                        <w:right w:val="none" w:sz="0" w:space="0" w:color="auto"/>
                      </w:divBdr>
                    </w:div>
                    <w:div w:id="764228028">
                      <w:marLeft w:val="0"/>
                      <w:marRight w:val="0"/>
                      <w:marTop w:val="0"/>
                      <w:marBottom w:val="0"/>
                      <w:divBdr>
                        <w:top w:val="none" w:sz="0" w:space="0" w:color="auto"/>
                        <w:left w:val="none" w:sz="0" w:space="0" w:color="auto"/>
                        <w:bottom w:val="none" w:sz="0" w:space="0" w:color="auto"/>
                        <w:right w:val="none" w:sz="0" w:space="0" w:color="auto"/>
                      </w:divBdr>
                    </w:div>
                    <w:div w:id="2191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1997">
          <w:marLeft w:val="0"/>
          <w:marRight w:val="0"/>
          <w:marTop w:val="0"/>
          <w:marBottom w:val="0"/>
          <w:divBdr>
            <w:top w:val="none" w:sz="0" w:space="0" w:color="auto"/>
            <w:left w:val="none" w:sz="0" w:space="0" w:color="auto"/>
            <w:bottom w:val="none" w:sz="0" w:space="0" w:color="auto"/>
            <w:right w:val="none" w:sz="0" w:space="0" w:color="auto"/>
          </w:divBdr>
          <w:divsChild>
            <w:div w:id="1729379492">
              <w:marLeft w:val="0"/>
              <w:marRight w:val="0"/>
              <w:marTop w:val="0"/>
              <w:marBottom w:val="0"/>
              <w:divBdr>
                <w:top w:val="none" w:sz="0" w:space="0" w:color="auto"/>
                <w:left w:val="none" w:sz="0" w:space="0" w:color="auto"/>
                <w:bottom w:val="none" w:sz="0" w:space="0" w:color="auto"/>
                <w:right w:val="none" w:sz="0" w:space="0" w:color="auto"/>
              </w:divBdr>
              <w:divsChild>
                <w:div w:id="1076130871">
                  <w:marLeft w:val="0"/>
                  <w:marRight w:val="0"/>
                  <w:marTop w:val="0"/>
                  <w:marBottom w:val="0"/>
                  <w:divBdr>
                    <w:top w:val="none" w:sz="0" w:space="0" w:color="auto"/>
                    <w:left w:val="none" w:sz="0" w:space="0" w:color="auto"/>
                    <w:bottom w:val="none" w:sz="0" w:space="0" w:color="auto"/>
                    <w:right w:val="none" w:sz="0" w:space="0" w:color="auto"/>
                  </w:divBdr>
                </w:div>
                <w:div w:id="155583600">
                  <w:marLeft w:val="0"/>
                  <w:marRight w:val="0"/>
                  <w:marTop w:val="0"/>
                  <w:marBottom w:val="0"/>
                  <w:divBdr>
                    <w:top w:val="none" w:sz="0" w:space="0" w:color="auto"/>
                    <w:left w:val="none" w:sz="0" w:space="0" w:color="auto"/>
                    <w:bottom w:val="none" w:sz="0" w:space="0" w:color="auto"/>
                    <w:right w:val="none" w:sz="0" w:space="0" w:color="auto"/>
                  </w:divBdr>
                </w:div>
                <w:div w:id="887107652">
                  <w:marLeft w:val="0"/>
                  <w:marRight w:val="0"/>
                  <w:marTop w:val="0"/>
                  <w:marBottom w:val="0"/>
                  <w:divBdr>
                    <w:top w:val="none" w:sz="0" w:space="0" w:color="auto"/>
                    <w:left w:val="none" w:sz="0" w:space="0" w:color="auto"/>
                    <w:bottom w:val="none" w:sz="0" w:space="0" w:color="auto"/>
                    <w:right w:val="none" w:sz="0" w:space="0" w:color="auto"/>
                  </w:divBdr>
                </w:div>
                <w:div w:id="1204250542">
                  <w:marLeft w:val="0"/>
                  <w:marRight w:val="0"/>
                  <w:marTop w:val="0"/>
                  <w:marBottom w:val="0"/>
                  <w:divBdr>
                    <w:top w:val="none" w:sz="0" w:space="0" w:color="auto"/>
                    <w:left w:val="none" w:sz="0" w:space="0" w:color="auto"/>
                    <w:bottom w:val="none" w:sz="0" w:space="0" w:color="auto"/>
                    <w:right w:val="none" w:sz="0" w:space="0" w:color="auto"/>
                  </w:divBdr>
                </w:div>
                <w:div w:id="581186059">
                  <w:marLeft w:val="0"/>
                  <w:marRight w:val="0"/>
                  <w:marTop w:val="0"/>
                  <w:marBottom w:val="0"/>
                  <w:divBdr>
                    <w:top w:val="none" w:sz="0" w:space="0" w:color="auto"/>
                    <w:left w:val="none" w:sz="0" w:space="0" w:color="auto"/>
                    <w:bottom w:val="none" w:sz="0" w:space="0" w:color="auto"/>
                    <w:right w:val="none" w:sz="0" w:space="0" w:color="auto"/>
                  </w:divBdr>
                </w:div>
                <w:div w:id="1641378903">
                  <w:marLeft w:val="0"/>
                  <w:marRight w:val="0"/>
                  <w:marTop w:val="0"/>
                  <w:marBottom w:val="0"/>
                  <w:divBdr>
                    <w:top w:val="none" w:sz="0" w:space="0" w:color="auto"/>
                    <w:left w:val="none" w:sz="0" w:space="0" w:color="auto"/>
                    <w:bottom w:val="none" w:sz="0" w:space="0" w:color="auto"/>
                    <w:right w:val="none" w:sz="0" w:space="0" w:color="auto"/>
                  </w:divBdr>
                </w:div>
                <w:div w:id="1161232459">
                  <w:marLeft w:val="0"/>
                  <w:marRight w:val="0"/>
                  <w:marTop w:val="0"/>
                  <w:marBottom w:val="0"/>
                  <w:divBdr>
                    <w:top w:val="none" w:sz="0" w:space="0" w:color="auto"/>
                    <w:left w:val="none" w:sz="0" w:space="0" w:color="auto"/>
                    <w:bottom w:val="none" w:sz="0" w:space="0" w:color="auto"/>
                    <w:right w:val="none" w:sz="0" w:space="0" w:color="auto"/>
                  </w:divBdr>
                </w:div>
                <w:div w:id="1377581934">
                  <w:marLeft w:val="0"/>
                  <w:marRight w:val="0"/>
                  <w:marTop w:val="0"/>
                  <w:marBottom w:val="0"/>
                  <w:divBdr>
                    <w:top w:val="none" w:sz="0" w:space="0" w:color="auto"/>
                    <w:left w:val="none" w:sz="0" w:space="0" w:color="auto"/>
                    <w:bottom w:val="none" w:sz="0" w:space="0" w:color="auto"/>
                    <w:right w:val="none" w:sz="0" w:space="0" w:color="auto"/>
                  </w:divBdr>
                </w:div>
                <w:div w:id="155847404">
                  <w:marLeft w:val="0"/>
                  <w:marRight w:val="0"/>
                  <w:marTop w:val="0"/>
                  <w:marBottom w:val="0"/>
                  <w:divBdr>
                    <w:top w:val="none" w:sz="0" w:space="0" w:color="auto"/>
                    <w:left w:val="none" w:sz="0" w:space="0" w:color="auto"/>
                    <w:bottom w:val="none" w:sz="0" w:space="0" w:color="auto"/>
                    <w:right w:val="none" w:sz="0" w:space="0" w:color="auto"/>
                  </w:divBdr>
                </w:div>
                <w:div w:id="113793158">
                  <w:marLeft w:val="0"/>
                  <w:marRight w:val="0"/>
                  <w:marTop w:val="0"/>
                  <w:marBottom w:val="0"/>
                  <w:divBdr>
                    <w:top w:val="none" w:sz="0" w:space="0" w:color="auto"/>
                    <w:left w:val="none" w:sz="0" w:space="0" w:color="auto"/>
                    <w:bottom w:val="none" w:sz="0" w:space="0" w:color="auto"/>
                    <w:right w:val="none" w:sz="0" w:space="0" w:color="auto"/>
                  </w:divBdr>
                </w:div>
                <w:div w:id="688024112">
                  <w:marLeft w:val="0"/>
                  <w:marRight w:val="0"/>
                  <w:marTop w:val="0"/>
                  <w:marBottom w:val="0"/>
                  <w:divBdr>
                    <w:top w:val="none" w:sz="0" w:space="0" w:color="auto"/>
                    <w:left w:val="none" w:sz="0" w:space="0" w:color="auto"/>
                    <w:bottom w:val="none" w:sz="0" w:space="0" w:color="auto"/>
                    <w:right w:val="none" w:sz="0" w:space="0" w:color="auto"/>
                  </w:divBdr>
                </w:div>
                <w:div w:id="1486782283">
                  <w:marLeft w:val="0"/>
                  <w:marRight w:val="0"/>
                  <w:marTop w:val="0"/>
                  <w:marBottom w:val="0"/>
                  <w:divBdr>
                    <w:top w:val="none" w:sz="0" w:space="0" w:color="auto"/>
                    <w:left w:val="none" w:sz="0" w:space="0" w:color="auto"/>
                    <w:bottom w:val="none" w:sz="0" w:space="0" w:color="auto"/>
                    <w:right w:val="none" w:sz="0" w:space="0" w:color="auto"/>
                  </w:divBdr>
                </w:div>
                <w:div w:id="181476475">
                  <w:marLeft w:val="0"/>
                  <w:marRight w:val="0"/>
                  <w:marTop w:val="0"/>
                  <w:marBottom w:val="0"/>
                  <w:divBdr>
                    <w:top w:val="none" w:sz="0" w:space="0" w:color="auto"/>
                    <w:left w:val="none" w:sz="0" w:space="0" w:color="auto"/>
                    <w:bottom w:val="none" w:sz="0" w:space="0" w:color="auto"/>
                    <w:right w:val="none" w:sz="0" w:space="0" w:color="auto"/>
                  </w:divBdr>
                </w:div>
                <w:div w:id="580333844">
                  <w:marLeft w:val="0"/>
                  <w:marRight w:val="0"/>
                  <w:marTop w:val="0"/>
                  <w:marBottom w:val="0"/>
                  <w:divBdr>
                    <w:top w:val="none" w:sz="0" w:space="0" w:color="auto"/>
                    <w:left w:val="none" w:sz="0" w:space="0" w:color="auto"/>
                    <w:bottom w:val="none" w:sz="0" w:space="0" w:color="auto"/>
                    <w:right w:val="none" w:sz="0" w:space="0" w:color="auto"/>
                  </w:divBdr>
                </w:div>
                <w:div w:id="1809544999">
                  <w:marLeft w:val="0"/>
                  <w:marRight w:val="0"/>
                  <w:marTop w:val="0"/>
                  <w:marBottom w:val="0"/>
                  <w:divBdr>
                    <w:top w:val="none" w:sz="0" w:space="0" w:color="auto"/>
                    <w:left w:val="none" w:sz="0" w:space="0" w:color="auto"/>
                    <w:bottom w:val="none" w:sz="0" w:space="0" w:color="auto"/>
                    <w:right w:val="none" w:sz="0" w:space="0" w:color="auto"/>
                  </w:divBdr>
                </w:div>
                <w:div w:id="1047142138">
                  <w:marLeft w:val="0"/>
                  <w:marRight w:val="0"/>
                  <w:marTop w:val="0"/>
                  <w:marBottom w:val="0"/>
                  <w:divBdr>
                    <w:top w:val="none" w:sz="0" w:space="0" w:color="auto"/>
                    <w:left w:val="none" w:sz="0" w:space="0" w:color="auto"/>
                    <w:bottom w:val="none" w:sz="0" w:space="0" w:color="auto"/>
                    <w:right w:val="none" w:sz="0" w:space="0" w:color="auto"/>
                  </w:divBdr>
                </w:div>
                <w:div w:id="519128362">
                  <w:marLeft w:val="0"/>
                  <w:marRight w:val="0"/>
                  <w:marTop w:val="0"/>
                  <w:marBottom w:val="0"/>
                  <w:divBdr>
                    <w:top w:val="none" w:sz="0" w:space="0" w:color="auto"/>
                    <w:left w:val="none" w:sz="0" w:space="0" w:color="auto"/>
                    <w:bottom w:val="none" w:sz="0" w:space="0" w:color="auto"/>
                    <w:right w:val="none" w:sz="0" w:space="0" w:color="auto"/>
                  </w:divBdr>
                  <w:divsChild>
                    <w:div w:id="1626888745">
                      <w:marLeft w:val="0"/>
                      <w:marRight w:val="0"/>
                      <w:marTop w:val="0"/>
                      <w:marBottom w:val="0"/>
                      <w:divBdr>
                        <w:top w:val="none" w:sz="0" w:space="0" w:color="auto"/>
                        <w:left w:val="none" w:sz="0" w:space="0" w:color="auto"/>
                        <w:bottom w:val="none" w:sz="0" w:space="0" w:color="auto"/>
                        <w:right w:val="none" w:sz="0" w:space="0" w:color="auto"/>
                      </w:divBdr>
                    </w:div>
                    <w:div w:id="1823614433">
                      <w:marLeft w:val="0"/>
                      <w:marRight w:val="0"/>
                      <w:marTop w:val="0"/>
                      <w:marBottom w:val="0"/>
                      <w:divBdr>
                        <w:top w:val="none" w:sz="0" w:space="0" w:color="auto"/>
                        <w:left w:val="none" w:sz="0" w:space="0" w:color="auto"/>
                        <w:bottom w:val="none" w:sz="0" w:space="0" w:color="auto"/>
                        <w:right w:val="none" w:sz="0" w:space="0" w:color="auto"/>
                      </w:divBdr>
                    </w:div>
                    <w:div w:id="936862978">
                      <w:marLeft w:val="0"/>
                      <w:marRight w:val="0"/>
                      <w:marTop w:val="0"/>
                      <w:marBottom w:val="0"/>
                      <w:divBdr>
                        <w:top w:val="none" w:sz="0" w:space="0" w:color="auto"/>
                        <w:left w:val="none" w:sz="0" w:space="0" w:color="auto"/>
                        <w:bottom w:val="none" w:sz="0" w:space="0" w:color="auto"/>
                        <w:right w:val="none" w:sz="0" w:space="0" w:color="auto"/>
                      </w:divBdr>
                    </w:div>
                    <w:div w:id="354160147">
                      <w:marLeft w:val="0"/>
                      <w:marRight w:val="0"/>
                      <w:marTop w:val="0"/>
                      <w:marBottom w:val="0"/>
                      <w:divBdr>
                        <w:top w:val="none" w:sz="0" w:space="0" w:color="auto"/>
                        <w:left w:val="none" w:sz="0" w:space="0" w:color="auto"/>
                        <w:bottom w:val="none" w:sz="0" w:space="0" w:color="auto"/>
                        <w:right w:val="none" w:sz="0" w:space="0" w:color="auto"/>
                      </w:divBdr>
                    </w:div>
                    <w:div w:id="1760636649">
                      <w:marLeft w:val="0"/>
                      <w:marRight w:val="0"/>
                      <w:marTop w:val="0"/>
                      <w:marBottom w:val="0"/>
                      <w:divBdr>
                        <w:top w:val="none" w:sz="0" w:space="0" w:color="auto"/>
                        <w:left w:val="none" w:sz="0" w:space="0" w:color="auto"/>
                        <w:bottom w:val="none" w:sz="0" w:space="0" w:color="auto"/>
                        <w:right w:val="none" w:sz="0" w:space="0" w:color="auto"/>
                      </w:divBdr>
                    </w:div>
                    <w:div w:id="947348343">
                      <w:marLeft w:val="0"/>
                      <w:marRight w:val="0"/>
                      <w:marTop w:val="0"/>
                      <w:marBottom w:val="0"/>
                      <w:divBdr>
                        <w:top w:val="none" w:sz="0" w:space="0" w:color="auto"/>
                        <w:left w:val="none" w:sz="0" w:space="0" w:color="auto"/>
                        <w:bottom w:val="none" w:sz="0" w:space="0" w:color="auto"/>
                        <w:right w:val="none" w:sz="0" w:space="0" w:color="auto"/>
                      </w:divBdr>
                    </w:div>
                    <w:div w:id="2078899193">
                      <w:marLeft w:val="0"/>
                      <w:marRight w:val="0"/>
                      <w:marTop w:val="0"/>
                      <w:marBottom w:val="0"/>
                      <w:divBdr>
                        <w:top w:val="none" w:sz="0" w:space="0" w:color="auto"/>
                        <w:left w:val="none" w:sz="0" w:space="0" w:color="auto"/>
                        <w:bottom w:val="none" w:sz="0" w:space="0" w:color="auto"/>
                        <w:right w:val="none" w:sz="0" w:space="0" w:color="auto"/>
                      </w:divBdr>
                    </w:div>
                    <w:div w:id="1039818145">
                      <w:marLeft w:val="0"/>
                      <w:marRight w:val="0"/>
                      <w:marTop w:val="0"/>
                      <w:marBottom w:val="0"/>
                      <w:divBdr>
                        <w:top w:val="none" w:sz="0" w:space="0" w:color="auto"/>
                        <w:left w:val="none" w:sz="0" w:space="0" w:color="auto"/>
                        <w:bottom w:val="none" w:sz="0" w:space="0" w:color="auto"/>
                        <w:right w:val="none" w:sz="0" w:space="0" w:color="auto"/>
                      </w:divBdr>
                    </w:div>
                    <w:div w:id="83840210">
                      <w:marLeft w:val="0"/>
                      <w:marRight w:val="0"/>
                      <w:marTop w:val="0"/>
                      <w:marBottom w:val="0"/>
                      <w:divBdr>
                        <w:top w:val="none" w:sz="0" w:space="0" w:color="auto"/>
                        <w:left w:val="none" w:sz="0" w:space="0" w:color="auto"/>
                        <w:bottom w:val="none" w:sz="0" w:space="0" w:color="auto"/>
                        <w:right w:val="none" w:sz="0" w:space="0" w:color="auto"/>
                      </w:divBdr>
                    </w:div>
                    <w:div w:id="1100182578">
                      <w:marLeft w:val="0"/>
                      <w:marRight w:val="0"/>
                      <w:marTop w:val="0"/>
                      <w:marBottom w:val="0"/>
                      <w:divBdr>
                        <w:top w:val="none" w:sz="0" w:space="0" w:color="auto"/>
                        <w:left w:val="none" w:sz="0" w:space="0" w:color="auto"/>
                        <w:bottom w:val="none" w:sz="0" w:space="0" w:color="auto"/>
                        <w:right w:val="none" w:sz="0" w:space="0" w:color="auto"/>
                      </w:divBdr>
                    </w:div>
                    <w:div w:id="1135637957">
                      <w:marLeft w:val="0"/>
                      <w:marRight w:val="0"/>
                      <w:marTop w:val="0"/>
                      <w:marBottom w:val="0"/>
                      <w:divBdr>
                        <w:top w:val="none" w:sz="0" w:space="0" w:color="auto"/>
                        <w:left w:val="none" w:sz="0" w:space="0" w:color="auto"/>
                        <w:bottom w:val="none" w:sz="0" w:space="0" w:color="auto"/>
                        <w:right w:val="none" w:sz="0" w:space="0" w:color="auto"/>
                      </w:divBdr>
                    </w:div>
                    <w:div w:id="985086662">
                      <w:marLeft w:val="0"/>
                      <w:marRight w:val="0"/>
                      <w:marTop w:val="0"/>
                      <w:marBottom w:val="0"/>
                      <w:divBdr>
                        <w:top w:val="none" w:sz="0" w:space="0" w:color="auto"/>
                        <w:left w:val="none" w:sz="0" w:space="0" w:color="auto"/>
                        <w:bottom w:val="none" w:sz="0" w:space="0" w:color="auto"/>
                        <w:right w:val="none" w:sz="0" w:space="0" w:color="auto"/>
                      </w:divBdr>
                    </w:div>
                    <w:div w:id="1314524968">
                      <w:marLeft w:val="0"/>
                      <w:marRight w:val="0"/>
                      <w:marTop w:val="0"/>
                      <w:marBottom w:val="0"/>
                      <w:divBdr>
                        <w:top w:val="none" w:sz="0" w:space="0" w:color="auto"/>
                        <w:left w:val="none" w:sz="0" w:space="0" w:color="auto"/>
                        <w:bottom w:val="none" w:sz="0" w:space="0" w:color="auto"/>
                        <w:right w:val="none" w:sz="0" w:space="0" w:color="auto"/>
                      </w:divBdr>
                    </w:div>
                    <w:div w:id="1823081731">
                      <w:marLeft w:val="0"/>
                      <w:marRight w:val="0"/>
                      <w:marTop w:val="0"/>
                      <w:marBottom w:val="0"/>
                      <w:divBdr>
                        <w:top w:val="none" w:sz="0" w:space="0" w:color="auto"/>
                        <w:left w:val="none" w:sz="0" w:space="0" w:color="auto"/>
                        <w:bottom w:val="none" w:sz="0" w:space="0" w:color="auto"/>
                        <w:right w:val="none" w:sz="0" w:space="0" w:color="auto"/>
                      </w:divBdr>
                    </w:div>
                    <w:div w:id="1433283518">
                      <w:marLeft w:val="0"/>
                      <w:marRight w:val="0"/>
                      <w:marTop w:val="0"/>
                      <w:marBottom w:val="0"/>
                      <w:divBdr>
                        <w:top w:val="none" w:sz="0" w:space="0" w:color="auto"/>
                        <w:left w:val="none" w:sz="0" w:space="0" w:color="auto"/>
                        <w:bottom w:val="none" w:sz="0" w:space="0" w:color="auto"/>
                        <w:right w:val="none" w:sz="0" w:space="0" w:color="auto"/>
                      </w:divBdr>
                    </w:div>
                    <w:div w:id="9275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05406">
          <w:marLeft w:val="0"/>
          <w:marRight w:val="0"/>
          <w:marTop w:val="0"/>
          <w:marBottom w:val="0"/>
          <w:divBdr>
            <w:top w:val="none" w:sz="0" w:space="0" w:color="auto"/>
            <w:left w:val="none" w:sz="0" w:space="0" w:color="auto"/>
            <w:bottom w:val="none" w:sz="0" w:space="0" w:color="auto"/>
            <w:right w:val="none" w:sz="0" w:space="0" w:color="auto"/>
          </w:divBdr>
          <w:divsChild>
            <w:div w:id="2011133496">
              <w:marLeft w:val="0"/>
              <w:marRight w:val="0"/>
              <w:marTop w:val="0"/>
              <w:marBottom w:val="0"/>
              <w:divBdr>
                <w:top w:val="none" w:sz="0" w:space="0" w:color="auto"/>
                <w:left w:val="none" w:sz="0" w:space="0" w:color="auto"/>
                <w:bottom w:val="none" w:sz="0" w:space="0" w:color="auto"/>
                <w:right w:val="none" w:sz="0" w:space="0" w:color="auto"/>
              </w:divBdr>
              <w:divsChild>
                <w:div w:id="1267228345">
                  <w:marLeft w:val="0"/>
                  <w:marRight w:val="0"/>
                  <w:marTop w:val="0"/>
                  <w:marBottom w:val="0"/>
                  <w:divBdr>
                    <w:top w:val="none" w:sz="0" w:space="0" w:color="auto"/>
                    <w:left w:val="none" w:sz="0" w:space="0" w:color="auto"/>
                    <w:bottom w:val="none" w:sz="0" w:space="0" w:color="auto"/>
                    <w:right w:val="none" w:sz="0" w:space="0" w:color="auto"/>
                  </w:divBdr>
                </w:div>
                <w:div w:id="263418823">
                  <w:marLeft w:val="0"/>
                  <w:marRight w:val="0"/>
                  <w:marTop w:val="0"/>
                  <w:marBottom w:val="0"/>
                  <w:divBdr>
                    <w:top w:val="none" w:sz="0" w:space="0" w:color="auto"/>
                    <w:left w:val="none" w:sz="0" w:space="0" w:color="auto"/>
                    <w:bottom w:val="none" w:sz="0" w:space="0" w:color="auto"/>
                    <w:right w:val="none" w:sz="0" w:space="0" w:color="auto"/>
                  </w:divBdr>
                </w:div>
                <w:div w:id="899560268">
                  <w:marLeft w:val="0"/>
                  <w:marRight w:val="0"/>
                  <w:marTop w:val="0"/>
                  <w:marBottom w:val="0"/>
                  <w:divBdr>
                    <w:top w:val="none" w:sz="0" w:space="0" w:color="auto"/>
                    <w:left w:val="none" w:sz="0" w:space="0" w:color="auto"/>
                    <w:bottom w:val="none" w:sz="0" w:space="0" w:color="auto"/>
                    <w:right w:val="none" w:sz="0" w:space="0" w:color="auto"/>
                  </w:divBdr>
                </w:div>
                <w:div w:id="130946388">
                  <w:marLeft w:val="0"/>
                  <w:marRight w:val="0"/>
                  <w:marTop w:val="0"/>
                  <w:marBottom w:val="0"/>
                  <w:divBdr>
                    <w:top w:val="none" w:sz="0" w:space="0" w:color="auto"/>
                    <w:left w:val="none" w:sz="0" w:space="0" w:color="auto"/>
                    <w:bottom w:val="none" w:sz="0" w:space="0" w:color="auto"/>
                    <w:right w:val="none" w:sz="0" w:space="0" w:color="auto"/>
                  </w:divBdr>
                </w:div>
                <w:div w:id="1016273435">
                  <w:marLeft w:val="0"/>
                  <w:marRight w:val="0"/>
                  <w:marTop w:val="0"/>
                  <w:marBottom w:val="0"/>
                  <w:divBdr>
                    <w:top w:val="none" w:sz="0" w:space="0" w:color="auto"/>
                    <w:left w:val="none" w:sz="0" w:space="0" w:color="auto"/>
                    <w:bottom w:val="none" w:sz="0" w:space="0" w:color="auto"/>
                    <w:right w:val="none" w:sz="0" w:space="0" w:color="auto"/>
                  </w:divBdr>
                </w:div>
                <w:div w:id="338240423">
                  <w:marLeft w:val="0"/>
                  <w:marRight w:val="0"/>
                  <w:marTop w:val="0"/>
                  <w:marBottom w:val="0"/>
                  <w:divBdr>
                    <w:top w:val="none" w:sz="0" w:space="0" w:color="auto"/>
                    <w:left w:val="none" w:sz="0" w:space="0" w:color="auto"/>
                    <w:bottom w:val="none" w:sz="0" w:space="0" w:color="auto"/>
                    <w:right w:val="none" w:sz="0" w:space="0" w:color="auto"/>
                  </w:divBdr>
                </w:div>
                <w:div w:id="1606615731">
                  <w:marLeft w:val="0"/>
                  <w:marRight w:val="0"/>
                  <w:marTop w:val="0"/>
                  <w:marBottom w:val="0"/>
                  <w:divBdr>
                    <w:top w:val="none" w:sz="0" w:space="0" w:color="auto"/>
                    <w:left w:val="none" w:sz="0" w:space="0" w:color="auto"/>
                    <w:bottom w:val="none" w:sz="0" w:space="0" w:color="auto"/>
                    <w:right w:val="none" w:sz="0" w:space="0" w:color="auto"/>
                  </w:divBdr>
                </w:div>
                <w:div w:id="59331947">
                  <w:marLeft w:val="0"/>
                  <w:marRight w:val="0"/>
                  <w:marTop w:val="0"/>
                  <w:marBottom w:val="0"/>
                  <w:divBdr>
                    <w:top w:val="none" w:sz="0" w:space="0" w:color="auto"/>
                    <w:left w:val="none" w:sz="0" w:space="0" w:color="auto"/>
                    <w:bottom w:val="none" w:sz="0" w:space="0" w:color="auto"/>
                    <w:right w:val="none" w:sz="0" w:space="0" w:color="auto"/>
                  </w:divBdr>
                </w:div>
                <w:div w:id="199975903">
                  <w:marLeft w:val="0"/>
                  <w:marRight w:val="0"/>
                  <w:marTop w:val="0"/>
                  <w:marBottom w:val="0"/>
                  <w:divBdr>
                    <w:top w:val="none" w:sz="0" w:space="0" w:color="auto"/>
                    <w:left w:val="none" w:sz="0" w:space="0" w:color="auto"/>
                    <w:bottom w:val="none" w:sz="0" w:space="0" w:color="auto"/>
                    <w:right w:val="none" w:sz="0" w:space="0" w:color="auto"/>
                  </w:divBdr>
                </w:div>
                <w:div w:id="379129552">
                  <w:marLeft w:val="0"/>
                  <w:marRight w:val="0"/>
                  <w:marTop w:val="0"/>
                  <w:marBottom w:val="0"/>
                  <w:divBdr>
                    <w:top w:val="none" w:sz="0" w:space="0" w:color="auto"/>
                    <w:left w:val="none" w:sz="0" w:space="0" w:color="auto"/>
                    <w:bottom w:val="none" w:sz="0" w:space="0" w:color="auto"/>
                    <w:right w:val="none" w:sz="0" w:space="0" w:color="auto"/>
                  </w:divBdr>
                </w:div>
                <w:div w:id="1015425449">
                  <w:marLeft w:val="0"/>
                  <w:marRight w:val="0"/>
                  <w:marTop w:val="0"/>
                  <w:marBottom w:val="0"/>
                  <w:divBdr>
                    <w:top w:val="none" w:sz="0" w:space="0" w:color="auto"/>
                    <w:left w:val="none" w:sz="0" w:space="0" w:color="auto"/>
                    <w:bottom w:val="none" w:sz="0" w:space="0" w:color="auto"/>
                    <w:right w:val="none" w:sz="0" w:space="0" w:color="auto"/>
                  </w:divBdr>
                </w:div>
                <w:div w:id="1462963471">
                  <w:marLeft w:val="0"/>
                  <w:marRight w:val="0"/>
                  <w:marTop w:val="0"/>
                  <w:marBottom w:val="0"/>
                  <w:divBdr>
                    <w:top w:val="none" w:sz="0" w:space="0" w:color="auto"/>
                    <w:left w:val="none" w:sz="0" w:space="0" w:color="auto"/>
                    <w:bottom w:val="none" w:sz="0" w:space="0" w:color="auto"/>
                    <w:right w:val="none" w:sz="0" w:space="0" w:color="auto"/>
                  </w:divBdr>
                </w:div>
                <w:div w:id="269359964">
                  <w:marLeft w:val="0"/>
                  <w:marRight w:val="0"/>
                  <w:marTop w:val="0"/>
                  <w:marBottom w:val="0"/>
                  <w:divBdr>
                    <w:top w:val="none" w:sz="0" w:space="0" w:color="auto"/>
                    <w:left w:val="none" w:sz="0" w:space="0" w:color="auto"/>
                    <w:bottom w:val="none" w:sz="0" w:space="0" w:color="auto"/>
                    <w:right w:val="none" w:sz="0" w:space="0" w:color="auto"/>
                  </w:divBdr>
                </w:div>
                <w:div w:id="796601122">
                  <w:marLeft w:val="0"/>
                  <w:marRight w:val="0"/>
                  <w:marTop w:val="0"/>
                  <w:marBottom w:val="0"/>
                  <w:divBdr>
                    <w:top w:val="none" w:sz="0" w:space="0" w:color="auto"/>
                    <w:left w:val="none" w:sz="0" w:space="0" w:color="auto"/>
                    <w:bottom w:val="none" w:sz="0" w:space="0" w:color="auto"/>
                    <w:right w:val="none" w:sz="0" w:space="0" w:color="auto"/>
                  </w:divBdr>
                </w:div>
                <w:div w:id="1177967329">
                  <w:marLeft w:val="0"/>
                  <w:marRight w:val="0"/>
                  <w:marTop w:val="0"/>
                  <w:marBottom w:val="0"/>
                  <w:divBdr>
                    <w:top w:val="none" w:sz="0" w:space="0" w:color="auto"/>
                    <w:left w:val="none" w:sz="0" w:space="0" w:color="auto"/>
                    <w:bottom w:val="none" w:sz="0" w:space="0" w:color="auto"/>
                    <w:right w:val="none" w:sz="0" w:space="0" w:color="auto"/>
                  </w:divBdr>
                </w:div>
                <w:div w:id="289671138">
                  <w:marLeft w:val="0"/>
                  <w:marRight w:val="0"/>
                  <w:marTop w:val="0"/>
                  <w:marBottom w:val="0"/>
                  <w:divBdr>
                    <w:top w:val="none" w:sz="0" w:space="0" w:color="auto"/>
                    <w:left w:val="none" w:sz="0" w:space="0" w:color="auto"/>
                    <w:bottom w:val="none" w:sz="0" w:space="0" w:color="auto"/>
                    <w:right w:val="none" w:sz="0" w:space="0" w:color="auto"/>
                  </w:divBdr>
                </w:div>
                <w:div w:id="1800807239">
                  <w:marLeft w:val="0"/>
                  <w:marRight w:val="0"/>
                  <w:marTop w:val="0"/>
                  <w:marBottom w:val="0"/>
                  <w:divBdr>
                    <w:top w:val="none" w:sz="0" w:space="0" w:color="auto"/>
                    <w:left w:val="none" w:sz="0" w:space="0" w:color="auto"/>
                    <w:bottom w:val="none" w:sz="0" w:space="0" w:color="auto"/>
                    <w:right w:val="none" w:sz="0" w:space="0" w:color="auto"/>
                  </w:divBdr>
                </w:div>
                <w:div w:id="1164931817">
                  <w:marLeft w:val="0"/>
                  <w:marRight w:val="0"/>
                  <w:marTop w:val="0"/>
                  <w:marBottom w:val="0"/>
                  <w:divBdr>
                    <w:top w:val="none" w:sz="0" w:space="0" w:color="auto"/>
                    <w:left w:val="none" w:sz="0" w:space="0" w:color="auto"/>
                    <w:bottom w:val="none" w:sz="0" w:space="0" w:color="auto"/>
                    <w:right w:val="none" w:sz="0" w:space="0" w:color="auto"/>
                  </w:divBdr>
                  <w:divsChild>
                    <w:div w:id="1791977319">
                      <w:marLeft w:val="0"/>
                      <w:marRight w:val="0"/>
                      <w:marTop w:val="0"/>
                      <w:marBottom w:val="0"/>
                      <w:divBdr>
                        <w:top w:val="none" w:sz="0" w:space="0" w:color="auto"/>
                        <w:left w:val="none" w:sz="0" w:space="0" w:color="auto"/>
                        <w:bottom w:val="none" w:sz="0" w:space="0" w:color="auto"/>
                        <w:right w:val="none" w:sz="0" w:space="0" w:color="auto"/>
                      </w:divBdr>
                    </w:div>
                    <w:div w:id="1931084530">
                      <w:marLeft w:val="0"/>
                      <w:marRight w:val="0"/>
                      <w:marTop w:val="0"/>
                      <w:marBottom w:val="0"/>
                      <w:divBdr>
                        <w:top w:val="none" w:sz="0" w:space="0" w:color="auto"/>
                        <w:left w:val="none" w:sz="0" w:space="0" w:color="auto"/>
                        <w:bottom w:val="none" w:sz="0" w:space="0" w:color="auto"/>
                        <w:right w:val="none" w:sz="0" w:space="0" w:color="auto"/>
                      </w:divBdr>
                    </w:div>
                    <w:div w:id="348914807">
                      <w:marLeft w:val="0"/>
                      <w:marRight w:val="0"/>
                      <w:marTop w:val="0"/>
                      <w:marBottom w:val="0"/>
                      <w:divBdr>
                        <w:top w:val="none" w:sz="0" w:space="0" w:color="auto"/>
                        <w:left w:val="none" w:sz="0" w:space="0" w:color="auto"/>
                        <w:bottom w:val="none" w:sz="0" w:space="0" w:color="auto"/>
                        <w:right w:val="none" w:sz="0" w:space="0" w:color="auto"/>
                      </w:divBdr>
                    </w:div>
                    <w:div w:id="1606036035">
                      <w:marLeft w:val="0"/>
                      <w:marRight w:val="0"/>
                      <w:marTop w:val="0"/>
                      <w:marBottom w:val="0"/>
                      <w:divBdr>
                        <w:top w:val="none" w:sz="0" w:space="0" w:color="auto"/>
                        <w:left w:val="none" w:sz="0" w:space="0" w:color="auto"/>
                        <w:bottom w:val="none" w:sz="0" w:space="0" w:color="auto"/>
                        <w:right w:val="none" w:sz="0" w:space="0" w:color="auto"/>
                      </w:divBdr>
                    </w:div>
                    <w:div w:id="1728139539">
                      <w:marLeft w:val="0"/>
                      <w:marRight w:val="0"/>
                      <w:marTop w:val="0"/>
                      <w:marBottom w:val="0"/>
                      <w:divBdr>
                        <w:top w:val="none" w:sz="0" w:space="0" w:color="auto"/>
                        <w:left w:val="none" w:sz="0" w:space="0" w:color="auto"/>
                        <w:bottom w:val="none" w:sz="0" w:space="0" w:color="auto"/>
                        <w:right w:val="none" w:sz="0" w:space="0" w:color="auto"/>
                      </w:divBdr>
                    </w:div>
                    <w:div w:id="1923904951">
                      <w:marLeft w:val="0"/>
                      <w:marRight w:val="0"/>
                      <w:marTop w:val="0"/>
                      <w:marBottom w:val="0"/>
                      <w:divBdr>
                        <w:top w:val="none" w:sz="0" w:space="0" w:color="auto"/>
                        <w:left w:val="none" w:sz="0" w:space="0" w:color="auto"/>
                        <w:bottom w:val="none" w:sz="0" w:space="0" w:color="auto"/>
                        <w:right w:val="none" w:sz="0" w:space="0" w:color="auto"/>
                      </w:divBdr>
                    </w:div>
                    <w:div w:id="127287671">
                      <w:marLeft w:val="0"/>
                      <w:marRight w:val="0"/>
                      <w:marTop w:val="0"/>
                      <w:marBottom w:val="0"/>
                      <w:divBdr>
                        <w:top w:val="none" w:sz="0" w:space="0" w:color="auto"/>
                        <w:left w:val="none" w:sz="0" w:space="0" w:color="auto"/>
                        <w:bottom w:val="none" w:sz="0" w:space="0" w:color="auto"/>
                        <w:right w:val="none" w:sz="0" w:space="0" w:color="auto"/>
                      </w:divBdr>
                    </w:div>
                    <w:div w:id="108821018">
                      <w:marLeft w:val="0"/>
                      <w:marRight w:val="0"/>
                      <w:marTop w:val="0"/>
                      <w:marBottom w:val="0"/>
                      <w:divBdr>
                        <w:top w:val="none" w:sz="0" w:space="0" w:color="auto"/>
                        <w:left w:val="none" w:sz="0" w:space="0" w:color="auto"/>
                        <w:bottom w:val="none" w:sz="0" w:space="0" w:color="auto"/>
                        <w:right w:val="none" w:sz="0" w:space="0" w:color="auto"/>
                      </w:divBdr>
                    </w:div>
                    <w:div w:id="1840802917">
                      <w:marLeft w:val="0"/>
                      <w:marRight w:val="0"/>
                      <w:marTop w:val="0"/>
                      <w:marBottom w:val="0"/>
                      <w:divBdr>
                        <w:top w:val="none" w:sz="0" w:space="0" w:color="auto"/>
                        <w:left w:val="none" w:sz="0" w:space="0" w:color="auto"/>
                        <w:bottom w:val="none" w:sz="0" w:space="0" w:color="auto"/>
                        <w:right w:val="none" w:sz="0" w:space="0" w:color="auto"/>
                      </w:divBdr>
                    </w:div>
                    <w:div w:id="113405351">
                      <w:marLeft w:val="0"/>
                      <w:marRight w:val="0"/>
                      <w:marTop w:val="0"/>
                      <w:marBottom w:val="0"/>
                      <w:divBdr>
                        <w:top w:val="none" w:sz="0" w:space="0" w:color="auto"/>
                        <w:left w:val="none" w:sz="0" w:space="0" w:color="auto"/>
                        <w:bottom w:val="none" w:sz="0" w:space="0" w:color="auto"/>
                        <w:right w:val="none" w:sz="0" w:space="0" w:color="auto"/>
                      </w:divBdr>
                    </w:div>
                    <w:div w:id="1166097103">
                      <w:marLeft w:val="0"/>
                      <w:marRight w:val="0"/>
                      <w:marTop w:val="0"/>
                      <w:marBottom w:val="0"/>
                      <w:divBdr>
                        <w:top w:val="none" w:sz="0" w:space="0" w:color="auto"/>
                        <w:left w:val="none" w:sz="0" w:space="0" w:color="auto"/>
                        <w:bottom w:val="none" w:sz="0" w:space="0" w:color="auto"/>
                        <w:right w:val="none" w:sz="0" w:space="0" w:color="auto"/>
                      </w:divBdr>
                    </w:div>
                    <w:div w:id="946425894">
                      <w:marLeft w:val="0"/>
                      <w:marRight w:val="0"/>
                      <w:marTop w:val="0"/>
                      <w:marBottom w:val="0"/>
                      <w:divBdr>
                        <w:top w:val="none" w:sz="0" w:space="0" w:color="auto"/>
                        <w:left w:val="none" w:sz="0" w:space="0" w:color="auto"/>
                        <w:bottom w:val="none" w:sz="0" w:space="0" w:color="auto"/>
                        <w:right w:val="none" w:sz="0" w:space="0" w:color="auto"/>
                      </w:divBdr>
                    </w:div>
                    <w:div w:id="1789860232">
                      <w:marLeft w:val="0"/>
                      <w:marRight w:val="0"/>
                      <w:marTop w:val="0"/>
                      <w:marBottom w:val="0"/>
                      <w:divBdr>
                        <w:top w:val="none" w:sz="0" w:space="0" w:color="auto"/>
                        <w:left w:val="none" w:sz="0" w:space="0" w:color="auto"/>
                        <w:bottom w:val="none" w:sz="0" w:space="0" w:color="auto"/>
                        <w:right w:val="none" w:sz="0" w:space="0" w:color="auto"/>
                      </w:divBdr>
                    </w:div>
                    <w:div w:id="2089113304">
                      <w:marLeft w:val="0"/>
                      <w:marRight w:val="0"/>
                      <w:marTop w:val="0"/>
                      <w:marBottom w:val="0"/>
                      <w:divBdr>
                        <w:top w:val="none" w:sz="0" w:space="0" w:color="auto"/>
                        <w:left w:val="none" w:sz="0" w:space="0" w:color="auto"/>
                        <w:bottom w:val="none" w:sz="0" w:space="0" w:color="auto"/>
                        <w:right w:val="none" w:sz="0" w:space="0" w:color="auto"/>
                      </w:divBdr>
                    </w:div>
                    <w:div w:id="1334840934">
                      <w:marLeft w:val="0"/>
                      <w:marRight w:val="0"/>
                      <w:marTop w:val="0"/>
                      <w:marBottom w:val="0"/>
                      <w:divBdr>
                        <w:top w:val="none" w:sz="0" w:space="0" w:color="auto"/>
                        <w:left w:val="none" w:sz="0" w:space="0" w:color="auto"/>
                        <w:bottom w:val="none" w:sz="0" w:space="0" w:color="auto"/>
                        <w:right w:val="none" w:sz="0" w:space="0" w:color="auto"/>
                      </w:divBdr>
                    </w:div>
                    <w:div w:id="1649898704">
                      <w:marLeft w:val="0"/>
                      <w:marRight w:val="0"/>
                      <w:marTop w:val="0"/>
                      <w:marBottom w:val="0"/>
                      <w:divBdr>
                        <w:top w:val="none" w:sz="0" w:space="0" w:color="auto"/>
                        <w:left w:val="none" w:sz="0" w:space="0" w:color="auto"/>
                        <w:bottom w:val="none" w:sz="0" w:space="0" w:color="auto"/>
                        <w:right w:val="none" w:sz="0" w:space="0" w:color="auto"/>
                      </w:divBdr>
                    </w:div>
                    <w:div w:id="18734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84439">
          <w:marLeft w:val="0"/>
          <w:marRight w:val="0"/>
          <w:marTop w:val="0"/>
          <w:marBottom w:val="0"/>
          <w:divBdr>
            <w:top w:val="none" w:sz="0" w:space="0" w:color="auto"/>
            <w:left w:val="none" w:sz="0" w:space="0" w:color="auto"/>
            <w:bottom w:val="none" w:sz="0" w:space="0" w:color="auto"/>
            <w:right w:val="none" w:sz="0" w:space="0" w:color="auto"/>
          </w:divBdr>
          <w:divsChild>
            <w:div w:id="2075008086">
              <w:marLeft w:val="0"/>
              <w:marRight w:val="0"/>
              <w:marTop w:val="0"/>
              <w:marBottom w:val="0"/>
              <w:divBdr>
                <w:top w:val="none" w:sz="0" w:space="0" w:color="auto"/>
                <w:left w:val="none" w:sz="0" w:space="0" w:color="auto"/>
                <w:bottom w:val="none" w:sz="0" w:space="0" w:color="auto"/>
                <w:right w:val="none" w:sz="0" w:space="0" w:color="auto"/>
              </w:divBdr>
              <w:divsChild>
                <w:div w:id="1305233359">
                  <w:marLeft w:val="0"/>
                  <w:marRight w:val="0"/>
                  <w:marTop w:val="0"/>
                  <w:marBottom w:val="0"/>
                  <w:divBdr>
                    <w:top w:val="none" w:sz="0" w:space="0" w:color="auto"/>
                    <w:left w:val="none" w:sz="0" w:space="0" w:color="auto"/>
                    <w:bottom w:val="none" w:sz="0" w:space="0" w:color="auto"/>
                    <w:right w:val="none" w:sz="0" w:space="0" w:color="auto"/>
                  </w:divBdr>
                </w:div>
                <w:div w:id="2007510157">
                  <w:marLeft w:val="0"/>
                  <w:marRight w:val="0"/>
                  <w:marTop w:val="0"/>
                  <w:marBottom w:val="0"/>
                  <w:divBdr>
                    <w:top w:val="none" w:sz="0" w:space="0" w:color="auto"/>
                    <w:left w:val="none" w:sz="0" w:space="0" w:color="auto"/>
                    <w:bottom w:val="none" w:sz="0" w:space="0" w:color="auto"/>
                    <w:right w:val="none" w:sz="0" w:space="0" w:color="auto"/>
                  </w:divBdr>
                </w:div>
                <w:div w:id="532889383">
                  <w:marLeft w:val="0"/>
                  <w:marRight w:val="0"/>
                  <w:marTop w:val="0"/>
                  <w:marBottom w:val="0"/>
                  <w:divBdr>
                    <w:top w:val="none" w:sz="0" w:space="0" w:color="auto"/>
                    <w:left w:val="none" w:sz="0" w:space="0" w:color="auto"/>
                    <w:bottom w:val="none" w:sz="0" w:space="0" w:color="auto"/>
                    <w:right w:val="none" w:sz="0" w:space="0" w:color="auto"/>
                  </w:divBdr>
                </w:div>
                <w:div w:id="1718048961">
                  <w:marLeft w:val="0"/>
                  <w:marRight w:val="0"/>
                  <w:marTop w:val="0"/>
                  <w:marBottom w:val="0"/>
                  <w:divBdr>
                    <w:top w:val="none" w:sz="0" w:space="0" w:color="auto"/>
                    <w:left w:val="none" w:sz="0" w:space="0" w:color="auto"/>
                    <w:bottom w:val="none" w:sz="0" w:space="0" w:color="auto"/>
                    <w:right w:val="none" w:sz="0" w:space="0" w:color="auto"/>
                  </w:divBdr>
                </w:div>
                <w:div w:id="418411860">
                  <w:marLeft w:val="0"/>
                  <w:marRight w:val="0"/>
                  <w:marTop w:val="0"/>
                  <w:marBottom w:val="0"/>
                  <w:divBdr>
                    <w:top w:val="none" w:sz="0" w:space="0" w:color="auto"/>
                    <w:left w:val="none" w:sz="0" w:space="0" w:color="auto"/>
                    <w:bottom w:val="none" w:sz="0" w:space="0" w:color="auto"/>
                    <w:right w:val="none" w:sz="0" w:space="0" w:color="auto"/>
                  </w:divBdr>
                </w:div>
                <w:div w:id="2088766885">
                  <w:marLeft w:val="0"/>
                  <w:marRight w:val="0"/>
                  <w:marTop w:val="0"/>
                  <w:marBottom w:val="0"/>
                  <w:divBdr>
                    <w:top w:val="none" w:sz="0" w:space="0" w:color="auto"/>
                    <w:left w:val="none" w:sz="0" w:space="0" w:color="auto"/>
                    <w:bottom w:val="none" w:sz="0" w:space="0" w:color="auto"/>
                    <w:right w:val="none" w:sz="0" w:space="0" w:color="auto"/>
                  </w:divBdr>
                  <w:divsChild>
                    <w:div w:id="885069984">
                      <w:marLeft w:val="0"/>
                      <w:marRight w:val="0"/>
                      <w:marTop w:val="0"/>
                      <w:marBottom w:val="0"/>
                      <w:divBdr>
                        <w:top w:val="none" w:sz="0" w:space="0" w:color="auto"/>
                        <w:left w:val="none" w:sz="0" w:space="0" w:color="auto"/>
                        <w:bottom w:val="none" w:sz="0" w:space="0" w:color="auto"/>
                        <w:right w:val="none" w:sz="0" w:space="0" w:color="auto"/>
                      </w:divBdr>
                    </w:div>
                    <w:div w:id="818881446">
                      <w:marLeft w:val="0"/>
                      <w:marRight w:val="0"/>
                      <w:marTop w:val="0"/>
                      <w:marBottom w:val="0"/>
                      <w:divBdr>
                        <w:top w:val="none" w:sz="0" w:space="0" w:color="auto"/>
                        <w:left w:val="none" w:sz="0" w:space="0" w:color="auto"/>
                        <w:bottom w:val="none" w:sz="0" w:space="0" w:color="auto"/>
                        <w:right w:val="none" w:sz="0" w:space="0" w:color="auto"/>
                      </w:divBdr>
                    </w:div>
                    <w:div w:id="389890588">
                      <w:marLeft w:val="0"/>
                      <w:marRight w:val="0"/>
                      <w:marTop w:val="0"/>
                      <w:marBottom w:val="0"/>
                      <w:divBdr>
                        <w:top w:val="none" w:sz="0" w:space="0" w:color="auto"/>
                        <w:left w:val="none" w:sz="0" w:space="0" w:color="auto"/>
                        <w:bottom w:val="none" w:sz="0" w:space="0" w:color="auto"/>
                        <w:right w:val="none" w:sz="0" w:space="0" w:color="auto"/>
                      </w:divBdr>
                    </w:div>
                    <w:div w:id="1067650388">
                      <w:marLeft w:val="0"/>
                      <w:marRight w:val="0"/>
                      <w:marTop w:val="0"/>
                      <w:marBottom w:val="0"/>
                      <w:divBdr>
                        <w:top w:val="none" w:sz="0" w:space="0" w:color="auto"/>
                        <w:left w:val="none" w:sz="0" w:space="0" w:color="auto"/>
                        <w:bottom w:val="none" w:sz="0" w:space="0" w:color="auto"/>
                        <w:right w:val="none" w:sz="0" w:space="0" w:color="auto"/>
                      </w:divBdr>
                    </w:div>
                    <w:div w:id="1683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71579">
          <w:marLeft w:val="0"/>
          <w:marRight w:val="0"/>
          <w:marTop w:val="0"/>
          <w:marBottom w:val="0"/>
          <w:divBdr>
            <w:top w:val="none" w:sz="0" w:space="0" w:color="auto"/>
            <w:left w:val="none" w:sz="0" w:space="0" w:color="auto"/>
            <w:bottom w:val="none" w:sz="0" w:space="0" w:color="auto"/>
            <w:right w:val="none" w:sz="0" w:space="0" w:color="auto"/>
          </w:divBdr>
          <w:divsChild>
            <w:div w:id="1016736158">
              <w:marLeft w:val="0"/>
              <w:marRight w:val="0"/>
              <w:marTop w:val="0"/>
              <w:marBottom w:val="0"/>
              <w:divBdr>
                <w:top w:val="none" w:sz="0" w:space="0" w:color="auto"/>
                <w:left w:val="none" w:sz="0" w:space="0" w:color="auto"/>
                <w:bottom w:val="none" w:sz="0" w:space="0" w:color="auto"/>
                <w:right w:val="none" w:sz="0" w:space="0" w:color="auto"/>
              </w:divBdr>
              <w:divsChild>
                <w:div w:id="1476609023">
                  <w:marLeft w:val="0"/>
                  <w:marRight w:val="0"/>
                  <w:marTop w:val="0"/>
                  <w:marBottom w:val="0"/>
                  <w:divBdr>
                    <w:top w:val="none" w:sz="0" w:space="0" w:color="auto"/>
                    <w:left w:val="none" w:sz="0" w:space="0" w:color="auto"/>
                    <w:bottom w:val="none" w:sz="0" w:space="0" w:color="auto"/>
                    <w:right w:val="none" w:sz="0" w:space="0" w:color="auto"/>
                  </w:divBdr>
                </w:div>
                <w:div w:id="615019517">
                  <w:marLeft w:val="0"/>
                  <w:marRight w:val="0"/>
                  <w:marTop w:val="0"/>
                  <w:marBottom w:val="0"/>
                  <w:divBdr>
                    <w:top w:val="none" w:sz="0" w:space="0" w:color="auto"/>
                    <w:left w:val="none" w:sz="0" w:space="0" w:color="auto"/>
                    <w:bottom w:val="none" w:sz="0" w:space="0" w:color="auto"/>
                    <w:right w:val="none" w:sz="0" w:space="0" w:color="auto"/>
                  </w:divBdr>
                </w:div>
                <w:div w:id="1524980634">
                  <w:marLeft w:val="0"/>
                  <w:marRight w:val="0"/>
                  <w:marTop w:val="0"/>
                  <w:marBottom w:val="0"/>
                  <w:divBdr>
                    <w:top w:val="none" w:sz="0" w:space="0" w:color="auto"/>
                    <w:left w:val="none" w:sz="0" w:space="0" w:color="auto"/>
                    <w:bottom w:val="none" w:sz="0" w:space="0" w:color="auto"/>
                    <w:right w:val="none" w:sz="0" w:space="0" w:color="auto"/>
                  </w:divBdr>
                </w:div>
                <w:div w:id="877427262">
                  <w:marLeft w:val="0"/>
                  <w:marRight w:val="0"/>
                  <w:marTop w:val="0"/>
                  <w:marBottom w:val="0"/>
                  <w:divBdr>
                    <w:top w:val="none" w:sz="0" w:space="0" w:color="auto"/>
                    <w:left w:val="none" w:sz="0" w:space="0" w:color="auto"/>
                    <w:bottom w:val="none" w:sz="0" w:space="0" w:color="auto"/>
                    <w:right w:val="none" w:sz="0" w:space="0" w:color="auto"/>
                  </w:divBdr>
                </w:div>
                <w:div w:id="1140348054">
                  <w:marLeft w:val="0"/>
                  <w:marRight w:val="0"/>
                  <w:marTop w:val="0"/>
                  <w:marBottom w:val="0"/>
                  <w:divBdr>
                    <w:top w:val="none" w:sz="0" w:space="0" w:color="auto"/>
                    <w:left w:val="none" w:sz="0" w:space="0" w:color="auto"/>
                    <w:bottom w:val="none" w:sz="0" w:space="0" w:color="auto"/>
                    <w:right w:val="none" w:sz="0" w:space="0" w:color="auto"/>
                  </w:divBdr>
                </w:div>
                <w:div w:id="663631594">
                  <w:marLeft w:val="0"/>
                  <w:marRight w:val="0"/>
                  <w:marTop w:val="0"/>
                  <w:marBottom w:val="0"/>
                  <w:divBdr>
                    <w:top w:val="none" w:sz="0" w:space="0" w:color="auto"/>
                    <w:left w:val="none" w:sz="0" w:space="0" w:color="auto"/>
                    <w:bottom w:val="none" w:sz="0" w:space="0" w:color="auto"/>
                    <w:right w:val="none" w:sz="0" w:space="0" w:color="auto"/>
                  </w:divBdr>
                </w:div>
                <w:div w:id="1394043066">
                  <w:marLeft w:val="0"/>
                  <w:marRight w:val="0"/>
                  <w:marTop w:val="0"/>
                  <w:marBottom w:val="0"/>
                  <w:divBdr>
                    <w:top w:val="none" w:sz="0" w:space="0" w:color="auto"/>
                    <w:left w:val="none" w:sz="0" w:space="0" w:color="auto"/>
                    <w:bottom w:val="none" w:sz="0" w:space="0" w:color="auto"/>
                    <w:right w:val="none" w:sz="0" w:space="0" w:color="auto"/>
                  </w:divBdr>
                </w:div>
                <w:div w:id="1203130058">
                  <w:marLeft w:val="0"/>
                  <w:marRight w:val="0"/>
                  <w:marTop w:val="0"/>
                  <w:marBottom w:val="0"/>
                  <w:divBdr>
                    <w:top w:val="none" w:sz="0" w:space="0" w:color="auto"/>
                    <w:left w:val="none" w:sz="0" w:space="0" w:color="auto"/>
                    <w:bottom w:val="none" w:sz="0" w:space="0" w:color="auto"/>
                    <w:right w:val="none" w:sz="0" w:space="0" w:color="auto"/>
                  </w:divBdr>
                </w:div>
                <w:div w:id="1047295721">
                  <w:marLeft w:val="0"/>
                  <w:marRight w:val="0"/>
                  <w:marTop w:val="0"/>
                  <w:marBottom w:val="0"/>
                  <w:divBdr>
                    <w:top w:val="none" w:sz="0" w:space="0" w:color="auto"/>
                    <w:left w:val="none" w:sz="0" w:space="0" w:color="auto"/>
                    <w:bottom w:val="none" w:sz="0" w:space="0" w:color="auto"/>
                    <w:right w:val="none" w:sz="0" w:space="0" w:color="auto"/>
                  </w:divBdr>
                </w:div>
                <w:div w:id="1730297273">
                  <w:marLeft w:val="0"/>
                  <w:marRight w:val="0"/>
                  <w:marTop w:val="0"/>
                  <w:marBottom w:val="0"/>
                  <w:divBdr>
                    <w:top w:val="none" w:sz="0" w:space="0" w:color="auto"/>
                    <w:left w:val="none" w:sz="0" w:space="0" w:color="auto"/>
                    <w:bottom w:val="none" w:sz="0" w:space="0" w:color="auto"/>
                    <w:right w:val="none" w:sz="0" w:space="0" w:color="auto"/>
                  </w:divBdr>
                </w:div>
                <w:div w:id="2071491136">
                  <w:marLeft w:val="0"/>
                  <w:marRight w:val="0"/>
                  <w:marTop w:val="0"/>
                  <w:marBottom w:val="0"/>
                  <w:divBdr>
                    <w:top w:val="none" w:sz="0" w:space="0" w:color="auto"/>
                    <w:left w:val="none" w:sz="0" w:space="0" w:color="auto"/>
                    <w:bottom w:val="none" w:sz="0" w:space="0" w:color="auto"/>
                    <w:right w:val="none" w:sz="0" w:space="0" w:color="auto"/>
                  </w:divBdr>
                </w:div>
                <w:div w:id="627273230">
                  <w:marLeft w:val="0"/>
                  <w:marRight w:val="0"/>
                  <w:marTop w:val="0"/>
                  <w:marBottom w:val="0"/>
                  <w:divBdr>
                    <w:top w:val="none" w:sz="0" w:space="0" w:color="auto"/>
                    <w:left w:val="none" w:sz="0" w:space="0" w:color="auto"/>
                    <w:bottom w:val="none" w:sz="0" w:space="0" w:color="auto"/>
                    <w:right w:val="none" w:sz="0" w:space="0" w:color="auto"/>
                  </w:divBdr>
                </w:div>
                <w:div w:id="807554216">
                  <w:marLeft w:val="0"/>
                  <w:marRight w:val="0"/>
                  <w:marTop w:val="0"/>
                  <w:marBottom w:val="0"/>
                  <w:divBdr>
                    <w:top w:val="none" w:sz="0" w:space="0" w:color="auto"/>
                    <w:left w:val="none" w:sz="0" w:space="0" w:color="auto"/>
                    <w:bottom w:val="none" w:sz="0" w:space="0" w:color="auto"/>
                    <w:right w:val="none" w:sz="0" w:space="0" w:color="auto"/>
                  </w:divBdr>
                </w:div>
                <w:div w:id="1826429690">
                  <w:marLeft w:val="0"/>
                  <w:marRight w:val="0"/>
                  <w:marTop w:val="0"/>
                  <w:marBottom w:val="0"/>
                  <w:divBdr>
                    <w:top w:val="none" w:sz="0" w:space="0" w:color="auto"/>
                    <w:left w:val="none" w:sz="0" w:space="0" w:color="auto"/>
                    <w:bottom w:val="none" w:sz="0" w:space="0" w:color="auto"/>
                    <w:right w:val="none" w:sz="0" w:space="0" w:color="auto"/>
                  </w:divBdr>
                </w:div>
                <w:div w:id="1895044641">
                  <w:marLeft w:val="0"/>
                  <w:marRight w:val="0"/>
                  <w:marTop w:val="0"/>
                  <w:marBottom w:val="0"/>
                  <w:divBdr>
                    <w:top w:val="none" w:sz="0" w:space="0" w:color="auto"/>
                    <w:left w:val="none" w:sz="0" w:space="0" w:color="auto"/>
                    <w:bottom w:val="none" w:sz="0" w:space="0" w:color="auto"/>
                    <w:right w:val="none" w:sz="0" w:space="0" w:color="auto"/>
                  </w:divBdr>
                </w:div>
                <w:div w:id="1836526822">
                  <w:marLeft w:val="0"/>
                  <w:marRight w:val="0"/>
                  <w:marTop w:val="0"/>
                  <w:marBottom w:val="0"/>
                  <w:divBdr>
                    <w:top w:val="none" w:sz="0" w:space="0" w:color="auto"/>
                    <w:left w:val="none" w:sz="0" w:space="0" w:color="auto"/>
                    <w:bottom w:val="none" w:sz="0" w:space="0" w:color="auto"/>
                    <w:right w:val="none" w:sz="0" w:space="0" w:color="auto"/>
                  </w:divBdr>
                </w:div>
                <w:div w:id="2084179804">
                  <w:marLeft w:val="0"/>
                  <w:marRight w:val="0"/>
                  <w:marTop w:val="0"/>
                  <w:marBottom w:val="0"/>
                  <w:divBdr>
                    <w:top w:val="none" w:sz="0" w:space="0" w:color="auto"/>
                    <w:left w:val="none" w:sz="0" w:space="0" w:color="auto"/>
                    <w:bottom w:val="none" w:sz="0" w:space="0" w:color="auto"/>
                    <w:right w:val="none" w:sz="0" w:space="0" w:color="auto"/>
                  </w:divBdr>
                </w:div>
                <w:div w:id="1104307848">
                  <w:marLeft w:val="0"/>
                  <w:marRight w:val="0"/>
                  <w:marTop w:val="0"/>
                  <w:marBottom w:val="0"/>
                  <w:divBdr>
                    <w:top w:val="none" w:sz="0" w:space="0" w:color="auto"/>
                    <w:left w:val="none" w:sz="0" w:space="0" w:color="auto"/>
                    <w:bottom w:val="none" w:sz="0" w:space="0" w:color="auto"/>
                    <w:right w:val="none" w:sz="0" w:space="0" w:color="auto"/>
                  </w:divBdr>
                </w:div>
                <w:div w:id="411437358">
                  <w:marLeft w:val="0"/>
                  <w:marRight w:val="0"/>
                  <w:marTop w:val="0"/>
                  <w:marBottom w:val="0"/>
                  <w:divBdr>
                    <w:top w:val="none" w:sz="0" w:space="0" w:color="auto"/>
                    <w:left w:val="none" w:sz="0" w:space="0" w:color="auto"/>
                    <w:bottom w:val="none" w:sz="0" w:space="0" w:color="auto"/>
                    <w:right w:val="none" w:sz="0" w:space="0" w:color="auto"/>
                  </w:divBdr>
                </w:div>
                <w:div w:id="863251759">
                  <w:marLeft w:val="0"/>
                  <w:marRight w:val="0"/>
                  <w:marTop w:val="0"/>
                  <w:marBottom w:val="0"/>
                  <w:divBdr>
                    <w:top w:val="none" w:sz="0" w:space="0" w:color="auto"/>
                    <w:left w:val="none" w:sz="0" w:space="0" w:color="auto"/>
                    <w:bottom w:val="none" w:sz="0" w:space="0" w:color="auto"/>
                    <w:right w:val="none" w:sz="0" w:space="0" w:color="auto"/>
                  </w:divBdr>
                </w:div>
                <w:div w:id="84308965">
                  <w:marLeft w:val="0"/>
                  <w:marRight w:val="0"/>
                  <w:marTop w:val="0"/>
                  <w:marBottom w:val="0"/>
                  <w:divBdr>
                    <w:top w:val="none" w:sz="0" w:space="0" w:color="auto"/>
                    <w:left w:val="none" w:sz="0" w:space="0" w:color="auto"/>
                    <w:bottom w:val="none" w:sz="0" w:space="0" w:color="auto"/>
                    <w:right w:val="none" w:sz="0" w:space="0" w:color="auto"/>
                  </w:divBdr>
                </w:div>
                <w:div w:id="921062219">
                  <w:marLeft w:val="0"/>
                  <w:marRight w:val="0"/>
                  <w:marTop w:val="0"/>
                  <w:marBottom w:val="0"/>
                  <w:divBdr>
                    <w:top w:val="none" w:sz="0" w:space="0" w:color="auto"/>
                    <w:left w:val="none" w:sz="0" w:space="0" w:color="auto"/>
                    <w:bottom w:val="none" w:sz="0" w:space="0" w:color="auto"/>
                    <w:right w:val="none" w:sz="0" w:space="0" w:color="auto"/>
                  </w:divBdr>
                </w:div>
                <w:div w:id="314183895">
                  <w:marLeft w:val="0"/>
                  <w:marRight w:val="0"/>
                  <w:marTop w:val="0"/>
                  <w:marBottom w:val="0"/>
                  <w:divBdr>
                    <w:top w:val="none" w:sz="0" w:space="0" w:color="auto"/>
                    <w:left w:val="none" w:sz="0" w:space="0" w:color="auto"/>
                    <w:bottom w:val="none" w:sz="0" w:space="0" w:color="auto"/>
                    <w:right w:val="none" w:sz="0" w:space="0" w:color="auto"/>
                  </w:divBdr>
                </w:div>
                <w:div w:id="334113645">
                  <w:marLeft w:val="0"/>
                  <w:marRight w:val="0"/>
                  <w:marTop w:val="0"/>
                  <w:marBottom w:val="0"/>
                  <w:divBdr>
                    <w:top w:val="none" w:sz="0" w:space="0" w:color="auto"/>
                    <w:left w:val="none" w:sz="0" w:space="0" w:color="auto"/>
                    <w:bottom w:val="none" w:sz="0" w:space="0" w:color="auto"/>
                    <w:right w:val="none" w:sz="0" w:space="0" w:color="auto"/>
                  </w:divBdr>
                </w:div>
                <w:div w:id="407534536">
                  <w:marLeft w:val="0"/>
                  <w:marRight w:val="0"/>
                  <w:marTop w:val="0"/>
                  <w:marBottom w:val="0"/>
                  <w:divBdr>
                    <w:top w:val="none" w:sz="0" w:space="0" w:color="auto"/>
                    <w:left w:val="none" w:sz="0" w:space="0" w:color="auto"/>
                    <w:bottom w:val="none" w:sz="0" w:space="0" w:color="auto"/>
                    <w:right w:val="none" w:sz="0" w:space="0" w:color="auto"/>
                  </w:divBdr>
                </w:div>
                <w:div w:id="1462266148">
                  <w:marLeft w:val="0"/>
                  <w:marRight w:val="0"/>
                  <w:marTop w:val="0"/>
                  <w:marBottom w:val="0"/>
                  <w:divBdr>
                    <w:top w:val="none" w:sz="0" w:space="0" w:color="auto"/>
                    <w:left w:val="none" w:sz="0" w:space="0" w:color="auto"/>
                    <w:bottom w:val="none" w:sz="0" w:space="0" w:color="auto"/>
                    <w:right w:val="none" w:sz="0" w:space="0" w:color="auto"/>
                  </w:divBdr>
                </w:div>
                <w:div w:id="647171688">
                  <w:marLeft w:val="0"/>
                  <w:marRight w:val="0"/>
                  <w:marTop w:val="0"/>
                  <w:marBottom w:val="0"/>
                  <w:divBdr>
                    <w:top w:val="none" w:sz="0" w:space="0" w:color="auto"/>
                    <w:left w:val="none" w:sz="0" w:space="0" w:color="auto"/>
                    <w:bottom w:val="none" w:sz="0" w:space="0" w:color="auto"/>
                    <w:right w:val="none" w:sz="0" w:space="0" w:color="auto"/>
                  </w:divBdr>
                </w:div>
                <w:div w:id="1041594747">
                  <w:marLeft w:val="0"/>
                  <w:marRight w:val="0"/>
                  <w:marTop w:val="0"/>
                  <w:marBottom w:val="0"/>
                  <w:divBdr>
                    <w:top w:val="none" w:sz="0" w:space="0" w:color="auto"/>
                    <w:left w:val="none" w:sz="0" w:space="0" w:color="auto"/>
                    <w:bottom w:val="none" w:sz="0" w:space="0" w:color="auto"/>
                    <w:right w:val="none" w:sz="0" w:space="0" w:color="auto"/>
                  </w:divBdr>
                </w:div>
                <w:div w:id="256671005">
                  <w:marLeft w:val="0"/>
                  <w:marRight w:val="0"/>
                  <w:marTop w:val="0"/>
                  <w:marBottom w:val="0"/>
                  <w:divBdr>
                    <w:top w:val="none" w:sz="0" w:space="0" w:color="auto"/>
                    <w:left w:val="none" w:sz="0" w:space="0" w:color="auto"/>
                    <w:bottom w:val="none" w:sz="0" w:space="0" w:color="auto"/>
                    <w:right w:val="none" w:sz="0" w:space="0" w:color="auto"/>
                  </w:divBdr>
                </w:div>
                <w:div w:id="860780490">
                  <w:marLeft w:val="0"/>
                  <w:marRight w:val="0"/>
                  <w:marTop w:val="0"/>
                  <w:marBottom w:val="0"/>
                  <w:divBdr>
                    <w:top w:val="none" w:sz="0" w:space="0" w:color="auto"/>
                    <w:left w:val="none" w:sz="0" w:space="0" w:color="auto"/>
                    <w:bottom w:val="none" w:sz="0" w:space="0" w:color="auto"/>
                    <w:right w:val="none" w:sz="0" w:space="0" w:color="auto"/>
                  </w:divBdr>
                  <w:divsChild>
                    <w:div w:id="1876966867">
                      <w:marLeft w:val="0"/>
                      <w:marRight w:val="0"/>
                      <w:marTop w:val="0"/>
                      <w:marBottom w:val="0"/>
                      <w:divBdr>
                        <w:top w:val="none" w:sz="0" w:space="0" w:color="auto"/>
                        <w:left w:val="none" w:sz="0" w:space="0" w:color="auto"/>
                        <w:bottom w:val="none" w:sz="0" w:space="0" w:color="auto"/>
                        <w:right w:val="none" w:sz="0" w:space="0" w:color="auto"/>
                      </w:divBdr>
                    </w:div>
                    <w:div w:id="1634141621">
                      <w:marLeft w:val="0"/>
                      <w:marRight w:val="0"/>
                      <w:marTop w:val="0"/>
                      <w:marBottom w:val="0"/>
                      <w:divBdr>
                        <w:top w:val="none" w:sz="0" w:space="0" w:color="auto"/>
                        <w:left w:val="none" w:sz="0" w:space="0" w:color="auto"/>
                        <w:bottom w:val="none" w:sz="0" w:space="0" w:color="auto"/>
                        <w:right w:val="none" w:sz="0" w:space="0" w:color="auto"/>
                      </w:divBdr>
                    </w:div>
                    <w:div w:id="1746488020">
                      <w:marLeft w:val="0"/>
                      <w:marRight w:val="0"/>
                      <w:marTop w:val="0"/>
                      <w:marBottom w:val="0"/>
                      <w:divBdr>
                        <w:top w:val="none" w:sz="0" w:space="0" w:color="auto"/>
                        <w:left w:val="none" w:sz="0" w:space="0" w:color="auto"/>
                        <w:bottom w:val="none" w:sz="0" w:space="0" w:color="auto"/>
                        <w:right w:val="none" w:sz="0" w:space="0" w:color="auto"/>
                      </w:divBdr>
                    </w:div>
                    <w:div w:id="1336885113">
                      <w:marLeft w:val="0"/>
                      <w:marRight w:val="0"/>
                      <w:marTop w:val="0"/>
                      <w:marBottom w:val="0"/>
                      <w:divBdr>
                        <w:top w:val="none" w:sz="0" w:space="0" w:color="auto"/>
                        <w:left w:val="none" w:sz="0" w:space="0" w:color="auto"/>
                        <w:bottom w:val="none" w:sz="0" w:space="0" w:color="auto"/>
                        <w:right w:val="none" w:sz="0" w:space="0" w:color="auto"/>
                      </w:divBdr>
                    </w:div>
                    <w:div w:id="717515325">
                      <w:marLeft w:val="0"/>
                      <w:marRight w:val="0"/>
                      <w:marTop w:val="0"/>
                      <w:marBottom w:val="0"/>
                      <w:divBdr>
                        <w:top w:val="none" w:sz="0" w:space="0" w:color="auto"/>
                        <w:left w:val="none" w:sz="0" w:space="0" w:color="auto"/>
                        <w:bottom w:val="none" w:sz="0" w:space="0" w:color="auto"/>
                        <w:right w:val="none" w:sz="0" w:space="0" w:color="auto"/>
                      </w:divBdr>
                    </w:div>
                    <w:div w:id="1031566702">
                      <w:marLeft w:val="0"/>
                      <w:marRight w:val="0"/>
                      <w:marTop w:val="0"/>
                      <w:marBottom w:val="0"/>
                      <w:divBdr>
                        <w:top w:val="none" w:sz="0" w:space="0" w:color="auto"/>
                        <w:left w:val="none" w:sz="0" w:space="0" w:color="auto"/>
                        <w:bottom w:val="none" w:sz="0" w:space="0" w:color="auto"/>
                        <w:right w:val="none" w:sz="0" w:space="0" w:color="auto"/>
                      </w:divBdr>
                    </w:div>
                    <w:div w:id="684550274">
                      <w:marLeft w:val="0"/>
                      <w:marRight w:val="0"/>
                      <w:marTop w:val="0"/>
                      <w:marBottom w:val="0"/>
                      <w:divBdr>
                        <w:top w:val="none" w:sz="0" w:space="0" w:color="auto"/>
                        <w:left w:val="none" w:sz="0" w:space="0" w:color="auto"/>
                        <w:bottom w:val="none" w:sz="0" w:space="0" w:color="auto"/>
                        <w:right w:val="none" w:sz="0" w:space="0" w:color="auto"/>
                      </w:divBdr>
                    </w:div>
                    <w:div w:id="1550221217">
                      <w:marLeft w:val="0"/>
                      <w:marRight w:val="0"/>
                      <w:marTop w:val="0"/>
                      <w:marBottom w:val="0"/>
                      <w:divBdr>
                        <w:top w:val="none" w:sz="0" w:space="0" w:color="auto"/>
                        <w:left w:val="none" w:sz="0" w:space="0" w:color="auto"/>
                        <w:bottom w:val="none" w:sz="0" w:space="0" w:color="auto"/>
                        <w:right w:val="none" w:sz="0" w:space="0" w:color="auto"/>
                      </w:divBdr>
                    </w:div>
                    <w:div w:id="1620455795">
                      <w:marLeft w:val="0"/>
                      <w:marRight w:val="0"/>
                      <w:marTop w:val="0"/>
                      <w:marBottom w:val="0"/>
                      <w:divBdr>
                        <w:top w:val="none" w:sz="0" w:space="0" w:color="auto"/>
                        <w:left w:val="none" w:sz="0" w:space="0" w:color="auto"/>
                        <w:bottom w:val="none" w:sz="0" w:space="0" w:color="auto"/>
                        <w:right w:val="none" w:sz="0" w:space="0" w:color="auto"/>
                      </w:divBdr>
                    </w:div>
                    <w:div w:id="357658337">
                      <w:marLeft w:val="0"/>
                      <w:marRight w:val="0"/>
                      <w:marTop w:val="0"/>
                      <w:marBottom w:val="0"/>
                      <w:divBdr>
                        <w:top w:val="none" w:sz="0" w:space="0" w:color="auto"/>
                        <w:left w:val="none" w:sz="0" w:space="0" w:color="auto"/>
                        <w:bottom w:val="none" w:sz="0" w:space="0" w:color="auto"/>
                        <w:right w:val="none" w:sz="0" w:space="0" w:color="auto"/>
                      </w:divBdr>
                    </w:div>
                    <w:div w:id="1618491334">
                      <w:marLeft w:val="0"/>
                      <w:marRight w:val="0"/>
                      <w:marTop w:val="0"/>
                      <w:marBottom w:val="0"/>
                      <w:divBdr>
                        <w:top w:val="none" w:sz="0" w:space="0" w:color="auto"/>
                        <w:left w:val="none" w:sz="0" w:space="0" w:color="auto"/>
                        <w:bottom w:val="none" w:sz="0" w:space="0" w:color="auto"/>
                        <w:right w:val="none" w:sz="0" w:space="0" w:color="auto"/>
                      </w:divBdr>
                    </w:div>
                    <w:div w:id="1154570543">
                      <w:marLeft w:val="0"/>
                      <w:marRight w:val="0"/>
                      <w:marTop w:val="0"/>
                      <w:marBottom w:val="0"/>
                      <w:divBdr>
                        <w:top w:val="none" w:sz="0" w:space="0" w:color="auto"/>
                        <w:left w:val="none" w:sz="0" w:space="0" w:color="auto"/>
                        <w:bottom w:val="none" w:sz="0" w:space="0" w:color="auto"/>
                        <w:right w:val="none" w:sz="0" w:space="0" w:color="auto"/>
                      </w:divBdr>
                    </w:div>
                    <w:div w:id="6057790">
                      <w:marLeft w:val="0"/>
                      <w:marRight w:val="0"/>
                      <w:marTop w:val="0"/>
                      <w:marBottom w:val="0"/>
                      <w:divBdr>
                        <w:top w:val="none" w:sz="0" w:space="0" w:color="auto"/>
                        <w:left w:val="none" w:sz="0" w:space="0" w:color="auto"/>
                        <w:bottom w:val="none" w:sz="0" w:space="0" w:color="auto"/>
                        <w:right w:val="none" w:sz="0" w:space="0" w:color="auto"/>
                      </w:divBdr>
                    </w:div>
                    <w:div w:id="1058282018">
                      <w:marLeft w:val="0"/>
                      <w:marRight w:val="0"/>
                      <w:marTop w:val="0"/>
                      <w:marBottom w:val="0"/>
                      <w:divBdr>
                        <w:top w:val="none" w:sz="0" w:space="0" w:color="auto"/>
                        <w:left w:val="none" w:sz="0" w:space="0" w:color="auto"/>
                        <w:bottom w:val="none" w:sz="0" w:space="0" w:color="auto"/>
                        <w:right w:val="none" w:sz="0" w:space="0" w:color="auto"/>
                      </w:divBdr>
                    </w:div>
                    <w:div w:id="122584740">
                      <w:marLeft w:val="0"/>
                      <w:marRight w:val="0"/>
                      <w:marTop w:val="0"/>
                      <w:marBottom w:val="0"/>
                      <w:divBdr>
                        <w:top w:val="none" w:sz="0" w:space="0" w:color="auto"/>
                        <w:left w:val="none" w:sz="0" w:space="0" w:color="auto"/>
                        <w:bottom w:val="none" w:sz="0" w:space="0" w:color="auto"/>
                        <w:right w:val="none" w:sz="0" w:space="0" w:color="auto"/>
                      </w:divBdr>
                    </w:div>
                    <w:div w:id="433868923">
                      <w:marLeft w:val="0"/>
                      <w:marRight w:val="0"/>
                      <w:marTop w:val="0"/>
                      <w:marBottom w:val="0"/>
                      <w:divBdr>
                        <w:top w:val="none" w:sz="0" w:space="0" w:color="auto"/>
                        <w:left w:val="none" w:sz="0" w:space="0" w:color="auto"/>
                        <w:bottom w:val="none" w:sz="0" w:space="0" w:color="auto"/>
                        <w:right w:val="none" w:sz="0" w:space="0" w:color="auto"/>
                      </w:divBdr>
                    </w:div>
                    <w:div w:id="724261860">
                      <w:marLeft w:val="0"/>
                      <w:marRight w:val="0"/>
                      <w:marTop w:val="0"/>
                      <w:marBottom w:val="0"/>
                      <w:divBdr>
                        <w:top w:val="none" w:sz="0" w:space="0" w:color="auto"/>
                        <w:left w:val="none" w:sz="0" w:space="0" w:color="auto"/>
                        <w:bottom w:val="none" w:sz="0" w:space="0" w:color="auto"/>
                        <w:right w:val="none" w:sz="0" w:space="0" w:color="auto"/>
                      </w:divBdr>
                    </w:div>
                    <w:div w:id="1392726610">
                      <w:marLeft w:val="0"/>
                      <w:marRight w:val="0"/>
                      <w:marTop w:val="0"/>
                      <w:marBottom w:val="0"/>
                      <w:divBdr>
                        <w:top w:val="none" w:sz="0" w:space="0" w:color="auto"/>
                        <w:left w:val="none" w:sz="0" w:space="0" w:color="auto"/>
                        <w:bottom w:val="none" w:sz="0" w:space="0" w:color="auto"/>
                        <w:right w:val="none" w:sz="0" w:space="0" w:color="auto"/>
                      </w:divBdr>
                    </w:div>
                    <w:div w:id="593318624">
                      <w:marLeft w:val="0"/>
                      <w:marRight w:val="0"/>
                      <w:marTop w:val="0"/>
                      <w:marBottom w:val="0"/>
                      <w:divBdr>
                        <w:top w:val="none" w:sz="0" w:space="0" w:color="auto"/>
                        <w:left w:val="none" w:sz="0" w:space="0" w:color="auto"/>
                        <w:bottom w:val="none" w:sz="0" w:space="0" w:color="auto"/>
                        <w:right w:val="none" w:sz="0" w:space="0" w:color="auto"/>
                      </w:divBdr>
                    </w:div>
                    <w:div w:id="1951738019">
                      <w:marLeft w:val="0"/>
                      <w:marRight w:val="0"/>
                      <w:marTop w:val="0"/>
                      <w:marBottom w:val="0"/>
                      <w:divBdr>
                        <w:top w:val="none" w:sz="0" w:space="0" w:color="auto"/>
                        <w:left w:val="none" w:sz="0" w:space="0" w:color="auto"/>
                        <w:bottom w:val="none" w:sz="0" w:space="0" w:color="auto"/>
                        <w:right w:val="none" w:sz="0" w:space="0" w:color="auto"/>
                      </w:divBdr>
                    </w:div>
                    <w:div w:id="21902013">
                      <w:marLeft w:val="0"/>
                      <w:marRight w:val="0"/>
                      <w:marTop w:val="0"/>
                      <w:marBottom w:val="0"/>
                      <w:divBdr>
                        <w:top w:val="none" w:sz="0" w:space="0" w:color="auto"/>
                        <w:left w:val="none" w:sz="0" w:space="0" w:color="auto"/>
                        <w:bottom w:val="none" w:sz="0" w:space="0" w:color="auto"/>
                        <w:right w:val="none" w:sz="0" w:space="0" w:color="auto"/>
                      </w:divBdr>
                    </w:div>
                    <w:div w:id="532421918">
                      <w:marLeft w:val="0"/>
                      <w:marRight w:val="0"/>
                      <w:marTop w:val="0"/>
                      <w:marBottom w:val="0"/>
                      <w:divBdr>
                        <w:top w:val="none" w:sz="0" w:space="0" w:color="auto"/>
                        <w:left w:val="none" w:sz="0" w:space="0" w:color="auto"/>
                        <w:bottom w:val="none" w:sz="0" w:space="0" w:color="auto"/>
                        <w:right w:val="none" w:sz="0" w:space="0" w:color="auto"/>
                      </w:divBdr>
                    </w:div>
                    <w:div w:id="502012296">
                      <w:marLeft w:val="0"/>
                      <w:marRight w:val="0"/>
                      <w:marTop w:val="0"/>
                      <w:marBottom w:val="0"/>
                      <w:divBdr>
                        <w:top w:val="none" w:sz="0" w:space="0" w:color="auto"/>
                        <w:left w:val="none" w:sz="0" w:space="0" w:color="auto"/>
                        <w:bottom w:val="none" w:sz="0" w:space="0" w:color="auto"/>
                        <w:right w:val="none" w:sz="0" w:space="0" w:color="auto"/>
                      </w:divBdr>
                    </w:div>
                    <w:div w:id="269050516">
                      <w:marLeft w:val="0"/>
                      <w:marRight w:val="0"/>
                      <w:marTop w:val="0"/>
                      <w:marBottom w:val="0"/>
                      <w:divBdr>
                        <w:top w:val="none" w:sz="0" w:space="0" w:color="auto"/>
                        <w:left w:val="none" w:sz="0" w:space="0" w:color="auto"/>
                        <w:bottom w:val="none" w:sz="0" w:space="0" w:color="auto"/>
                        <w:right w:val="none" w:sz="0" w:space="0" w:color="auto"/>
                      </w:divBdr>
                    </w:div>
                    <w:div w:id="1546061601">
                      <w:marLeft w:val="0"/>
                      <w:marRight w:val="0"/>
                      <w:marTop w:val="0"/>
                      <w:marBottom w:val="0"/>
                      <w:divBdr>
                        <w:top w:val="none" w:sz="0" w:space="0" w:color="auto"/>
                        <w:left w:val="none" w:sz="0" w:space="0" w:color="auto"/>
                        <w:bottom w:val="none" w:sz="0" w:space="0" w:color="auto"/>
                        <w:right w:val="none" w:sz="0" w:space="0" w:color="auto"/>
                      </w:divBdr>
                    </w:div>
                    <w:div w:id="356929841">
                      <w:marLeft w:val="0"/>
                      <w:marRight w:val="0"/>
                      <w:marTop w:val="0"/>
                      <w:marBottom w:val="0"/>
                      <w:divBdr>
                        <w:top w:val="none" w:sz="0" w:space="0" w:color="auto"/>
                        <w:left w:val="none" w:sz="0" w:space="0" w:color="auto"/>
                        <w:bottom w:val="none" w:sz="0" w:space="0" w:color="auto"/>
                        <w:right w:val="none" w:sz="0" w:space="0" w:color="auto"/>
                      </w:divBdr>
                    </w:div>
                    <w:div w:id="1640762138">
                      <w:marLeft w:val="0"/>
                      <w:marRight w:val="0"/>
                      <w:marTop w:val="0"/>
                      <w:marBottom w:val="0"/>
                      <w:divBdr>
                        <w:top w:val="none" w:sz="0" w:space="0" w:color="auto"/>
                        <w:left w:val="none" w:sz="0" w:space="0" w:color="auto"/>
                        <w:bottom w:val="none" w:sz="0" w:space="0" w:color="auto"/>
                        <w:right w:val="none" w:sz="0" w:space="0" w:color="auto"/>
                      </w:divBdr>
                    </w:div>
                    <w:div w:id="2032875890">
                      <w:marLeft w:val="0"/>
                      <w:marRight w:val="0"/>
                      <w:marTop w:val="0"/>
                      <w:marBottom w:val="0"/>
                      <w:divBdr>
                        <w:top w:val="none" w:sz="0" w:space="0" w:color="auto"/>
                        <w:left w:val="none" w:sz="0" w:space="0" w:color="auto"/>
                        <w:bottom w:val="none" w:sz="0" w:space="0" w:color="auto"/>
                        <w:right w:val="none" w:sz="0" w:space="0" w:color="auto"/>
                      </w:divBdr>
                    </w:div>
                    <w:div w:id="18412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1527">
          <w:marLeft w:val="0"/>
          <w:marRight w:val="0"/>
          <w:marTop w:val="0"/>
          <w:marBottom w:val="0"/>
          <w:divBdr>
            <w:top w:val="none" w:sz="0" w:space="0" w:color="auto"/>
            <w:left w:val="none" w:sz="0" w:space="0" w:color="auto"/>
            <w:bottom w:val="none" w:sz="0" w:space="0" w:color="auto"/>
            <w:right w:val="none" w:sz="0" w:space="0" w:color="auto"/>
          </w:divBdr>
          <w:divsChild>
            <w:div w:id="1845169761">
              <w:marLeft w:val="0"/>
              <w:marRight w:val="0"/>
              <w:marTop w:val="0"/>
              <w:marBottom w:val="0"/>
              <w:divBdr>
                <w:top w:val="none" w:sz="0" w:space="0" w:color="auto"/>
                <w:left w:val="none" w:sz="0" w:space="0" w:color="auto"/>
                <w:bottom w:val="none" w:sz="0" w:space="0" w:color="auto"/>
                <w:right w:val="none" w:sz="0" w:space="0" w:color="auto"/>
              </w:divBdr>
              <w:divsChild>
                <w:div w:id="734396977">
                  <w:marLeft w:val="0"/>
                  <w:marRight w:val="0"/>
                  <w:marTop w:val="0"/>
                  <w:marBottom w:val="0"/>
                  <w:divBdr>
                    <w:top w:val="none" w:sz="0" w:space="0" w:color="auto"/>
                    <w:left w:val="none" w:sz="0" w:space="0" w:color="auto"/>
                    <w:bottom w:val="none" w:sz="0" w:space="0" w:color="auto"/>
                    <w:right w:val="none" w:sz="0" w:space="0" w:color="auto"/>
                  </w:divBdr>
                </w:div>
                <w:div w:id="691031760">
                  <w:marLeft w:val="0"/>
                  <w:marRight w:val="0"/>
                  <w:marTop w:val="0"/>
                  <w:marBottom w:val="0"/>
                  <w:divBdr>
                    <w:top w:val="none" w:sz="0" w:space="0" w:color="auto"/>
                    <w:left w:val="none" w:sz="0" w:space="0" w:color="auto"/>
                    <w:bottom w:val="none" w:sz="0" w:space="0" w:color="auto"/>
                    <w:right w:val="none" w:sz="0" w:space="0" w:color="auto"/>
                  </w:divBdr>
                </w:div>
                <w:div w:id="819269187">
                  <w:marLeft w:val="0"/>
                  <w:marRight w:val="0"/>
                  <w:marTop w:val="0"/>
                  <w:marBottom w:val="0"/>
                  <w:divBdr>
                    <w:top w:val="none" w:sz="0" w:space="0" w:color="auto"/>
                    <w:left w:val="none" w:sz="0" w:space="0" w:color="auto"/>
                    <w:bottom w:val="none" w:sz="0" w:space="0" w:color="auto"/>
                    <w:right w:val="none" w:sz="0" w:space="0" w:color="auto"/>
                  </w:divBdr>
                </w:div>
                <w:div w:id="619191461">
                  <w:marLeft w:val="0"/>
                  <w:marRight w:val="0"/>
                  <w:marTop w:val="0"/>
                  <w:marBottom w:val="0"/>
                  <w:divBdr>
                    <w:top w:val="none" w:sz="0" w:space="0" w:color="auto"/>
                    <w:left w:val="none" w:sz="0" w:space="0" w:color="auto"/>
                    <w:bottom w:val="none" w:sz="0" w:space="0" w:color="auto"/>
                    <w:right w:val="none" w:sz="0" w:space="0" w:color="auto"/>
                  </w:divBdr>
                </w:div>
                <w:div w:id="2137210015">
                  <w:marLeft w:val="0"/>
                  <w:marRight w:val="0"/>
                  <w:marTop w:val="0"/>
                  <w:marBottom w:val="0"/>
                  <w:divBdr>
                    <w:top w:val="none" w:sz="0" w:space="0" w:color="auto"/>
                    <w:left w:val="none" w:sz="0" w:space="0" w:color="auto"/>
                    <w:bottom w:val="none" w:sz="0" w:space="0" w:color="auto"/>
                    <w:right w:val="none" w:sz="0" w:space="0" w:color="auto"/>
                  </w:divBdr>
                </w:div>
                <w:div w:id="1176572751">
                  <w:marLeft w:val="0"/>
                  <w:marRight w:val="0"/>
                  <w:marTop w:val="0"/>
                  <w:marBottom w:val="0"/>
                  <w:divBdr>
                    <w:top w:val="none" w:sz="0" w:space="0" w:color="auto"/>
                    <w:left w:val="none" w:sz="0" w:space="0" w:color="auto"/>
                    <w:bottom w:val="none" w:sz="0" w:space="0" w:color="auto"/>
                    <w:right w:val="none" w:sz="0" w:space="0" w:color="auto"/>
                  </w:divBdr>
                </w:div>
                <w:div w:id="1529177665">
                  <w:marLeft w:val="0"/>
                  <w:marRight w:val="0"/>
                  <w:marTop w:val="0"/>
                  <w:marBottom w:val="0"/>
                  <w:divBdr>
                    <w:top w:val="none" w:sz="0" w:space="0" w:color="auto"/>
                    <w:left w:val="none" w:sz="0" w:space="0" w:color="auto"/>
                    <w:bottom w:val="none" w:sz="0" w:space="0" w:color="auto"/>
                    <w:right w:val="none" w:sz="0" w:space="0" w:color="auto"/>
                  </w:divBdr>
                </w:div>
                <w:div w:id="1647663529">
                  <w:marLeft w:val="0"/>
                  <w:marRight w:val="0"/>
                  <w:marTop w:val="0"/>
                  <w:marBottom w:val="0"/>
                  <w:divBdr>
                    <w:top w:val="none" w:sz="0" w:space="0" w:color="auto"/>
                    <w:left w:val="none" w:sz="0" w:space="0" w:color="auto"/>
                    <w:bottom w:val="none" w:sz="0" w:space="0" w:color="auto"/>
                    <w:right w:val="none" w:sz="0" w:space="0" w:color="auto"/>
                  </w:divBdr>
                </w:div>
                <w:div w:id="1075514461">
                  <w:marLeft w:val="0"/>
                  <w:marRight w:val="0"/>
                  <w:marTop w:val="0"/>
                  <w:marBottom w:val="0"/>
                  <w:divBdr>
                    <w:top w:val="none" w:sz="0" w:space="0" w:color="auto"/>
                    <w:left w:val="none" w:sz="0" w:space="0" w:color="auto"/>
                    <w:bottom w:val="none" w:sz="0" w:space="0" w:color="auto"/>
                    <w:right w:val="none" w:sz="0" w:space="0" w:color="auto"/>
                  </w:divBdr>
                </w:div>
                <w:div w:id="1500971279">
                  <w:marLeft w:val="0"/>
                  <w:marRight w:val="0"/>
                  <w:marTop w:val="0"/>
                  <w:marBottom w:val="0"/>
                  <w:divBdr>
                    <w:top w:val="none" w:sz="0" w:space="0" w:color="auto"/>
                    <w:left w:val="none" w:sz="0" w:space="0" w:color="auto"/>
                    <w:bottom w:val="none" w:sz="0" w:space="0" w:color="auto"/>
                    <w:right w:val="none" w:sz="0" w:space="0" w:color="auto"/>
                  </w:divBdr>
                </w:div>
                <w:div w:id="773743429">
                  <w:marLeft w:val="0"/>
                  <w:marRight w:val="0"/>
                  <w:marTop w:val="0"/>
                  <w:marBottom w:val="0"/>
                  <w:divBdr>
                    <w:top w:val="none" w:sz="0" w:space="0" w:color="auto"/>
                    <w:left w:val="none" w:sz="0" w:space="0" w:color="auto"/>
                    <w:bottom w:val="none" w:sz="0" w:space="0" w:color="auto"/>
                    <w:right w:val="none" w:sz="0" w:space="0" w:color="auto"/>
                  </w:divBdr>
                </w:div>
                <w:div w:id="1817867495">
                  <w:marLeft w:val="0"/>
                  <w:marRight w:val="0"/>
                  <w:marTop w:val="0"/>
                  <w:marBottom w:val="0"/>
                  <w:divBdr>
                    <w:top w:val="none" w:sz="0" w:space="0" w:color="auto"/>
                    <w:left w:val="none" w:sz="0" w:space="0" w:color="auto"/>
                    <w:bottom w:val="none" w:sz="0" w:space="0" w:color="auto"/>
                    <w:right w:val="none" w:sz="0" w:space="0" w:color="auto"/>
                  </w:divBdr>
                </w:div>
                <w:div w:id="1919829263">
                  <w:marLeft w:val="0"/>
                  <w:marRight w:val="0"/>
                  <w:marTop w:val="0"/>
                  <w:marBottom w:val="0"/>
                  <w:divBdr>
                    <w:top w:val="none" w:sz="0" w:space="0" w:color="auto"/>
                    <w:left w:val="none" w:sz="0" w:space="0" w:color="auto"/>
                    <w:bottom w:val="none" w:sz="0" w:space="0" w:color="auto"/>
                    <w:right w:val="none" w:sz="0" w:space="0" w:color="auto"/>
                  </w:divBdr>
                </w:div>
                <w:div w:id="2082436020">
                  <w:marLeft w:val="0"/>
                  <w:marRight w:val="0"/>
                  <w:marTop w:val="0"/>
                  <w:marBottom w:val="0"/>
                  <w:divBdr>
                    <w:top w:val="none" w:sz="0" w:space="0" w:color="auto"/>
                    <w:left w:val="none" w:sz="0" w:space="0" w:color="auto"/>
                    <w:bottom w:val="none" w:sz="0" w:space="0" w:color="auto"/>
                    <w:right w:val="none" w:sz="0" w:space="0" w:color="auto"/>
                  </w:divBdr>
                </w:div>
                <w:div w:id="1682468623">
                  <w:marLeft w:val="0"/>
                  <w:marRight w:val="0"/>
                  <w:marTop w:val="0"/>
                  <w:marBottom w:val="0"/>
                  <w:divBdr>
                    <w:top w:val="none" w:sz="0" w:space="0" w:color="auto"/>
                    <w:left w:val="none" w:sz="0" w:space="0" w:color="auto"/>
                    <w:bottom w:val="none" w:sz="0" w:space="0" w:color="auto"/>
                    <w:right w:val="none" w:sz="0" w:space="0" w:color="auto"/>
                  </w:divBdr>
                </w:div>
                <w:div w:id="932516840">
                  <w:marLeft w:val="0"/>
                  <w:marRight w:val="0"/>
                  <w:marTop w:val="0"/>
                  <w:marBottom w:val="0"/>
                  <w:divBdr>
                    <w:top w:val="none" w:sz="0" w:space="0" w:color="auto"/>
                    <w:left w:val="none" w:sz="0" w:space="0" w:color="auto"/>
                    <w:bottom w:val="none" w:sz="0" w:space="0" w:color="auto"/>
                    <w:right w:val="none" w:sz="0" w:space="0" w:color="auto"/>
                  </w:divBdr>
                </w:div>
                <w:div w:id="1223179676">
                  <w:marLeft w:val="0"/>
                  <w:marRight w:val="0"/>
                  <w:marTop w:val="0"/>
                  <w:marBottom w:val="0"/>
                  <w:divBdr>
                    <w:top w:val="none" w:sz="0" w:space="0" w:color="auto"/>
                    <w:left w:val="none" w:sz="0" w:space="0" w:color="auto"/>
                    <w:bottom w:val="none" w:sz="0" w:space="0" w:color="auto"/>
                    <w:right w:val="none" w:sz="0" w:space="0" w:color="auto"/>
                  </w:divBdr>
                </w:div>
                <w:div w:id="850952021">
                  <w:marLeft w:val="0"/>
                  <w:marRight w:val="0"/>
                  <w:marTop w:val="0"/>
                  <w:marBottom w:val="0"/>
                  <w:divBdr>
                    <w:top w:val="none" w:sz="0" w:space="0" w:color="auto"/>
                    <w:left w:val="none" w:sz="0" w:space="0" w:color="auto"/>
                    <w:bottom w:val="none" w:sz="0" w:space="0" w:color="auto"/>
                    <w:right w:val="none" w:sz="0" w:space="0" w:color="auto"/>
                  </w:divBdr>
                </w:div>
                <w:div w:id="540632043">
                  <w:marLeft w:val="0"/>
                  <w:marRight w:val="0"/>
                  <w:marTop w:val="0"/>
                  <w:marBottom w:val="0"/>
                  <w:divBdr>
                    <w:top w:val="none" w:sz="0" w:space="0" w:color="auto"/>
                    <w:left w:val="none" w:sz="0" w:space="0" w:color="auto"/>
                    <w:bottom w:val="none" w:sz="0" w:space="0" w:color="auto"/>
                    <w:right w:val="none" w:sz="0" w:space="0" w:color="auto"/>
                  </w:divBdr>
                </w:div>
                <w:div w:id="1427572843">
                  <w:marLeft w:val="0"/>
                  <w:marRight w:val="0"/>
                  <w:marTop w:val="0"/>
                  <w:marBottom w:val="0"/>
                  <w:divBdr>
                    <w:top w:val="none" w:sz="0" w:space="0" w:color="auto"/>
                    <w:left w:val="none" w:sz="0" w:space="0" w:color="auto"/>
                    <w:bottom w:val="none" w:sz="0" w:space="0" w:color="auto"/>
                    <w:right w:val="none" w:sz="0" w:space="0" w:color="auto"/>
                  </w:divBdr>
                </w:div>
                <w:div w:id="2038239257">
                  <w:marLeft w:val="0"/>
                  <w:marRight w:val="0"/>
                  <w:marTop w:val="0"/>
                  <w:marBottom w:val="0"/>
                  <w:divBdr>
                    <w:top w:val="none" w:sz="0" w:space="0" w:color="auto"/>
                    <w:left w:val="none" w:sz="0" w:space="0" w:color="auto"/>
                    <w:bottom w:val="none" w:sz="0" w:space="0" w:color="auto"/>
                    <w:right w:val="none" w:sz="0" w:space="0" w:color="auto"/>
                  </w:divBdr>
                </w:div>
                <w:div w:id="624313619">
                  <w:marLeft w:val="0"/>
                  <w:marRight w:val="0"/>
                  <w:marTop w:val="0"/>
                  <w:marBottom w:val="0"/>
                  <w:divBdr>
                    <w:top w:val="none" w:sz="0" w:space="0" w:color="auto"/>
                    <w:left w:val="none" w:sz="0" w:space="0" w:color="auto"/>
                    <w:bottom w:val="none" w:sz="0" w:space="0" w:color="auto"/>
                    <w:right w:val="none" w:sz="0" w:space="0" w:color="auto"/>
                  </w:divBdr>
                </w:div>
                <w:div w:id="2142963591">
                  <w:marLeft w:val="0"/>
                  <w:marRight w:val="0"/>
                  <w:marTop w:val="0"/>
                  <w:marBottom w:val="0"/>
                  <w:divBdr>
                    <w:top w:val="none" w:sz="0" w:space="0" w:color="auto"/>
                    <w:left w:val="none" w:sz="0" w:space="0" w:color="auto"/>
                    <w:bottom w:val="none" w:sz="0" w:space="0" w:color="auto"/>
                    <w:right w:val="none" w:sz="0" w:space="0" w:color="auto"/>
                  </w:divBdr>
                </w:div>
                <w:div w:id="1615937181">
                  <w:marLeft w:val="0"/>
                  <w:marRight w:val="0"/>
                  <w:marTop w:val="0"/>
                  <w:marBottom w:val="0"/>
                  <w:divBdr>
                    <w:top w:val="none" w:sz="0" w:space="0" w:color="auto"/>
                    <w:left w:val="none" w:sz="0" w:space="0" w:color="auto"/>
                    <w:bottom w:val="none" w:sz="0" w:space="0" w:color="auto"/>
                    <w:right w:val="none" w:sz="0" w:space="0" w:color="auto"/>
                  </w:divBdr>
                </w:div>
                <w:div w:id="762648746">
                  <w:marLeft w:val="0"/>
                  <w:marRight w:val="0"/>
                  <w:marTop w:val="0"/>
                  <w:marBottom w:val="0"/>
                  <w:divBdr>
                    <w:top w:val="none" w:sz="0" w:space="0" w:color="auto"/>
                    <w:left w:val="none" w:sz="0" w:space="0" w:color="auto"/>
                    <w:bottom w:val="none" w:sz="0" w:space="0" w:color="auto"/>
                    <w:right w:val="none" w:sz="0" w:space="0" w:color="auto"/>
                  </w:divBdr>
                </w:div>
                <w:div w:id="873276711">
                  <w:marLeft w:val="0"/>
                  <w:marRight w:val="0"/>
                  <w:marTop w:val="0"/>
                  <w:marBottom w:val="0"/>
                  <w:divBdr>
                    <w:top w:val="none" w:sz="0" w:space="0" w:color="auto"/>
                    <w:left w:val="none" w:sz="0" w:space="0" w:color="auto"/>
                    <w:bottom w:val="none" w:sz="0" w:space="0" w:color="auto"/>
                    <w:right w:val="none" w:sz="0" w:space="0" w:color="auto"/>
                  </w:divBdr>
                </w:div>
                <w:div w:id="1462335994">
                  <w:marLeft w:val="0"/>
                  <w:marRight w:val="0"/>
                  <w:marTop w:val="0"/>
                  <w:marBottom w:val="0"/>
                  <w:divBdr>
                    <w:top w:val="none" w:sz="0" w:space="0" w:color="auto"/>
                    <w:left w:val="none" w:sz="0" w:space="0" w:color="auto"/>
                    <w:bottom w:val="none" w:sz="0" w:space="0" w:color="auto"/>
                    <w:right w:val="none" w:sz="0" w:space="0" w:color="auto"/>
                  </w:divBdr>
                </w:div>
                <w:div w:id="95371725">
                  <w:marLeft w:val="0"/>
                  <w:marRight w:val="0"/>
                  <w:marTop w:val="0"/>
                  <w:marBottom w:val="0"/>
                  <w:divBdr>
                    <w:top w:val="none" w:sz="0" w:space="0" w:color="auto"/>
                    <w:left w:val="none" w:sz="0" w:space="0" w:color="auto"/>
                    <w:bottom w:val="none" w:sz="0" w:space="0" w:color="auto"/>
                    <w:right w:val="none" w:sz="0" w:space="0" w:color="auto"/>
                  </w:divBdr>
                </w:div>
                <w:div w:id="1597009340">
                  <w:marLeft w:val="0"/>
                  <w:marRight w:val="0"/>
                  <w:marTop w:val="0"/>
                  <w:marBottom w:val="0"/>
                  <w:divBdr>
                    <w:top w:val="none" w:sz="0" w:space="0" w:color="auto"/>
                    <w:left w:val="none" w:sz="0" w:space="0" w:color="auto"/>
                    <w:bottom w:val="none" w:sz="0" w:space="0" w:color="auto"/>
                    <w:right w:val="none" w:sz="0" w:space="0" w:color="auto"/>
                  </w:divBdr>
                </w:div>
                <w:div w:id="12268824">
                  <w:marLeft w:val="0"/>
                  <w:marRight w:val="0"/>
                  <w:marTop w:val="0"/>
                  <w:marBottom w:val="0"/>
                  <w:divBdr>
                    <w:top w:val="none" w:sz="0" w:space="0" w:color="auto"/>
                    <w:left w:val="none" w:sz="0" w:space="0" w:color="auto"/>
                    <w:bottom w:val="none" w:sz="0" w:space="0" w:color="auto"/>
                    <w:right w:val="none" w:sz="0" w:space="0" w:color="auto"/>
                  </w:divBdr>
                </w:div>
                <w:div w:id="1689987863">
                  <w:marLeft w:val="0"/>
                  <w:marRight w:val="0"/>
                  <w:marTop w:val="0"/>
                  <w:marBottom w:val="0"/>
                  <w:divBdr>
                    <w:top w:val="none" w:sz="0" w:space="0" w:color="auto"/>
                    <w:left w:val="none" w:sz="0" w:space="0" w:color="auto"/>
                    <w:bottom w:val="none" w:sz="0" w:space="0" w:color="auto"/>
                    <w:right w:val="none" w:sz="0" w:space="0" w:color="auto"/>
                  </w:divBdr>
                </w:div>
                <w:div w:id="928583617">
                  <w:marLeft w:val="0"/>
                  <w:marRight w:val="0"/>
                  <w:marTop w:val="0"/>
                  <w:marBottom w:val="0"/>
                  <w:divBdr>
                    <w:top w:val="none" w:sz="0" w:space="0" w:color="auto"/>
                    <w:left w:val="none" w:sz="0" w:space="0" w:color="auto"/>
                    <w:bottom w:val="none" w:sz="0" w:space="0" w:color="auto"/>
                    <w:right w:val="none" w:sz="0" w:space="0" w:color="auto"/>
                  </w:divBdr>
                </w:div>
                <w:div w:id="1974632300">
                  <w:marLeft w:val="0"/>
                  <w:marRight w:val="0"/>
                  <w:marTop w:val="0"/>
                  <w:marBottom w:val="0"/>
                  <w:divBdr>
                    <w:top w:val="none" w:sz="0" w:space="0" w:color="auto"/>
                    <w:left w:val="none" w:sz="0" w:space="0" w:color="auto"/>
                    <w:bottom w:val="none" w:sz="0" w:space="0" w:color="auto"/>
                    <w:right w:val="none" w:sz="0" w:space="0" w:color="auto"/>
                  </w:divBdr>
                </w:div>
                <w:div w:id="210582142">
                  <w:marLeft w:val="0"/>
                  <w:marRight w:val="0"/>
                  <w:marTop w:val="0"/>
                  <w:marBottom w:val="0"/>
                  <w:divBdr>
                    <w:top w:val="none" w:sz="0" w:space="0" w:color="auto"/>
                    <w:left w:val="none" w:sz="0" w:space="0" w:color="auto"/>
                    <w:bottom w:val="none" w:sz="0" w:space="0" w:color="auto"/>
                    <w:right w:val="none" w:sz="0" w:space="0" w:color="auto"/>
                  </w:divBdr>
                </w:div>
                <w:div w:id="221135135">
                  <w:marLeft w:val="0"/>
                  <w:marRight w:val="0"/>
                  <w:marTop w:val="0"/>
                  <w:marBottom w:val="0"/>
                  <w:divBdr>
                    <w:top w:val="none" w:sz="0" w:space="0" w:color="auto"/>
                    <w:left w:val="none" w:sz="0" w:space="0" w:color="auto"/>
                    <w:bottom w:val="none" w:sz="0" w:space="0" w:color="auto"/>
                    <w:right w:val="none" w:sz="0" w:space="0" w:color="auto"/>
                  </w:divBdr>
                </w:div>
                <w:div w:id="354356508">
                  <w:marLeft w:val="0"/>
                  <w:marRight w:val="0"/>
                  <w:marTop w:val="0"/>
                  <w:marBottom w:val="0"/>
                  <w:divBdr>
                    <w:top w:val="none" w:sz="0" w:space="0" w:color="auto"/>
                    <w:left w:val="none" w:sz="0" w:space="0" w:color="auto"/>
                    <w:bottom w:val="none" w:sz="0" w:space="0" w:color="auto"/>
                    <w:right w:val="none" w:sz="0" w:space="0" w:color="auto"/>
                  </w:divBdr>
                  <w:divsChild>
                    <w:div w:id="1408308602">
                      <w:marLeft w:val="0"/>
                      <w:marRight w:val="0"/>
                      <w:marTop w:val="0"/>
                      <w:marBottom w:val="0"/>
                      <w:divBdr>
                        <w:top w:val="none" w:sz="0" w:space="0" w:color="auto"/>
                        <w:left w:val="none" w:sz="0" w:space="0" w:color="auto"/>
                        <w:bottom w:val="none" w:sz="0" w:space="0" w:color="auto"/>
                        <w:right w:val="none" w:sz="0" w:space="0" w:color="auto"/>
                      </w:divBdr>
                    </w:div>
                    <w:div w:id="1884054017">
                      <w:marLeft w:val="0"/>
                      <w:marRight w:val="0"/>
                      <w:marTop w:val="0"/>
                      <w:marBottom w:val="0"/>
                      <w:divBdr>
                        <w:top w:val="none" w:sz="0" w:space="0" w:color="auto"/>
                        <w:left w:val="none" w:sz="0" w:space="0" w:color="auto"/>
                        <w:bottom w:val="none" w:sz="0" w:space="0" w:color="auto"/>
                        <w:right w:val="none" w:sz="0" w:space="0" w:color="auto"/>
                      </w:divBdr>
                    </w:div>
                    <w:div w:id="1898977490">
                      <w:marLeft w:val="0"/>
                      <w:marRight w:val="0"/>
                      <w:marTop w:val="0"/>
                      <w:marBottom w:val="0"/>
                      <w:divBdr>
                        <w:top w:val="none" w:sz="0" w:space="0" w:color="auto"/>
                        <w:left w:val="none" w:sz="0" w:space="0" w:color="auto"/>
                        <w:bottom w:val="none" w:sz="0" w:space="0" w:color="auto"/>
                        <w:right w:val="none" w:sz="0" w:space="0" w:color="auto"/>
                      </w:divBdr>
                    </w:div>
                    <w:div w:id="1306164022">
                      <w:marLeft w:val="0"/>
                      <w:marRight w:val="0"/>
                      <w:marTop w:val="0"/>
                      <w:marBottom w:val="0"/>
                      <w:divBdr>
                        <w:top w:val="none" w:sz="0" w:space="0" w:color="auto"/>
                        <w:left w:val="none" w:sz="0" w:space="0" w:color="auto"/>
                        <w:bottom w:val="none" w:sz="0" w:space="0" w:color="auto"/>
                        <w:right w:val="none" w:sz="0" w:space="0" w:color="auto"/>
                      </w:divBdr>
                    </w:div>
                    <w:div w:id="2024696484">
                      <w:marLeft w:val="0"/>
                      <w:marRight w:val="0"/>
                      <w:marTop w:val="0"/>
                      <w:marBottom w:val="0"/>
                      <w:divBdr>
                        <w:top w:val="none" w:sz="0" w:space="0" w:color="auto"/>
                        <w:left w:val="none" w:sz="0" w:space="0" w:color="auto"/>
                        <w:bottom w:val="none" w:sz="0" w:space="0" w:color="auto"/>
                        <w:right w:val="none" w:sz="0" w:space="0" w:color="auto"/>
                      </w:divBdr>
                    </w:div>
                    <w:div w:id="1065562826">
                      <w:marLeft w:val="0"/>
                      <w:marRight w:val="0"/>
                      <w:marTop w:val="0"/>
                      <w:marBottom w:val="0"/>
                      <w:divBdr>
                        <w:top w:val="none" w:sz="0" w:space="0" w:color="auto"/>
                        <w:left w:val="none" w:sz="0" w:space="0" w:color="auto"/>
                        <w:bottom w:val="none" w:sz="0" w:space="0" w:color="auto"/>
                        <w:right w:val="none" w:sz="0" w:space="0" w:color="auto"/>
                      </w:divBdr>
                    </w:div>
                    <w:div w:id="148792236">
                      <w:marLeft w:val="0"/>
                      <w:marRight w:val="0"/>
                      <w:marTop w:val="0"/>
                      <w:marBottom w:val="0"/>
                      <w:divBdr>
                        <w:top w:val="none" w:sz="0" w:space="0" w:color="auto"/>
                        <w:left w:val="none" w:sz="0" w:space="0" w:color="auto"/>
                        <w:bottom w:val="none" w:sz="0" w:space="0" w:color="auto"/>
                        <w:right w:val="none" w:sz="0" w:space="0" w:color="auto"/>
                      </w:divBdr>
                    </w:div>
                    <w:div w:id="1793210109">
                      <w:marLeft w:val="0"/>
                      <w:marRight w:val="0"/>
                      <w:marTop w:val="0"/>
                      <w:marBottom w:val="0"/>
                      <w:divBdr>
                        <w:top w:val="none" w:sz="0" w:space="0" w:color="auto"/>
                        <w:left w:val="none" w:sz="0" w:space="0" w:color="auto"/>
                        <w:bottom w:val="none" w:sz="0" w:space="0" w:color="auto"/>
                        <w:right w:val="none" w:sz="0" w:space="0" w:color="auto"/>
                      </w:divBdr>
                    </w:div>
                    <w:div w:id="374698771">
                      <w:marLeft w:val="0"/>
                      <w:marRight w:val="0"/>
                      <w:marTop w:val="0"/>
                      <w:marBottom w:val="0"/>
                      <w:divBdr>
                        <w:top w:val="none" w:sz="0" w:space="0" w:color="auto"/>
                        <w:left w:val="none" w:sz="0" w:space="0" w:color="auto"/>
                        <w:bottom w:val="none" w:sz="0" w:space="0" w:color="auto"/>
                        <w:right w:val="none" w:sz="0" w:space="0" w:color="auto"/>
                      </w:divBdr>
                    </w:div>
                    <w:div w:id="953292982">
                      <w:marLeft w:val="0"/>
                      <w:marRight w:val="0"/>
                      <w:marTop w:val="0"/>
                      <w:marBottom w:val="0"/>
                      <w:divBdr>
                        <w:top w:val="none" w:sz="0" w:space="0" w:color="auto"/>
                        <w:left w:val="none" w:sz="0" w:space="0" w:color="auto"/>
                        <w:bottom w:val="none" w:sz="0" w:space="0" w:color="auto"/>
                        <w:right w:val="none" w:sz="0" w:space="0" w:color="auto"/>
                      </w:divBdr>
                    </w:div>
                    <w:div w:id="2064713571">
                      <w:marLeft w:val="0"/>
                      <w:marRight w:val="0"/>
                      <w:marTop w:val="0"/>
                      <w:marBottom w:val="0"/>
                      <w:divBdr>
                        <w:top w:val="none" w:sz="0" w:space="0" w:color="auto"/>
                        <w:left w:val="none" w:sz="0" w:space="0" w:color="auto"/>
                        <w:bottom w:val="none" w:sz="0" w:space="0" w:color="auto"/>
                        <w:right w:val="none" w:sz="0" w:space="0" w:color="auto"/>
                      </w:divBdr>
                    </w:div>
                    <w:div w:id="1627546908">
                      <w:marLeft w:val="0"/>
                      <w:marRight w:val="0"/>
                      <w:marTop w:val="0"/>
                      <w:marBottom w:val="0"/>
                      <w:divBdr>
                        <w:top w:val="none" w:sz="0" w:space="0" w:color="auto"/>
                        <w:left w:val="none" w:sz="0" w:space="0" w:color="auto"/>
                        <w:bottom w:val="none" w:sz="0" w:space="0" w:color="auto"/>
                        <w:right w:val="none" w:sz="0" w:space="0" w:color="auto"/>
                      </w:divBdr>
                    </w:div>
                    <w:div w:id="131139306">
                      <w:marLeft w:val="0"/>
                      <w:marRight w:val="0"/>
                      <w:marTop w:val="0"/>
                      <w:marBottom w:val="0"/>
                      <w:divBdr>
                        <w:top w:val="none" w:sz="0" w:space="0" w:color="auto"/>
                        <w:left w:val="none" w:sz="0" w:space="0" w:color="auto"/>
                        <w:bottom w:val="none" w:sz="0" w:space="0" w:color="auto"/>
                        <w:right w:val="none" w:sz="0" w:space="0" w:color="auto"/>
                      </w:divBdr>
                    </w:div>
                    <w:div w:id="1283270622">
                      <w:marLeft w:val="0"/>
                      <w:marRight w:val="0"/>
                      <w:marTop w:val="0"/>
                      <w:marBottom w:val="0"/>
                      <w:divBdr>
                        <w:top w:val="none" w:sz="0" w:space="0" w:color="auto"/>
                        <w:left w:val="none" w:sz="0" w:space="0" w:color="auto"/>
                        <w:bottom w:val="none" w:sz="0" w:space="0" w:color="auto"/>
                        <w:right w:val="none" w:sz="0" w:space="0" w:color="auto"/>
                      </w:divBdr>
                    </w:div>
                    <w:div w:id="62259595">
                      <w:marLeft w:val="0"/>
                      <w:marRight w:val="0"/>
                      <w:marTop w:val="0"/>
                      <w:marBottom w:val="0"/>
                      <w:divBdr>
                        <w:top w:val="none" w:sz="0" w:space="0" w:color="auto"/>
                        <w:left w:val="none" w:sz="0" w:space="0" w:color="auto"/>
                        <w:bottom w:val="none" w:sz="0" w:space="0" w:color="auto"/>
                        <w:right w:val="none" w:sz="0" w:space="0" w:color="auto"/>
                      </w:divBdr>
                    </w:div>
                    <w:div w:id="799491079">
                      <w:marLeft w:val="0"/>
                      <w:marRight w:val="0"/>
                      <w:marTop w:val="0"/>
                      <w:marBottom w:val="0"/>
                      <w:divBdr>
                        <w:top w:val="none" w:sz="0" w:space="0" w:color="auto"/>
                        <w:left w:val="none" w:sz="0" w:space="0" w:color="auto"/>
                        <w:bottom w:val="none" w:sz="0" w:space="0" w:color="auto"/>
                        <w:right w:val="none" w:sz="0" w:space="0" w:color="auto"/>
                      </w:divBdr>
                    </w:div>
                    <w:div w:id="1608385995">
                      <w:marLeft w:val="0"/>
                      <w:marRight w:val="0"/>
                      <w:marTop w:val="0"/>
                      <w:marBottom w:val="0"/>
                      <w:divBdr>
                        <w:top w:val="none" w:sz="0" w:space="0" w:color="auto"/>
                        <w:left w:val="none" w:sz="0" w:space="0" w:color="auto"/>
                        <w:bottom w:val="none" w:sz="0" w:space="0" w:color="auto"/>
                        <w:right w:val="none" w:sz="0" w:space="0" w:color="auto"/>
                      </w:divBdr>
                    </w:div>
                    <w:div w:id="1381399980">
                      <w:marLeft w:val="0"/>
                      <w:marRight w:val="0"/>
                      <w:marTop w:val="0"/>
                      <w:marBottom w:val="0"/>
                      <w:divBdr>
                        <w:top w:val="none" w:sz="0" w:space="0" w:color="auto"/>
                        <w:left w:val="none" w:sz="0" w:space="0" w:color="auto"/>
                        <w:bottom w:val="none" w:sz="0" w:space="0" w:color="auto"/>
                        <w:right w:val="none" w:sz="0" w:space="0" w:color="auto"/>
                      </w:divBdr>
                    </w:div>
                    <w:div w:id="1348753220">
                      <w:marLeft w:val="0"/>
                      <w:marRight w:val="0"/>
                      <w:marTop w:val="0"/>
                      <w:marBottom w:val="0"/>
                      <w:divBdr>
                        <w:top w:val="none" w:sz="0" w:space="0" w:color="auto"/>
                        <w:left w:val="none" w:sz="0" w:space="0" w:color="auto"/>
                        <w:bottom w:val="none" w:sz="0" w:space="0" w:color="auto"/>
                        <w:right w:val="none" w:sz="0" w:space="0" w:color="auto"/>
                      </w:divBdr>
                    </w:div>
                    <w:div w:id="1686396125">
                      <w:marLeft w:val="0"/>
                      <w:marRight w:val="0"/>
                      <w:marTop w:val="0"/>
                      <w:marBottom w:val="0"/>
                      <w:divBdr>
                        <w:top w:val="none" w:sz="0" w:space="0" w:color="auto"/>
                        <w:left w:val="none" w:sz="0" w:space="0" w:color="auto"/>
                        <w:bottom w:val="none" w:sz="0" w:space="0" w:color="auto"/>
                        <w:right w:val="none" w:sz="0" w:space="0" w:color="auto"/>
                      </w:divBdr>
                    </w:div>
                    <w:div w:id="484706987">
                      <w:marLeft w:val="0"/>
                      <w:marRight w:val="0"/>
                      <w:marTop w:val="0"/>
                      <w:marBottom w:val="0"/>
                      <w:divBdr>
                        <w:top w:val="none" w:sz="0" w:space="0" w:color="auto"/>
                        <w:left w:val="none" w:sz="0" w:space="0" w:color="auto"/>
                        <w:bottom w:val="none" w:sz="0" w:space="0" w:color="auto"/>
                        <w:right w:val="none" w:sz="0" w:space="0" w:color="auto"/>
                      </w:divBdr>
                    </w:div>
                    <w:div w:id="1385829064">
                      <w:marLeft w:val="0"/>
                      <w:marRight w:val="0"/>
                      <w:marTop w:val="0"/>
                      <w:marBottom w:val="0"/>
                      <w:divBdr>
                        <w:top w:val="none" w:sz="0" w:space="0" w:color="auto"/>
                        <w:left w:val="none" w:sz="0" w:space="0" w:color="auto"/>
                        <w:bottom w:val="none" w:sz="0" w:space="0" w:color="auto"/>
                        <w:right w:val="none" w:sz="0" w:space="0" w:color="auto"/>
                      </w:divBdr>
                    </w:div>
                    <w:div w:id="93676243">
                      <w:marLeft w:val="0"/>
                      <w:marRight w:val="0"/>
                      <w:marTop w:val="0"/>
                      <w:marBottom w:val="0"/>
                      <w:divBdr>
                        <w:top w:val="none" w:sz="0" w:space="0" w:color="auto"/>
                        <w:left w:val="none" w:sz="0" w:space="0" w:color="auto"/>
                        <w:bottom w:val="none" w:sz="0" w:space="0" w:color="auto"/>
                        <w:right w:val="none" w:sz="0" w:space="0" w:color="auto"/>
                      </w:divBdr>
                    </w:div>
                    <w:div w:id="1356808629">
                      <w:marLeft w:val="0"/>
                      <w:marRight w:val="0"/>
                      <w:marTop w:val="0"/>
                      <w:marBottom w:val="0"/>
                      <w:divBdr>
                        <w:top w:val="none" w:sz="0" w:space="0" w:color="auto"/>
                        <w:left w:val="none" w:sz="0" w:space="0" w:color="auto"/>
                        <w:bottom w:val="none" w:sz="0" w:space="0" w:color="auto"/>
                        <w:right w:val="none" w:sz="0" w:space="0" w:color="auto"/>
                      </w:divBdr>
                    </w:div>
                    <w:div w:id="1389960032">
                      <w:marLeft w:val="0"/>
                      <w:marRight w:val="0"/>
                      <w:marTop w:val="0"/>
                      <w:marBottom w:val="0"/>
                      <w:divBdr>
                        <w:top w:val="none" w:sz="0" w:space="0" w:color="auto"/>
                        <w:left w:val="none" w:sz="0" w:space="0" w:color="auto"/>
                        <w:bottom w:val="none" w:sz="0" w:space="0" w:color="auto"/>
                        <w:right w:val="none" w:sz="0" w:space="0" w:color="auto"/>
                      </w:divBdr>
                    </w:div>
                    <w:div w:id="839588230">
                      <w:marLeft w:val="0"/>
                      <w:marRight w:val="0"/>
                      <w:marTop w:val="0"/>
                      <w:marBottom w:val="0"/>
                      <w:divBdr>
                        <w:top w:val="none" w:sz="0" w:space="0" w:color="auto"/>
                        <w:left w:val="none" w:sz="0" w:space="0" w:color="auto"/>
                        <w:bottom w:val="none" w:sz="0" w:space="0" w:color="auto"/>
                        <w:right w:val="none" w:sz="0" w:space="0" w:color="auto"/>
                      </w:divBdr>
                    </w:div>
                    <w:div w:id="1279602669">
                      <w:marLeft w:val="0"/>
                      <w:marRight w:val="0"/>
                      <w:marTop w:val="0"/>
                      <w:marBottom w:val="0"/>
                      <w:divBdr>
                        <w:top w:val="none" w:sz="0" w:space="0" w:color="auto"/>
                        <w:left w:val="none" w:sz="0" w:space="0" w:color="auto"/>
                        <w:bottom w:val="none" w:sz="0" w:space="0" w:color="auto"/>
                        <w:right w:val="none" w:sz="0" w:space="0" w:color="auto"/>
                      </w:divBdr>
                    </w:div>
                    <w:div w:id="870805919">
                      <w:marLeft w:val="0"/>
                      <w:marRight w:val="0"/>
                      <w:marTop w:val="0"/>
                      <w:marBottom w:val="0"/>
                      <w:divBdr>
                        <w:top w:val="none" w:sz="0" w:space="0" w:color="auto"/>
                        <w:left w:val="none" w:sz="0" w:space="0" w:color="auto"/>
                        <w:bottom w:val="none" w:sz="0" w:space="0" w:color="auto"/>
                        <w:right w:val="none" w:sz="0" w:space="0" w:color="auto"/>
                      </w:divBdr>
                    </w:div>
                    <w:div w:id="111218660">
                      <w:marLeft w:val="0"/>
                      <w:marRight w:val="0"/>
                      <w:marTop w:val="0"/>
                      <w:marBottom w:val="0"/>
                      <w:divBdr>
                        <w:top w:val="none" w:sz="0" w:space="0" w:color="auto"/>
                        <w:left w:val="none" w:sz="0" w:space="0" w:color="auto"/>
                        <w:bottom w:val="none" w:sz="0" w:space="0" w:color="auto"/>
                        <w:right w:val="none" w:sz="0" w:space="0" w:color="auto"/>
                      </w:divBdr>
                    </w:div>
                    <w:div w:id="459999889">
                      <w:marLeft w:val="0"/>
                      <w:marRight w:val="0"/>
                      <w:marTop w:val="0"/>
                      <w:marBottom w:val="0"/>
                      <w:divBdr>
                        <w:top w:val="none" w:sz="0" w:space="0" w:color="auto"/>
                        <w:left w:val="none" w:sz="0" w:space="0" w:color="auto"/>
                        <w:bottom w:val="none" w:sz="0" w:space="0" w:color="auto"/>
                        <w:right w:val="none" w:sz="0" w:space="0" w:color="auto"/>
                      </w:divBdr>
                    </w:div>
                    <w:div w:id="1449274288">
                      <w:marLeft w:val="0"/>
                      <w:marRight w:val="0"/>
                      <w:marTop w:val="0"/>
                      <w:marBottom w:val="0"/>
                      <w:divBdr>
                        <w:top w:val="none" w:sz="0" w:space="0" w:color="auto"/>
                        <w:left w:val="none" w:sz="0" w:space="0" w:color="auto"/>
                        <w:bottom w:val="none" w:sz="0" w:space="0" w:color="auto"/>
                        <w:right w:val="none" w:sz="0" w:space="0" w:color="auto"/>
                      </w:divBdr>
                    </w:div>
                    <w:div w:id="440884447">
                      <w:marLeft w:val="0"/>
                      <w:marRight w:val="0"/>
                      <w:marTop w:val="0"/>
                      <w:marBottom w:val="0"/>
                      <w:divBdr>
                        <w:top w:val="none" w:sz="0" w:space="0" w:color="auto"/>
                        <w:left w:val="none" w:sz="0" w:space="0" w:color="auto"/>
                        <w:bottom w:val="none" w:sz="0" w:space="0" w:color="auto"/>
                        <w:right w:val="none" w:sz="0" w:space="0" w:color="auto"/>
                      </w:divBdr>
                    </w:div>
                    <w:div w:id="109401116">
                      <w:marLeft w:val="0"/>
                      <w:marRight w:val="0"/>
                      <w:marTop w:val="0"/>
                      <w:marBottom w:val="0"/>
                      <w:divBdr>
                        <w:top w:val="none" w:sz="0" w:space="0" w:color="auto"/>
                        <w:left w:val="none" w:sz="0" w:space="0" w:color="auto"/>
                        <w:bottom w:val="none" w:sz="0" w:space="0" w:color="auto"/>
                        <w:right w:val="none" w:sz="0" w:space="0" w:color="auto"/>
                      </w:divBdr>
                    </w:div>
                    <w:div w:id="1142114259">
                      <w:marLeft w:val="0"/>
                      <w:marRight w:val="0"/>
                      <w:marTop w:val="0"/>
                      <w:marBottom w:val="0"/>
                      <w:divBdr>
                        <w:top w:val="none" w:sz="0" w:space="0" w:color="auto"/>
                        <w:left w:val="none" w:sz="0" w:space="0" w:color="auto"/>
                        <w:bottom w:val="none" w:sz="0" w:space="0" w:color="auto"/>
                        <w:right w:val="none" w:sz="0" w:space="0" w:color="auto"/>
                      </w:divBdr>
                    </w:div>
                    <w:div w:id="816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50406">
          <w:marLeft w:val="0"/>
          <w:marRight w:val="0"/>
          <w:marTop w:val="0"/>
          <w:marBottom w:val="0"/>
          <w:divBdr>
            <w:top w:val="none" w:sz="0" w:space="0" w:color="auto"/>
            <w:left w:val="none" w:sz="0" w:space="0" w:color="auto"/>
            <w:bottom w:val="none" w:sz="0" w:space="0" w:color="auto"/>
            <w:right w:val="none" w:sz="0" w:space="0" w:color="auto"/>
          </w:divBdr>
          <w:divsChild>
            <w:div w:id="1702438559">
              <w:marLeft w:val="0"/>
              <w:marRight w:val="0"/>
              <w:marTop w:val="0"/>
              <w:marBottom w:val="0"/>
              <w:divBdr>
                <w:top w:val="none" w:sz="0" w:space="0" w:color="auto"/>
                <w:left w:val="none" w:sz="0" w:space="0" w:color="auto"/>
                <w:bottom w:val="none" w:sz="0" w:space="0" w:color="auto"/>
                <w:right w:val="none" w:sz="0" w:space="0" w:color="auto"/>
              </w:divBdr>
              <w:divsChild>
                <w:div w:id="1905213416">
                  <w:marLeft w:val="0"/>
                  <w:marRight w:val="0"/>
                  <w:marTop w:val="0"/>
                  <w:marBottom w:val="0"/>
                  <w:divBdr>
                    <w:top w:val="none" w:sz="0" w:space="0" w:color="auto"/>
                    <w:left w:val="none" w:sz="0" w:space="0" w:color="auto"/>
                    <w:bottom w:val="none" w:sz="0" w:space="0" w:color="auto"/>
                    <w:right w:val="none" w:sz="0" w:space="0" w:color="auto"/>
                  </w:divBdr>
                </w:div>
                <w:div w:id="1252814609">
                  <w:marLeft w:val="0"/>
                  <w:marRight w:val="0"/>
                  <w:marTop w:val="0"/>
                  <w:marBottom w:val="0"/>
                  <w:divBdr>
                    <w:top w:val="none" w:sz="0" w:space="0" w:color="auto"/>
                    <w:left w:val="none" w:sz="0" w:space="0" w:color="auto"/>
                    <w:bottom w:val="none" w:sz="0" w:space="0" w:color="auto"/>
                    <w:right w:val="none" w:sz="0" w:space="0" w:color="auto"/>
                  </w:divBdr>
                </w:div>
                <w:div w:id="2444307">
                  <w:marLeft w:val="0"/>
                  <w:marRight w:val="0"/>
                  <w:marTop w:val="0"/>
                  <w:marBottom w:val="0"/>
                  <w:divBdr>
                    <w:top w:val="none" w:sz="0" w:space="0" w:color="auto"/>
                    <w:left w:val="none" w:sz="0" w:space="0" w:color="auto"/>
                    <w:bottom w:val="none" w:sz="0" w:space="0" w:color="auto"/>
                    <w:right w:val="none" w:sz="0" w:space="0" w:color="auto"/>
                  </w:divBdr>
                </w:div>
                <w:div w:id="453838217">
                  <w:marLeft w:val="0"/>
                  <w:marRight w:val="0"/>
                  <w:marTop w:val="0"/>
                  <w:marBottom w:val="0"/>
                  <w:divBdr>
                    <w:top w:val="none" w:sz="0" w:space="0" w:color="auto"/>
                    <w:left w:val="none" w:sz="0" w:space="0" w:color="auto"/>
                    <w:bottom w:val="none" w:sz="0" w:space="0" w:color="auto"/>
                    <w:right w:val="none" w:sz="0" w:space="0" w:color="auto"/>
                  </w:divBdr>
                </w:div>
                <w:div w:id="1285120209">
                  <w:marLeft w:val="0"/>
                  <w:marRight w:val="0"/>
                  <w:marTop w:val="0"/>
                  <w:marBottom w:val="0"/>
                  <w:divBdr>
                    <w:top w:val="none" w:sz="0" w:space="0" w:color="auto"/>
                    <w:left w:val="none" w:sz="0" w:space="0" w:color="auto"/>
                    <w:bottom w:val="none" w:sz="0" w:space="0" w:color="auto"/>
                    <w:right w:val="none" w:sz="0" w:space="0" w:color="auto"/>
                  </w:divBdr>
                  <w:divsChild>
                    <w:div w:id="1722703982">
                      <w:marLeft w:val="0"/>
                      <w:marRight w:val="0"/>
                      <w:marTop w:val="0"/>
                      <w:marBottom w:val="0"/>
                      <w:divBdr>
                        <w:top w:val="none" w:sz="0" w:space="0" w:color="auto"/>
                        <w:left w:val="none" w:sz="0" w:space="0" w:color="auto"/>
                        <w:bottom w:val="none" w:sz="0" w:space="0" w:color="auto"/>
                        <w:right w:val="none" w:sz="0" w:space="0" w:color="auto"/>
                      </w:divBdr>
                    </w:div>
                    <w:div w:id="80177931">
                      <w:marLeft w:val="0"/>
                      <w:marRight w:val="0"/>
                      <w:marTop w:val="0"/>
                      <w:marBottom w:val="0"/>
                      <w:divBdr>
                        <w:top w:val="none" w:sz="0" w:space="0" w:color="auto"/>
                        <w:left w:val="none" w:sz="0" w:space="0" w:color="auto"/>
                        <w:bottom w:val="none" w:sz="0" w:space="0" w:color="auto"/>
                        <w:right w:val="none" w:sz="0" w:space="0" w:color="auto"/>
                      </w:divBdr>
                    </w:div>
                    <w:div w:id="952054590">
                      <w:marLeft w:val="0"/>
                      <w:marRight w:val="0"/>
                      <w:marTop w:val="0"/>
                      <w:marBottom w:val="0"/>
                      <w:divBdr>
                        <w:top w:val="none" w:sz="0" w:space="0" w:color="auto"/>
                        <w:left w:val="none" w:sz="0" w:space="0" w:color="auto"/>
                        <w:bottom w:val="none" w:sz="0" w:space="0" w:color="auto"/>
                        <w:right w:val="none" w:sz="0" w:space="0" w:color="auto"/>
                      </w:divBdr>
                    </w:div>
                    <w:div w:id="20107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197883">
      <w:bodyDiv w:val="1"/>
      <w:marLeft w:val="0"/>
      <w:marRight w:val="0"/>
      <w:marTop w:val="0"/>
      <w:marBottom w:val="0"/>
      <w:divBdr>
        <w:top w:val="none" w:sz="0" w:space="0" w:color="auto"/>
        <w:left w:val="none" w:sz="0" w:space="0" w:color="auto"/>
        <w:bottom w:val="none" w:sz="0" w:space="0" w:color="auto"/>
        <w:right w:val="none" w:sz="0" w:space="0" w:color="auto"/>
      </w:divBdr>
    </w:div>
    <w:div w:id="436681007">
      <w:bodyDiv w:val="1"/>
      <w:marLeft w:val="0"/>
      <w:marRight w:val="0"/>
      <w:marTop w:val="0"/>
      <w:marBottom w:val="0"/>
      <w:divBdr>
        <w:top w:val="none" w:sz="0" w:space="0" w:color="auto"/>
        <w:left w:val="none" w:sz="0" w:space="0" w:color="auto"/>
        <w:bottom w:val="none" w:sz="0" w:space="0" w:color="auto"/>
        <w:right w:val="none" w:sz="0" w:space="0" w:color="auto"/>
      </w:divBdr>
      <w:divsChild>
        <w:div w:id="689527297">
          <w:blockQuote w:val="1"/>
          <w:marLeft w:val="720"/>
          <w:marRight w:val="720"/>
          <w:marTop w:val="468"/>
          <w:marBottom w:val="468"/>
          <w:divBdr>
            <w:top w:val="none" w:sz="0" w:space="0" w:color="auto"/>
            <w:left w:val="none" w:sz="0" w:space="0" w:color="auto"/>
            <w:bottom w:val="none" w:sz="0" w:space="0" w:color="auto"/>
            <w:right w:val="none" w:sz="0" w:space="0" w:color="auto"/>
          </w:divBdr>
        </w:div>
      </w:divsChild>
    </w:div>
    <w:div w:id="460269295">
      <w:bodyDiv w:val="1"/>
      <w:marLeft w:val="0"/>
      <w:marRight w:val="0"/>
      <w:marTop w:val="0"/>
      <w:marBottom w:val="0"/>
      <w:divBdr>
        <w:top w:val="none" w:sz="0" w:space="0" w:color="auto"/>
        <w:left w:val="none" w:sz="0" w:space="0" w:color="auto"/>
        <w:bottom w:val="none" w:sz="0" w:space="0" w:color="auto"/>
        <w:right w:val="none" w:sz="0" w:space="0" w:color="auto"/>
      </w:divBdr>
    </w:div>
    <w:div w:id="476849205">
      <w:bodyDiv w:val="1"/>
      <w:marLeft w:val="0"/>
      <w:marRight w:val="0"/>
      <w:marTop w:val="0"/>
      <w:marBottom w:val="0"/>
      <w:divBdr>
        <w:top w:val="none" w:sz="0" w:space="0" w:color="auto"/>
        <w:left w:val="none" w:sz="0" w:space="0" w:color="auto"/>
        <w:bottom w:val="none" w:sz="0" w:space="0" w:color="auto"/>
        <w:right w:val="none" w:sz="0" w:space="0" w:color="auto"/>
      </w:divBdr>
    </w:div>
    <w:div w:id="496268312">
      <w:bodyDiv w:val="1"/>
      <w:marLeft w:val="0"/>
      <w:marRight w:val="0"/>
      <w:marTop w:val="0"/>
      <w:marBottom w:val="0"/>
      <w:divBdr>
        <w:top w:val="none" w:sz="0" w:space="0" w:color="auto"/>
        <w:left w:val="none" w:sz="0" w:space="0" w:color="auto"/>
        <w:bottom w:val="none" w:sz="0" w:space="0" w:color="auto"/>
        <w:right w:val="none" w:sz="0" w:space="0" w:color="auto"/>
      </w:divBdr>
    </w:div>
    <w:div w:id="505824329">
      <w:bodyDiv w:val="1"/>
      <w:marLeft w:val="0"/>
      <w:marRight w:val="0"/>
      <w:marTop w:val="0"/>
      <w:marBottom w:val="0"/>
      <w:divBdr>
        <w:top w:val="none" w:sz="0" w:space="0" w:color="auto"/>
        <w:left w:val="none" w:sz="0" w:space="0" w:color="auto"/>
        <w:bottom w:val="none" w:sz="0" w:space="0" w:color="auto"/>
        <w:right w:val="none" w:sz="0" w:space="0" w:color="auto"/>
      </w:divBdr>
    </w:div>
    <w:div w:id="542137459">
      <w:bodyDiv w:val="1"/>
      <w:marLeft w:val="0"/>
      <w:marRight w:val="0"/>
      <w:marTop w:val="0"/>
      <w:marBottom w:val="0"/>
      <w:divBdr>
        <w:top w:val="none" w:sz="0" w:space="0" w:color="auto"/>
        <w:left w:val="none" w:sz="0" w:space="0" w:color="auto"/>
        <w:bottom w:val="none" w:sz="0" w:space="0" w:color="auto"/>
        <w:right w:val="none" w:sz="0" w:space="0" w:color="auto"/>
      </w:divBdr>
    </w:div>
    <w:div w:id="608388852">
      <w:bodyDiv w:val="1"/>
      <w:marLeft w:val="0"/>
      <w:marRight w:val="0"/>
      <w:marTop w:val="0"/>
      <w:marBottom w:val="0"/>
      <w:divBdr>
        <w:top w:val="none" w:sz="0" w:space="0" w:color="auto"/>
        <w:left w:val="none" w:sz="0" w:space="0" w:color="auto"/>
        <w:bottom w:val="none" w:sz="0" w:space="0" w:color="auto"/>
        <w:right w:val="none" w:sz="0" w:space="0" w:color="auto"/>
      </w:divBdr>
    </w:div>
    <w:div w:id="644313414">
      <w:bodyDiv w:val="1"/>
      <w:marLeft w:val="0"/>
      <w:marRight w:val="0"/>
      <w:marTop w:val="0"/>
      <w:marBottom w:val="0"/>
      <w:divBdr>
        <w:top w:val="none" w:sz="0" w:space="0" w:color="auto"/>
        <w:left w:val="none" w:sz="0" w:space="0" w:color="auto"/>
        <w:bottom w:val="none" w:sz="0" w:space="0" w:color="auto"/>
        <w:right w:val="none" w:sz="0" w:space="0" w:color="auto"/>
      </w:divBdr>
    </w:div>
    <w:div w:id="662010428">
      <w:bodyDiv w:val="1"/>
      <w:marLeft w:val="0"/>
      <w:marRight w:val="0"/>
      <w:marTop w:val="0"/>
      <w:marBottom w:val="0"/>
      <w:divBdr>
        <w:top w:val="none" w:sz="0" w:space="0" w:color="auto"/>
        <w:left w:val="none" w:sz="0" w:space="0" w:color="auto"/>
        <w:bottom w:val="none" w:sz="0" w:space="0" w:color="auto"/>
        <w:right w:val="none" w:sz="0" w:space="0" w:color="auto"/>
      </w:divBdr>
      <w:divsChild>
        <w:div w:id="1145969632">
          <w:marLeft w:val="0"/>
          <w:marRight w:val="0"/>
          <w:marTop w:val="0"/>
          <w:marBottom w:val="0"/>
          <w:divBdr>
            <w:top w:val="none" w:sz="0" w:space="0" w:color="auto"/>
            <w:left w:val="none" w:sz="0" w:space="0" w:color="auto"/>
            <w:bottom w:val="none" w:sz="0" w:space="0" w:color="auto"/>
            <w:right w:val="none" w:sz="0" w:space="0" w:color="auto"/>
          </w:divBdr>
          <w:divsChild>
            <w:div w:id="1515027563">
              <w:marLeft w:val="0"/>
              <w:marRight w:val="0"/>
              <w:marTop w:val="0"/>
              <w:marBottom w:val="0"/>
              <w:divBdr>
                <w:top w:val="none" w:sz="0" w:space="0" w:color="auto"/>
                <w:left w:val="none" w:sz="0" w:space="0" w:color="auto"/>
                <w:bottom w:val="none" w:sz="0" w:space="0" w:color="auto"/>
                <w:right w:val="none" w:sz="0" w:space="0" w:color="auto"/>
              </w:divBdr>
              <w:divsChild>
                <w:div w:id="893929577">
                  <w:marLeft w:val="0"/>
                  <w:marRight w:val="0"/>
                  <w:marTop w:val="0"/>
                  <w:marBottom w:val="0"/>
                  <w:divBdr>
                    <w:top w:val="none" w:sz="0" w:space="0" w:color="auto"/>
                    <w:left w:val="none" w:sz="0" w:space="0" w:color="auto"/>
                    <w:bottom w:val="none" w:sz="0" w:space="0" w:color="auto"/>
                    <w:right w:val="none" w:sz="0" w:space="0" w:color="auto"/>
                  </w:divBdr>
                </w:div>
                <w:div w:id="981036232">
                  <w:marLeft w:val="0"/>
                  <w:marRight w:val="0"/>
                  <w:marTop w:val="0"/>
                  <w:marBottom w:val="0"/>
                  <w:divBdr>
                    <w:top w:val="none" w:sz="0" w:space="0" w:color="auto"/>
                    <w:left w:val="none" w:sz="0" w:space="0" w:color="auto"/>
                    <w:bottom w:val="none" w:sz="0" w:space="0" w:color="auto"/>
                    <w:right w:val="none" w:sz="0" w:space="0" w:color="auto"/>
                  </w:divBdr>
                  <w:divsChild>
                    <w:div w:id="2582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89064">
          <w:marLeft w:val="0"/>
          <w:marRight w:val="0"/>
          <w:marTop w:val="0"/>
          <w:marBottom w:val="0"/>
          <w:divBdr>
            <w:top w:val="none" w:sz="0" w:space="0" w:color="auto"/>
            <w:left w:val="none" w:sz="0" w:space="0" w:color="auto"/>
            <w:bottom w:val="none" w:sz="0" w:space="0" w:color="auto"/>
            <w:right w:val="none" w:sz="0" w:space="0" w:color="auto"/>
          </w:divBdr>
          <w:divsChild>
            <w:div w:id="357581097">
              <w:marLeft w:val="0"/>
              <w:marRight w:val="0"/>
              <w:marTop w:val="0"/>
              <w:marBottom w:val="0"/>
              <w:divBdr>
                <w:top w:val="none" w:sz="0" w:space="0" w:color="auto"/>
                <w:left w:val="none" w:sz="0" w:space="0" w:color="auto"/>
                <w:bottom w:val="none" w:sz="0" w:space="0" w:color="auto"/>
                <w:right w:val="none" w:sz="0" w:space="0" w:color="auto"/>
              </w:divBdr>
              <w:divsChild>
                <w:div w:id="1886133692">
                  <w:marLeft w:val="0"/>
                  <w:marRight w:val="0"/>
                  <w:marTop w:val="0"/>
                  <w:marBottom w:val="0"/>
                  <w:divBdr>
                    <w:top w:val="none" w:sz="0" w:space="0" w:color="auto"/>
                    <w:left w:val="none" w:sz="0" w:space="0" w:color="auto"/>
                    <w:bottom w:val="none" w:sz="0" w:space="0" w:color="auto"/>
                    <w:right w:val="none" w:sz="0" w:space="0" w:color="auto"/>
                  </w:divBdr>
                </w:div>
                <w:div w:id="553658191">
                  <w:marLeft w:val="0"/>
                  <w:marRight w:val="0"/>
                  <w:marTop w:val="0"/>
                  <w:marBottom w:val="0"/>
                  <w:divBdr>
                    <w:top w:val="none" w:sz="0" w:space="0" w:color="auto"/>
                    <w:left w:val="none" w:sz="0" w:space="0" w:color="auto"/>
                    <w:bottom w:val="none" w:sz="0" w:space="0" w:color="auto"/>
                    <w:right w:val="none" w:sz="0" w:space="0" w:color="auto"/>
                  </w:divBdr>
                  <w:divsChild>
                    <w:div w:id="8793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8761">
          <w:marLeft w:val="0"/>
          <w:marRight w:val="0"/>
          <w:marTop w:val="0"/>
          <w:marBottom w:val="0"/>
          <w:divBdr>
            <w:top w:val="none" w:sz="0" w:space="0" w:color="auto"/>
            <w:left w:val="none" w:sz="0" w:space="0" w:color="auto"/>
            <w:bottom w:val="none" w:sz="0" w:space="0" w:color="auto"/>
            <w:right w:val="none" w:sz="0" w:space="0" w:color="auto"/>
          </w:divBdr>
          <w:divsChild>
            <w:div w:id="210852276">
              <w:marLeft w:val="0"/>
              <w:marRight w:val="0"/>
              <w:marTop w:val="0"/>
              <w:marBottom w:val="0"/>
              <w:divBdr>
                <w:top w:val="none" w:sz="0" w:space="0" w:color="auto"/>
                <w:left w:val="none" w:sz="0" w:space="0" w:color="auto"/>
                <w:bottom w:val="none" w:sz="0" w:space="0" w:color="auto"/>
                <w:right w:val="none" w:sz="0" w:space="0" w:color="auto"/>
              </w:divBdr>
              <w:divsChild>
                <w:div w:id="805513258">
                  <w:marLeft w:val="0"/>
                  <w:marRight w:val="0"/>
                  <w:marTop w:val="0"/>
                  <w:marBottom w:val="0"/>
                  <w:divBdr>
                    <w:top w:val="none" w:sz="0" w:space="0" w:color="auto"/>
                    <w:left w:val="none" w:sz="0" w:space="0" w:color="auto"/>
                    <w:bottom w:val="none" w:sz="0" w:space="0" w:color="auto"/>
                    <w:right w:val="none" w:sz="0" w:space="0" w:color="auto"/>
                  </w:divBdr>
                </w:div>
                <w:div w:id="21438823">
                  <w:marLeft w:val="0"/>
                  <w:marRight w:val="0"/>
                  <w:marTop w:val="0"/>
                  <w:marBottom w:val="0"/>
                  <w:divBdr>
                    <w:top w:val="none" w:sz="0" w:space="0" w:color="auto"/>
                    <w:left w:val="none" w:sz="0" w:space="0" w:color="auto"/>
                    <w:bottom w:val="none" w:sz="0" w:space="0" w:color="auto"/>
                    <w:right w:val="none" w:sz="0" w:space="0" w:color="auto"/>
                  </w:divBdr>
                  <w:divsChild>
                    <w:div w:id="16739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9548">
          <w:marLeft w:val="0"/>
          <w:marRight w:val="0"/>
          <w:marTop w:val="0"/>
          <w:marBottom w:val="0"/>
          <w:divBdr>
            <w:top w:val="none" w:sz="0" w:space="0" w:color="auto"/>
            <w:left w:val="none" w:sz="0" w:space="0" w:color="auto"/>
            <w:bottom w:val="none" w:sz="0" w:space="0" w:color="auto"/>
            <w:right w:val="none" w:sz="0" w:space="0" w:color="auto"/>
          </w:divBdr>
          <w:divsChild>
            <w:div w:id="592780753">
              <w:marLeft w:val="0"/>
              <w:marRight w:val="0"/>
              <w:marTop w:val="0"/>
              <w:marBottom w:val="0"/>
              <w:divBdr>
                <w:top w:val="none" w:sz="0" w:space="0" w:color="auto"/>
                <w:left w:val="none" w:sz="0" w:space="0" w:color="auto"/>
                <w:bottom w:val="none" w:sz="0" w:space="0" w:color="auto"/>
                <w:right w:val="none" w:sz="0" w:space="0" w:color="auto"/>
              </w:divBdr>
              <w:divsChild>
                <w:div w:id="1783722230">
                  <w:marLeft w:val="0"/>
                  <w:marRight w:val="0"/>
                  <w:marTop w:val="0"/>
                  <w:marBottom w:val="0"/>
                  <w:divBdr>
                    <w:top w:val="none" w:sz="0" w:space="0" w:color="auto"/>
                    <w:left w:val="none" w:sz="0" w:space="0" w:color="auto"/>
                    <w:bottom w:val="none" w:sz="0" w:space="0" w:color="auto"/>
                    <w:right w:val="none" w:sz="0" w:space="0" w:color="auto"/>
                  </w:divBdr>
                </w:div>
                <w:div w:id="1302466936">
                  <w:marLeft w:val="0"/>
                  <w:marRight w:val="0"/>
                  <w:marTop w:val="0"/>
                  <w:marBottom w:val="0"/>
                  <w:divBdr>
                    <w:top w:val="none" w:sz="0" w:space="0" w:color="auto"/>
                    <w:left w:val="none" w:sz="0" w:space="0" w:color="auto"/>
                    <w:bottom w:val="none" w:sz="0" w:space="0" w:color="auto"/>
                    <w:right w:val="none" w:sz="0" w:space="0" w:color="auto"/>
                  </w:divBdr>
                  <w:divsChild>
                    <w:div w:id="9199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2876">
          <w:marLeft w:val="0"/>
          <w:marRight w:val="0"/>
          <w:marTop w:val="0"/>
          <w:marBottom w:val="0"/>
          <w:divBdr>
            <w:top w:val="none" w:sz="0" w:space="0" w:color="auto"/>
            <w:left w:val="none" w:sz="0" w:space="0" w:color="auto"/>
            <w:bottom w:val="none" w:sz="0" w:space="0" w:color="auto"/>
            <w:right w:val="none" w:sz="0" w:space="0" w:color="auto"/>
          </w:divBdr>
          <w:divsChild>
            <w:div w:id="360515994">
              <w:marLeft w:val="0"/>
              <w:marRight w:val="0"/>
              <w:marTop w:val="0"/>
              <w:marBottom w:val="0"/>
              <w:divBdr>
                <w:top w:val="none" w:sz="0" w:space="0" w:color="auto"/>
                <w:left w:val="none" w:sz="0" w:space="0" w:color="auto"/>
                <w:bottom w:val="none" w:sz="0" w:space="0" w:color="auto"/>
                <w:right w:val="none" w:sz="0" w:space="0" w:color="auto"/>
              </w:divBdr>
              <w:divsChild>
                <w:div w:id="2116170841">
                  <w:marLeft w:val="0"/>
                  <w:marRight w:val="0"/>
                  <w:marTop w:val="0"/>
                  <w:marBottom w:val="0"/>
                  <w:divBdr>
                    <w:top w:val="none" w:sz="0" w:space="0" w:color="auto"/>
                    <w:left w:val="none" w:sz="0" w:space="0" w:color="auto"/>
                    <w:bottom w:val="none" w:sz="0" w:space="0" w:color="auto"/>
                    <w:right w:val="none" w:sz="0" w:space="0" w:color="auto"/>
                  </w:divBdr>
                </w:div>
                <w:div w:id="936136820">
                  <w:marLeft w:val="0"/>
                  <w:marRight w:val="0"/>
                  <w:marTop w:val="0"/>
                  <w:marBottom w:val="0"/>
                  <w:divBdr>
                    <w:top w:val="none" w:sz="0" w:space="0" w:color="auto"/>
                    <w:left w:val="none" w:sz="0" w:space="0" w:color="auto"/>
                    <w:bottom w:val="none" w:sz="0" w:space="0" w:color="auto"/>
                    <w:right w:val="none" w:sz="0" w:space="0" w:color="auto"/>
                  </w:divBdr>
                  <w:divsChild>
                    <w:div w:id="11891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6760">
          <w:marLeft w:val="0"/>
          <w:marRight w:val="0"/>
          <w:marTop w:val="0"/>
          <w:marBottom w:val="0"/>
          <w:divBdr>
            <w:top w:val="none" w:sz="0" w:space="0" w:color="auto"/>
            <w:left w:val="none" w:sz="0" w:space="0" w:color="auto"/>
            <w:bottom w:val="none" w:sz="0" w:space="0" w:color="auto"/>
            <w:right w:val="none" w:sz="0" w:space="0" w:color="auto"/>
          </w:divBdr>
          <w:divsChild>
            <w:div w:id="1970277424">
              <w:marLeft w:val="0"/>
              <w:marRight w:val="0"/>
              <w:marTop w:val="0"/>
              <w:marBottom w:val="0"/>
              <w:divBdr>
                <w:top w:val="none" w:sz="0" w:space="0" w:color="auto"/>
                <w:left w:val="none" w:sz="0" w:space="0" w:color="auto"/>
                <w:bottom w:val="none" w:sz="0" w:space="0" w:color="auto"/>
                <w:right w:val="none" w:sz="0" w:space="0" w:color="auto"/>
              </w:divBdr>
              <w:divsChild>
                <w:div w:id="456534249">
                  <w:marLeft w:val="0"/>
                  <w:marRight w:val="0"/>
                  <w:marTop w:val="0"/>
                  <w:marBottom w:val="0"/>
                  <w:divBdr>
                    <w:top w:val="none" w:sz="0" w:space="0" w:color="auto"/>
                    <w:left w:val="none" w:sz="0" w:space="0" w:color="auto"/>
                    <w:bottom w:val="none" w:sz="0" w:space="0" w:color="auto"/>
                    <w:right w:val="none" w:sz="0" w:space="0" w:color="auto"/>
                  </w:divBdr>
                </w:div>
                <w:div w:id="484054821">
                  <w:marLeft w:val="0"/>
                  <w:marRight w:val="0"/>
                  <w:marTop w:val="0"/>
                  <w:marBottom w:val="0"/>
                  <w:divBdr>
                    <w:top w:val="none" w:sz="0" w:space="0" w:color="auto"/>
                    <w:left w:val="none" w:sz="0" w:space="0" w:color="auto"/>
                    <w:bottom w:val="none" w:sz="0" w:space="0" w:color="auto"/>
                    <w:right w:val="none" w:sz="0" w:space="0" w:color="auto"/>
                  </w:divBdr>
                  <w:divsChild>
                    <w:div w:id="1186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57615">
          <w:marLeft w:val="0"/>
          <w:marRight w:val="0"/>
          <w:marTop w:val="0"/>
          <w:marBottom w:val="0"/>
          <w:divBdr>
            <w:top w:val="none" w:sz="0" w:space="0" w:color="auto"/>
            <w:left w:val="none" w:sz="0" w:space="0" w:color="auto"/>
            <w:bottom w:val="none" w:sz="0" w:space="0" w:color="auto"/>
            <w:right w:val="none" w:sz="0" w:space="0" w:color="auto"/>
          </w:divBdr>
          <w:divsChild>
            <w:div w:id="1423794929">
              <w:marLeft w:val="0"/>
              <w:marRight w:val="0"/>
              <w:marTop w:val="0"/>
              <w:marBottom w:val="0"/>
              <w:divBdr>
                <w:top w:val="none" w:sz="0" w:space="0" w:color="auto"/>
                <w:left w:val="none" w:sz="0" w:space="0" w:color="auto"/>
                <w:bottom w:val="none" w:sz="0" w:space="0" w:color="auto"/>
                <w:right w:val="none" w:sz="0" w:space="0" w:color="auto"/>
              </w:divBdr>
              <w:divsChild>
                <w:div w:id="56249270">
                  <w:marLeft w:val="0"/>
                  <w:marRight w:val="0"/>
                  <w:marTop w:val="0"/>
                  <w:marBottom w:val="0"/>
                  <w:divBdr>
                    <w:top w:val="none" w:sz="0" w:space="0" w:color="auto"/>
                    <w:left w:val="none" w:sz="0" w:space="0" w:color="auto"/>
                    <w:bottom w:val="none" w:sz="0" w:space="0" w:color="auto"/>
                    <w:right w:val="none" w:sz="0" w:space="0" w:color="auto"/>
                  </w:divBdr>
                </w:div>
                <w:div w:id="1386946404">
                  <w:marLeft w:val="0"/>
                  <w:marRight w:val="0"/>
                  <w:marTop w:val="0"/>
                  <w:marBottom w:val="0"/>
                  <w:divBdr>
                    <w:top w:val="none" w:sz="0" w:space="0" w:color="auto"/>
                    <w:left w:val="none" w:sz="0" w:space="0" w:color="auto"/>
                    <w:bottom w:val="none" w:sz="0" w:space="0" w:color="auto"/>
                    <w:right w:val="none" w:sz="0" w:space="0" w:color="auto"/>
                  </w:divBdr>
                  <w:divsChild>
                    <w:div w:id="4615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09446">
          <w:marLeft w:val="0"/>
          <w:marRight w:val="0"/>
          <w:marTop w:val="0"/>
          <w:marBottom w:val="0"/>
          <w:divBdr>
            <w:top w:val="none" w:sz="0" w:space="0" w:color="auto"/>
            <w:left w:val="none" w:sz="0" w:space="0" w:color="auto"/>
            <w:bottom w:val="none" w:sz="0" w:space="0" w:color="auto"/>
            <w:right w:val="none" w:sz="0" w:space="0" w:color="auto"/>
          </w:divBdr>
          <w:divsChild>
            <w:div w:id="868421472">
              <w:marLeft w:val="0"/>
              <w:marRight w:val="0"/>
              <w:marTop w:val="0"/>
              <w:marBottom w:val="0"/>
              <w:divBdr>
                <w:top w:val="none" w:sz="0" w:space="0" w:color="auto"/>
                <w:left w:val="none" w:sz="0" w:space="0" w:color="auto"/>
                <w:bottom w:val="none" w:sz="0" w:space="0" w:color="auto"/>
                <w:right w:val="none" w:sz="0" w:space="0" w:color="auto"/>
              </w:divBdr>
              <w:divsChild>
                <w:div w:id="506987112">
                  <w:marLeft w:val="0"/>
                  <w:marRight w:val="0"/>
                  <w:marTop w:val="0"/>
                  <w:marBottom w:val="0"/>
                  <w:divBdr>
                    <w:top w:val="none" w:sz="0" w:space="0" w:color="auto"/>
                    <w:left w:val="none" w:sz="0" w:space="0" w:color="auto"/>
                    <w:bottom w:val="none" w:sz="0" w:space="0" w:color="auto"/>
                    <w:right w:val="none" w:sz="0" w:space="0" w:color="auto"/>
                  </w:divBdr>
                </w:div>
                <w:div w:id="681862039">
                  <w:marLeft w:val="0"/>
                  <w:marRight w:val="0"/>
                  <w:marTop w:val="0"/>
                  <w:marBottom w:val="0"/>
                  <w:divBdr>
                    <w:top w:val="none" w:sz="0" w:space="0" w:color="auto"/>
                    <w:left w:val="none" w:sz="0" w:space="0" w:color="auto"/>
                    <w:bottom w:val="none" w:sz="0" w:space="0" w:color="auto"/>
                    <w:right w:val="none" w:sz="0" w:space="0" w:color="auto"/>
                  </w:divBdr>
                  <w:divsChild>
                    <w:div w:id="178549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9275">
          <w:marLeft w:val="0"/>
          <w:marRight w:val="0"/>
          <w:marTop w:val="0"/>
          <w:marBottom w:val="0"/>
          <w:divBdr>
            <w:top w:val="none" w:sz="0" w:space="0" w:color="auto"/>
            <w:left w:val="none" w:sz="0" w:space="0" w:color="auto"/>
            <w:bottom w:val="none" w:sz="0" w:space="0" w:color="auto"/>
            <w:right w:val="none" w:sz="0" w:space="0" w:color="auto"/>
          </w:divBdr>
          <w:divsChild>
            <w:div w:id="1353459251">
              <w:marLeft w:val="0"/>
              <w:marRight w:val="0"/>
              <w:marTop w:val="0"/>
              <w:marBottom w:val="0"/>
              <w:divBdr>
                <w:top w:val="none" w:sz="0" w:space="0" w:color="auto"/>
                <w:left w:val="none" w:sz="0" w:space="0" w:color="auto"/>
                <w:bottom w:val="none" w:sz="0" w:space="0" w:color="auto"/>
                <w:right w:val="none" w:sz="0" w:space="0" w:color="auto"/>
              </w:divBdr>
              <w:divsChild>
                <w:div w:id="460464302">
                  <w:marLeft w:val="0"/>
                  <w:marRight w:val="0"/>
                  <w:marTop w:val="0"/>
                  <w:marBottom w:val="0"/>
                  <w:divBdr>
                    <w:top w:val="none" w:sz="0" w:space="0" w:color="auto"/>
                    <w:left w:val="none" w:sz="0" w:space="0" w:color="auto"/>
                    <w:bottom w:val="none" w:sz="0" w:space="0" w:color="auto"/>
                    <w:right w:val="none" w:sz="0" w:space="0" w:color="auto"/>
                  </w:divBdr>
                </w:div>
                <w:div w:id="1590457771">
                  <w:marLeft w:val="0"/>
                  <w:marRight w:val="0"/>
                  <w:marTop w:val="0"/>
                  <w:marBottom w:val="0"/>
                  <w:divBdr>
                    <w:top w:val="none" w:sz="0" w:space="0" w:color="auto"/>
                    <w:left w:val="none" w:sz="0" w:space="0" w:color="auto"/>
                    <w:bottom w:val="none" w:sz="0" w:space="0" w:color="auto"/>
                    <w:right w:val="none" w:sz="0" w:space="0" w:color="auto"/>
                  </w:divBdr>
                  <w:divsChild>
                    <w:div w:id="12641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4057">
          <w:marLeft w:val="0"/>
          <w:marRight w:val="0"/>
          <w:marTop w:val="0"/>
          <w:marBottom w:val="0"/>
          <w:divBdr>
            <w:top w:val="none" w:sz="0" w:space="0" w:color="auto"/>
            <w:left w:val="none" w:sz="0" w:space="0" w:color="auto"/>
            <w:bottom w:val="none" w:sz="0" w:space="0" w:color="auto"/>
            <w:right w:val="none" w:sz="0" w:space="0" w:color="auto"/>
          </w:divBdr>
          <w:divsChild>
            <w:div w:id="1848401254">
              <w:marLeft w:val="0"/>
              <w:marRight w:val="0"/>
              <w:marTop w:val="0"/>
              <w:marBottom w:val="0"/>
              <w:divBdr>
                <w:top w:val="none" w:sz="0" w:space="0" w:color="auto"/>
                <w:left w:val="none" w:sz="0" w:space="0" w:color="auto"/>
                <w:bottom w:val="none" w:sz="0" w:space="0" w:color="auto"/>
                <w:right w:val="none" w:sz="0" w:space="0" w:color="auto"/>
              </w:divBdr>
              <w:divsChild>
                <w:div w:id="170340667">
                  <w:marLeft w:val="0"/>
                  <w:marRight w:val="0"/>
                  <w:marTop w:val="0"/>
                  <w:marBottom w:val="0"/>
                  <w:divBdr>
                    <w:top w:val="none" w:sz="0" w:space="0" w:color="auto"/>
                    <w:left w:val="none" w:sz="0" w:space="0" w:color="auto"/>
                    <w:bottom w:val="none" w:sz="0" w:space="0" w:color="auto"/>
                    <w:right w:val="none" w:sz="0" w:space="0" w:color="auto"/>
                  </w:divBdr>
                </w:div>
                <w:div w:id="1583641331">
                  <w:marLeft w:val="0"/>
                  <w:marRight w:val="0"/>
                  <w:marTop w:val="0"/>
                  <w:marBottom w:val="0"/>
                  <w:divBdr>
                    <w:top w:val="none" w:sz="0" w:space="0" w:color="auto"/>
                    <w:left w:val="none" w:sz="0" w:space="0" w:color="auto"/>
                    <w:bottom w:val="none" w:sz="0" w:space="0" w:color="auto"/>
                    <w:right w:val="none" w:sz="0" w:space="0" w:color="auto"/>
                  </w:divBdr>
                  <w:divsChild>
                    <w:div w:id="9152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3706">
          <w:marLeft w:val="0"/>
          <w:marRight w:val="0"/>
          <w:marTop w:val="0"/>
          <w:marBottom w:val="0"/>
          <w:divBdr>
            <w:top w:val="none" w:sz="0" w:space="0" w:color="auto"/>
            <w:left w:val="none" w:sz="0" w:space="0" w:color="auto"/>
            <w:bottom w:val="none" w:sz="0" w:space="0" w:color="auto"/>
            <w:right w:val="none" w:sz="0" w:space="0" w:color="auto"/>
          </w:divBdr>
          <w:divsChild>
            <w:div w:id="1793985162">
              <w:marLeft w:val="0"/>
              <w:marRight w:val="0"/>
              <w:marTop w:val="0"/>
              <w:marBottom w:val="0"/>
              <w:divBdr>
                <w:top w:val="none" w:sz="0" w:space="0" w:color="auto"/>
                <w:left w:val="none" w:sz="0" w:space="0" w:color="auto"/>
                <w:bottom w:val="none" w:sz="0" w:space="0" w:color="auto"/>
                <w:right w:val="none" w:sz="0" w:space="0" w:color="auto"/>
              </w:divBdr>
              <w:divsChild>
                <w:div w:id="1159273003">
                  <w:marLeft w:val="0"/>
                  <w:marRight w:val="0"/>
                  <w:marTop w:val="0"/>
                  <w:marBottom w:val="0"/>
                  <w:divBdr>
                    <w:top w:val="none" w:sz="0" w:space="0" w:color="auto"/>
                    <w:left w:val="none" w:sz="0" w:space="0" w:color="auto"/>
                    <w:bottom w:val="none" w:sz="0" w:space="0" w:color="auto"/>
                    <w:right w:val="none" w:sz="0" w:space="0" w:color="auto"/>
                  </w:divBdr>
                </w:div>
                <w:div w:id="430055242">
                  <w:marLeft w:val="0"/>
                  <w:marRight w:val="0"/>
                  <w:marTop w:val="0"/>
                  <w:marBottom w:val="0"/>
                  <w:divBdr>
                    <w:top w:val="none" w:sz="0" w:space="0" w:color="auto"/>
                    <w:left w:val="none" w:sz="0" w:space="0" w:color="auto"/>
                    <w:bottom w:val="none" w:sz="0" w:space="0" w:color="auto"/>
                    <w:right w:val="none" w:sz="0" w:space="0" w:color="auto"/>
                  </w:divBdr>
                  <w:divsChild>
                    <w:div w:id="16494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74163">
      <w:bodyDiv w:val="1"/>
      <w:marLeft w:val="0"/>
      <w:marRight w:val="0"/>
      <w:marTop w:val="0"/>
      <w:marBottom w:val="0"/>
      <w:divBdr>
        <w:top w:val="none" w:sz="0" w:space="0" w:color="auto"/>
        <w:left w:val="none" w:sz="0" w:space="0" w:color="auto"/>
        <w:bottom w:val="none" w:sz="0" w:space="0" w:color="auto"/>
        <w:right w:val="none" w:sz="0" w:space="0" w:color="auto"/>
      </w:divBdr>
      <w:divsChild>
        <w:div w:id="1280647159">
          <w:marLeft w:val="0"/>
          <w:marRight w:val="0"/>
          <w:marTop w:val="0"/>
          <w:marBottom w:val="0"/>
          <w:divBdr>
            <w:top w:val="none" w:sz="0" w:space="0" w:color="auto"/>
            <w:left w:val="none" w:sz="0" w:space="0" w:color="auto"/>
            <w:bottom w:val="none" w:sz="0" w:space="0" w:color="auto"/>
            <w:right w:val="none" w:sz="0" w:space="0" w:color="auto"/>
          </w:divBdr>
          <w:divsChild>
            <w:div w:id="158548548">
              <w:marLeft w:val="0"/>
              <w:marRight w:val="0"/>
              <w:marTop w:val="0"/>
              <w:marBottom w:val="0"/>
              <w:divBdr>
                <w:top w:val="none" w:sz="0" w:space="0" w:color="auto"/>
                <w:left w:val="none" w:sz="0" w:space="0" w:color="auto"/>
                <w:bottom w:val="none" w:sz="0" w:space="0" w:color="auto"/>
                <w:right w:val="none" w:sz="0" w:space="0" w:color="auto"/>
              </w:divBdr>
            </w:div>
          </w:divsChild>
        </w:div>
        <w:div w:id="1146582002">
          <w:marLeft w:val="0"/>
          <w:marRight w:val="0"/>
          <w:marTop w:val="0"/>
          <w:marBottom w:val="0"/>
          <w:divBdr>
            <w:top w:val="none" w:sz="0" w:space="0" w:color="auto"/>
            <w:left w:val="none" w:sz="0" w:space="0" w:color="auto"/>
            <w:bottom w:val="none" w:sz="0" w:space="0" w:color="auto"/>
            <w:right w:val="none" w:sz="0" w:space="0" w:color="auto"/>
          </w:divBdr>
          <w:divsChild>
            <w:div w:id="1515340810">
              <w:marLeft w:val="0"/>
              <w:marRight w:val="0"/>
              <w:marTop w:val="0"/>
              <w:marBottom w:val="0"/>
              <w:divBdr>
                <w:top w:val="none" w:sz="0" w:space="0" w:color="auto"/>
                <w:left w:val="none" w:sz="0" w:space="0" w:color="auto"/>
                <w:bottom w:val="none" w:sz="0" w:space="0" w:color="auto"/>
                <w:right w:val="none" w:sz="0" w:space="0" w:color="auto"/>
              </w:divBdr>
            </w:div>
          </w:divsChild>
        </w:div>
        <w:div w:id="1931308458">
          <w:marLeft w:val="0"/>
          <w:marRight w:val="0"/>
          <w:marTop w:val="0"/>
          <w:marBottom w:val="0"/>
          <w:divBdr>
            <w:top w:val="none" w:sz="0" w:space="0" w:color="auto"/>
            <w:left w:val="none" w:sz="0" w:space="0" w:color="auto"/>
            <w:bottom w:val="none" w:sz="0" w:space="0" w:color="auto"/>
            <w:right w:val="none" w:sz="0" w:space="0" w:color="auto"/>
          </w:divBdr>
          <w:divsChild>
            <w:div w:id="6824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0049">
      <w:bodyDiv w:val="1"/>
      <w:marLeft w:val="0"/>
      <w:marRight w:val="0"/>
      <w:marTop w:val="0"/>
      <w:marBottom w:val="0"/>
      <w:divBdr>
        <w:top w:val="none" w:sz="0" w:space="0" w:color="auto"/>
        <w:left w:val="none" w:sz="0" w:space="0" w:color="auto"/>
        <w:bottom w:val="none" w:sz="0" w:space="0" w:color="auto"/>
        <w:right w:val="none" w:sz="0" w:space="0" w:color="auto"/>
      </w:divBdr>
    </w:div>
    <w:div w:id="771050022">
      <w:bodyDiv w:val="1"/>
      <w:marLeft w:val="0"/>
      <w:marRight w:val="0"/>
      <w:marTop w:val="0"/>
      <w:marBottom w:val="0"/>
      <w:divBdr>
        <w:top w:val="none" w:sz="0" w:space="0" w:color="auto"/>
        <w:left w:val="none" w:sz="0" w:space="0" w:color="auto"/>
        <w:bottom w:val="none" w:sz="0" w:space="0" w:color="auto"/>
        <w:right w:val="none" w:sz="0" w:space="0" w:color="auto"/>
      </w:divBdr>
    </w:div>
    <w:div w:id="883829008">
      <w:bodyDiv w:val="1"/>
      <w:marLeft w:val="0"/>
      <w:marRight w:val="0"/>
      <w:marTop w:val="0"/>
      <w:marBottom w:val="0"/>
      <w:divBdr>
        <w:top w:val="none" w:sz="0" w:space="0" w:color="auto"/>
        <w:left w:val="none" w:sz="0" w:space="0" w:color="auto"/>
        <w:bottom w:val="none" w:sz="0" w:space="0" w:color="auto"/>
        <w:right w:val="none" w:sz="0" w:space="0" w:color="auto"/>
      </w:divBdr>
      <w:divsChild>
        <w:div w:id="1995378554">
          <w:marLeft w:val="0"/>
          <w:marRight w:val="0"/>
          <w:marTop w:val="0"/>
          <w:marBottom w:val="0"/>
          <w:divBdr>
            <w:top w:val="none" w:sz="0" w:space="0" w:color="auto"/>
            <w:left w:val="none" w:sz="0" w:space="0" w:color="auto"/>
            <w:bottom w:val="none" w:sz="0" w:space="0" w:color="auto"/>
            <w:right w:val="none" w:sz="0" w:space="0" w:color="auto"/>
          </w:divBdr>
          <w:divsChild>
            <w:div w:id="8256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0085">
      <w:bodyDiv w:val="1"/>
      <w:marLeft w:val="0"/>
      <w:marRight w:val="0"/>
      <w:marTop w:val="0"/>
      <w:marBottom w:val="0"/>
      <w:divBdr>
        <w:top w:val="none" w:sz="0" w:space="0" w:color="auto"/>
        <w:left w:val="none" w:sz="0" w:space="0" w:color="auto"/>
        <w:bottom w:val="none" w:sz="0" w:space="0" w:color="auto"/>
        <w:right w:val="none" w:sz="0" w:space="0" w:color="auto"/>
      </w:divBdr>
    </w:div>
    <w:div w:id="897781730">
      <w:bodyDiv w:val="1"/>
      <w:marLeft w:val="0"/>
      <w:marRight w:val="0"/>
      <w:marTop w:val="0"/>
      <w:marBottom w:val="0"/>
      <w:divBdr>
        <w:top w:val="none" w:sz="0" w:space="0" w:color="auto"/>
        <w:left w:val="none" w:sz="0" w:space="0" w:color="auto"/>
        <w:bottom w:val="none" w:sz="0" w:space="0" w:color="auto"/>
        <w:right w:val="none" w:sz="0" w:space="0" w:color="auto"/>
      </w:divBdr>
    </w:div>
    <w:div w:id="932976620">
      <w:bodyDiv w:val="1"/>
      <w:marLeft w:val="0"/>
      <w:marRight w:val="0"/>
      <w:marTop w:val="0"/>
      <w:marBottom w:val="0"/>
      <w:divBdr>
        <w:top w:val="none" w:sz="0" w:space="0" w:color="auto"/>
        <w:left w:val="none" w:sz="0" w:space="0" w:color="auto"/>
        <w:bottom w:val="none" w:sz="0" w:space="0" w:color="auto"/>
        <w:right w:val="none" w:sz="0" w:space="0" w:color="auto"/>
      </w:divBdr>
    </w:div>
    <w:div w:id="938758072">
      <w:bodyDiv w:val="1"/>
      <w:marLeft w:val="0"/>
      <w:marRight w:val="0"/>
      <w:marTop w:val="0"/>
      <w:marBottom w:val="0"/>
      <w:divBdr>
        <w:top w:val="none" w:sz="0" w:space="0" w:color="auto"/>
        <w:left w:val="none" w:sz="0" w:space="0" w:color="auto"/>
        <w:bottom w:val="none" w:sz="0" w:space="0" w:color="auto"/>
        <w:right w:val="none" w:sz="0" w:space="0" w:color="auto"/>
      </w:divBdr>
    </w:div>
    <w:div w:id="956833473">
      <w:bodyDiv w:val="1"/>
      <w:marLeft w:val="0"/>
      <w:marRight w:val="0"/>
      <w:marTop w:val="0"/>
      <w:marBottom w:val="0"/>
      <w:divBdr>
        <w:top w:val="none" w:sz="0" w:space="0" w:color="auto"/>
        <w:left w:val="none" w:sz="0" w:space="0" w:color="auto"/>
        <w:bottom w:val="none" w:sz="0" w:space="0" w:color="auto"/>
        <w:right w:val="none" w:sz="0" w:space="0" w:color="auto"/>
      </w:divBdr>
    </w:div>
    <w:div w:id="990140908">
      <w:bodyDiv w:val="1"/>
      <w:marLeft w:val="0"/>
      <w:marRight w:val="0"/>
      <w:marTop w:val="0"/>
      <w:marBottom w:val="0"/>
      <w:divBdr>
        <w:top w:val="none" w:sz="0" w:space="0" w:color="auto"/>
        <w:left w:val="none" w:sz="0" w:space="0" w:color="auto"/>
        <w:bottom w:val="none" w:sz="0" w:space="0" w:color="auto"/>
        <w:right w:val="none" w:sz="0" w:space="0" w:color="auto"/>
      </w:divBdr>
    </w:div>
    <w:div w:id="998115139">
      <w:bodyDiv w:val="1"/>
      <w:marLeft w:val="0"/>
      <w:marRight w:val="0"/>
      <w:marTop w:val="0"/>
      <w:marBottom w:val="0"/>
      <w:divBdr>
        <w:top w:val="none" w:sz="0" w:space="0" w:color="auto"/>
        <w:left w:val="none" w:sz="0" w:space="0" w:color="auto"/>
        <w:bottom w:val="none" w:sz="0" w:space="0" w:color="auto"/>
        <w:right w:val="none" w:sz="0" w:space="0" w:color="auto"/>
      </w:divBdr>
    </w:div>
    <w:div w:id="1013923152">
      <w:bodyDiv w:val="1"/>
      <w:marLeft w:val="0"/>
      <w:marRight w:val="0"/>
      <w:marTop w:val="0"/>
      <w:marBottom w:val="0"/>
      <w:divBdr>
        <w:top w:val="none" w:sz="0" w:space="0" w:color="auto"/>
        <w:left w:val="none" w:sz="0" w:space="0" w:color="auto"/>
        <w:bottom w:val="none" w:sz="0" w:space="0" w:color="auto"/>
        <w:right w:val="none" w:sz="0" w:space="0" w:color="auto"/>
      </w:divBdr>
    </w:div>
    <w:div w:id="1049456827">
      <w:bodyDiv w:val="1"/>
      <w:marLeft w:val="0"/>
      <w:marRight w:val="0"/>
      <w:marTop w:val="0"/>
      <w:marBottom w:val="0"/>
      <w:divBdr>
        <w:top w:val="none" w:sz="0" w:space="0" w:color="auto"/>
        <w:left w:val="none" w:sz="0" w:space="0" w:color="auto"/>
        <w:bottom w:val="none" w:sz="0" w:space="0" w:color="auto"/>
        <w:right w:val="none" w:sz="0" w:space="0" w:color="auto"/>
      </w:divBdr>
    </w:div>
    <w:div w:id="1079668591">
      <w:bodyDiv w:val="1"/>
      <w:marLeft w:val="0"/>
      <w:marRight w:val="0"/>
      <w:marTop w:val="0"/>
      <w:marBottom w:val="0"/>
      <w:divBdr>
        <w:top w:val="none" w:sz="0" w:space="0" w:color="auto"/>
        <w:left w:val="none" w:sz="0" w:space="0" w:color="auto"/>
        <w:bottom w:val="none" w:sz="0" w:space="0" w:color="auto"/>
        <w:right w:val="none" w:sz="0" w:space="0" w:color="auto"/>
      </w:divBdr>
    </w:div>
    <w:div w:id="1136533254">
      <w:bodyDiv w:val="1"/>
      <w:marLeft w:val="0"/>
      <w:marRight w:val="0"/>
      <w:marTop w:val="0"/>
      <w:marBottom w:val="0"/>
      <w:divBdr>
        <w:top w:val="none" w:sz="0" w:space="0" w:color="auto"/>
        <w:left w:val="none" w:sz="0" w:space="0" w:color="auto"/>
        <w:bottom w:val="none" w:sz="0" w:space="0" w:color="auto"/>
        <w:right w:val="none" w:sz="0" w:space="0" w:color="auto"/>
      </w:divBdr>
    </w:div>
    <w:div w:id="1160076821">
      <w:bodyDiv w:val="1"/>
      <w:marLeft w:val="0"/>
      <w:marRight w:val="0"/>
      <w:marTop w:val="0"/>
      <w:marBottom w:val="0"/>
      <w:divBdr>
        <w:top w:val="none" w:sz="0" w:space="0" w:color="auto"/>
        <w:left w:val="none" w:sz="0" w:space="0" w:color="auto"/>
        <w:bottom w:val="none" w:sz="0" w:space="0" w:color="auto"/>
        <w:right w:val="none" w:sz="0" w:space="0" w:color="auto"/>
      </w:divBdr>
    </w:div>
    <w:div w:id="1177765128">
      <w:bodyDiv w:val="1"/>
      <w:marLeft w:val="0"/>
      <w:marRight w:val="0"/>
      <w:marTop w:val="0"/>
      <w:marBottom w:val="0"/>
      <w:divBdr>
        <w:top w:val="none" w:sz="0" w:space="0" w:color="auto"/>
        <w:left w:val="none" w:sz="0" w:space="0" w:color="auto"/>
        <w:bottom w:val="none" w:sz="0" w:space="0" w:color="auto"/>
        <w:right w:val="none" w:sz="0" w:space="0" w:color="auto"/>
      </w:divBdr>
    </w:div>
    <w:div w:id="1235551969">
      <w:bodyDiv w:val="1"/>
      <w:marLeft w:val="0"/>
      <w:marRight w:val="0"/>
      <w:marTop w:val="0"/>
      <w:marBottom w:val="0"/>
      <w:divBdr>
        <w:top w:val="none" w:sz="0" w:space="0" w:color="auto"/>
        <w:left w:val="none" w:sz="0" w:space="0" w:color="auto"/>
        <w:bottom w:val="none" w:sz="0" w:space="0" w:color="auto"/>
        <w:right w:val="none" w:sz="0" w:space="0" w:color="auto"/>
      </w:divBdr>
    </w:div>
    <w:div w:id="1242834028">
      <w:bodyDiv w:val="1"/>
      <w:marLeft w:val="0"/>
      <w:marRight w:val="0"/>
      <w:marTop w:val="0"/>
      <w:marBottom w:val="0"/>
      <w:divBdr>
        <w:top w:val="none" w:sz="0" w:space="0" w:color="auto"/>
        <w:left w:val="none" w:sz="0" w:space="0" w:color="auto"/>
        <w:bottom w:val="none" w:sz="0" w:space="0" w:color="auto"/>
        <w:right w:val="none" w:sz="0" w:space="0" w:color="auto"/>
      </w:divBdr>
    </w:div>
    <w:div w:id="1278028730">
      <w:bodyDiv w:val="1"/>
      <w:marLeft w:val="0"/>
      <w:marRight w:val="0"/>
      <w:marTop w:val="0"/>
      <w:marBottom w:val="0"/>
      <w:divBdr>
        <w:top w:val="none" w:sz="0" w:space="0" w:color="auto"/>
        <w:left w:val="none" w:sz="0" w:space="0" w:color="auto"/>
        <w:bottom w:val="none" w:sz="0" w:space="0" w:color="auto"/>
        <w:right w:val="none" w:sz="0" w:space="0" w:color="auto"/>
      </w:divBdr>
    </w:div>
    <w:div w:id="1282617063">
      <w:bodyDiv w:val="1"/>
      <w:marLeft w:val="0"/>
      <w:marRight w:val="0"/>
      <w:marTop w:val="0"/>
      <w:marBottom w:val="0"/>
      <w:divBdr>
        <w:top w:val="none" w:sz="0" w:space="0" w:color="auto"/>
        <w:left w:val="none" w:sz="0" w:space="0" w:color="auto"/>
        <w:bottom w:val="none" w:sz="0" w:space="0" w:color="auto"/>
        <w:right w:val="none" w:sz="0" w:space="0" w:color="auto"/>
      </w:divBdr>
      <w:divsChild>
        <w:div w:id="1519081176">
          <w:marLeft w:val="0"/>
          <w:marRight w:val="0"/>
          <w:marTop w:val="0"/>
          <w:marBottom w:val="0"/>
          <w:divBdr>
            <w:top w:val="none" w:sz="0" w:space="0" w:color="auto"/>
            <w:left w:val="none" w:sz="0" w:space="0" w:color="auto"/>
            <w:bottom w:val="none" w:sz="0" w:space="0" w:color="auto"/>
            <w:right w:val="none" w:sz="0" w:space="0" w:color="auto"/>
          </w:divBdr>
          <w:divsChild>
            <w:div w:id="1752653912">
              <w:marLeft w:val="0"/>
              <w:marRight w:val="0"/>
              <w:marTop w:val="0"/>
              <w:marBottom w:val="0"/>
              <w:divBdr>
                <w:top w:val="none" w:sz="0" w:space="0" w:color="auto"/>
                <w:left w:val="none" w:sz="0" w:space="0" w:color="auto"/>
                <w:bottom w:val="none" w:sz="0" w:space="0" w:color="auto"/>
                <w:right w:val="none" w:sz="0" w:space="0" w:color="auto"/>
              </w:divBdr>
            </w:div>
            <w:div w:id="868181102">
              <w:marLeft w:val="0"/>
              <w:marRight w:val="0"/>
              <w:marTop w:val="0"/>
              <w:marBottom w:val="0"/>
              <w:divBdr>
                <w:top w:val="none" w:sz="0" w:space="0" w:color="auto"/>
                <w:left w:val="none" w:sz="0" w:space="0" w:color="auto"/>
                <w:bottom w:val="none" w:sz="0" w:space="0" w:color="auto"/>
                <w:right w:val="none" w:sz="0" w:space="0" w:color="auto"/>
              </w:divBdr>
            </w:div>
            <w:div w:id="1981887434">
              <w:marLeft w:val="0"/>
              <w:marRight w:val="0"/>
              <w:marTop w:val="0"/>
              <w:marBottom w:val="0"/>
              <w:divBdr>
                <w:top w:val="none" w:sz="0" w:space="0" w:color="auto"/>
                <w:left w:val="none" w:sz="0" w:space="0" w:color="auto"/>
                <w:bottom w:val="none" w:sz="0" w:space="0" w:color="auto"/>
                <w:right w:val="none" w:sz="0" w:space="0" w:color="auto"/>
              </w:divBdr>
            </w:div>
            <w:div w:id="1755935905">
              <w:marLeft w:val="0"/>
              <w:marRight w:val="0"/>
              <w:marTop w:val="0"/>
              <w:marBottom w:val="0"/>
              <w:divBdr>
                <w:top w:val="none" w:sz="0" w:space="0" w:color="auto"/>
                <w:left w:val="none" w:sz="0" w:space="0" w:color="auto"/>
                <w:bottom w:val="none" w:sz="0" w:space="0" w:color="auto"/>
                <w:right w:val="none" w:sz="0" w:space="0" w:color="auto"/>
              </w:divBdr>
            </w:div>
            <w:div w:id="1829781659">
              <w:marLeft w:val="0"/>
              <w:marRight w:val="0"/>
              <w:marTop w:val="0"/>
              <w:marBottom w:val="0"/>
              <w:divBdr>
                <w:top w:val="none" w:sz="0" w:space="0" w:color="auto"/>
                <w:left w:val="none" w:sz="0" w:space="0" w:color="auto"/>
                <w:bottom w:val="none" w:sz="0" w:space="0" w:color="auto"/>
                <w:right w:val="none" w:sz="0" w:space="0" w:color="auto"/>
              </w:divBdr>
            </w:div>
            <w:div w:id="180972564">
              <w:marLeft w:val="0"/>
              <w:marRight w:val="0"/>
              <w:marTop w:val="0"/>
              <w:marBottom w:val="0"/>
              <w:divBdr>
                <w:top w:val="none" w:sz="0" w:space="0" w:color="auto"/>
                <w:left w:val="none" w:sz="0" w:space="0" w:color="auto"/>
                <w:bottom w:val="none" w:sz="0" w:space="0" w:color="auto"/>
                <w:right w:val="none" w:sz="0" w:space="0" w:color="auto"/>
              </w:divBdr>
            </w:div>
            <w:div w:id="1713193168">
              <w:marLeft w:val="0"/>
              <w:marRight w:val="0"/>
              <w:marTop w:val="0"/>
              <w:marBottom w:val="0"/>
              <w:divBdr>
                <w:top w:val="none" w:sz="0" w:space="0" w:color="auto"/>
                <w:left w:val="none" w:sz="0" w:space="0" w:color="auto"/>
                <w:bottom w:val="none" w:sz="0" w:space="0" w:color="auto"/>
                <w:right w:val="none" w:sz="0" w:space="0" w:color="auto"/>
              </w:divBdr>
            </w:div>
            <w:div w:id="10226673">
              <w:marLeft w:val="0"/>
              <w:marRight w:val="0"/>
              <w:marTop w:val="0"/>
              <w:marBottom w:val="0"/>
              <w:divBdr>
                <w:top w:val="none" w:sz="0" w:space="0" w:color="auto"/>
                <w:left w:val="none" w:sz="0" w:space="0" w:color="auto"/>
                <w:bottom w:val="none" w:sz="0" w:space="0" w:color="auto"/>
                <w:right w:val="none" w:sz="0" w:space="0" w:color="auto"/>
              </w:divBdr>
            </w:div>
            <w:div w:id="844632688">
              <w:marLeft w:val="0"/>
              <w:marRight w:val="0"/>
              <w:marTop w:val="0"/>
              <w:marBottom w:val="0"/>
              <w:divBdr>
                <w:top w:val="none" w:sz="0" w:space="0" w:color="auto"/>
                <w:left w:val="none" w:sz="0" w:space="0" w:color="auto"/>
                <w:bottom w:val="none" w:sz="0" w:space="0" w:color="auto"/>
                <w:right w:val="none" w:sz="0" w:space="0" w:color="auto"/>
              </w:divBdr>
            </w:div>
            <w:div w:id="1454253438">
              <w:marLeft w:val="0"/>
              <w:marRight w:val="0"/>
              <w:marTop w:val="0"/>
              <w:marBottom w:val="0"/>
              <w:divBdr>
                <w:top w:val="none" w:sz="0" w:space="0" w:color="auto"/>
                <w:left w:val="none" w:sz="0" w:space="0" w:color="auto"/>
                <w:bottom w:val="none" w:sz="0" w:space="0" w:color="auto"/>
                <w:right w:val="none" w:sz="0" w:space="0" w:color="auto"/>
              </w:divBdr>
            </w:div>
            <w:div w:id="2020036168">
              <w:marLeft w:val="0"/>
              <w:marRight w:val="0"/>
              <w:marTop w:val="0"/>
              <w:marBottom w:val="0"/>
              <w:divBdr>
                <w:top w:val="none" w:sz="0" w:space="0" w:color="auto"/>
                <w:left w:val="none" w:sz="0" w:space="0" w:color="auto"/>
                <w:bottom w:val="none" w:sz="0" w:space="0" w:color="auto"/>
                <w:right w:val="none" w:sz="0" w:space="0" w:color="auto"/>
              </w:divBdr>
            </w:div>
            <w:div w:id="1007058839">
              <w:marLeft w:val="0"/>
              <w:marRight w:val="0"/>
              <w:marTop w:val="0"/>
              <w:marBottom w:val="0"/>
              <w:divBdr>
                <w:top w:val="none" w:sz="0" w:space="0" w:color="auto"/>
                <w:left w:val="none" w:sz="0" w:space="0" w:color="auto"/>
                <w:bottom w:val="none" w:sz="0" w:space="0" w:color="auto"/>
                <w:right w:val="none" w:sz="0" w:space="0" w:color="auto"/>
              </w:divBdr>
            </w:div>
            <w:div w:id="198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9456">
      <w:bodyDiv w:val="1"/>
      <w:marLeft w:val="0"/>
      <w:marRight w:val="0"/>
      <w:marTop w:val="0"/>
      <w:marBottom w:val="0"/>
      <w:divBdr>
        <w:top w:val="none" w:sz="0" w:space="0" w:color="auto"/>
        <w:left w:val="none" w:sz="0" w:space="0" w:color="auto"/>
        <w:bottom w:val="none" w:sz="0" w:space="0" w:color="auto"/>
        <w:right w:val="none" w:sz="0" w:space="0" w:color="auto"/>
      </w:divBdr>
      <w:divsChild>
        <w:div w:id="1910453769">
          <w:marLeft w:val="0"/>
          <w:marRight w:val="0"/>
          <w:marTop w:val="0"/>
          <w:marBottom w:val="0"/>
          <w:divBdr>
            <w:top w:val="none" w:sz="0" w:space="0" w:color="auto"/>
            <w:left w:val="single" w:sz="12" w:space="0" w:color="D3A9E4"/>
            <w:bottom w:val="none" w:sz="0" w:space="0" w:color="auto"/>
            <w:right w:val="none" w:sz="0" w:space="0" w:color="auto"/>
          </w:divBdr>
        </w:div>
        <w:div w:id="427627746">
          <w:marLeft w:val="0"/>
          <w:marRight w:val="0"/>
          <w:marTop w:val="0"/>
          <w:marBottom w:val="0"/>
          <w:divBdr>
            <w:top w:val="none" w:sz="0" w:space="0" w:color="auto"/>
            <w:left w:val="single" w:sz="12" w:space="0" w:color="D3A9E4"/>
            <w:bottom w:val="none" w:sz="0" w:space="0" w:color="auto"/>
            <w:right w:val="none" w:sz="0" w:space="0" w:color="auto"/>
          </w:divBdr>
        </w:div>
        <w:div w:id="1056707244">
          <w:marLeft w:val="0"/>
          <w:marRight w:val="0"/>
          <w:marTop w:val="0"/>
          <w:marBottom w:val="0"/>
          <w:divBdr>
            <w:top w:val="none" w:sz="0" w:space="0" w:color="auto"/>
            <w:left w:val="single" w:sz="12" w:space="0" w:color="D3A9E4"/>
            <w:bottom w:val="none" w:sz="0" w:space="0" w:color="auto"/>
            <w:right w:val="none" w:sz="0" w:space="0" w:color="auto"/>
          </w:divBdr>
        </w:div>
      </w:divsChild>
    </w:div>
    <w:div w:id="1377580267">
      <w:bodyDiv w:val="1"/>
      <w:marLeft w:val="0"/>
      <w:marRight w:val="0"/>
      <w:marTop w:val="0"/>
      <w:marBottom w:val="0"/>
      <w:divBdr>
        <w:top w:val="none" w:sz="0" w:space="0" w:color="auto"/>
        <w:left w:val="none" w:sz="0" w:space="0" w:color="auto"/>
        <w:bottom w:val="none" w:sz="0" w:space="0" w:color="auto"/>
        <w:right w:val="none" w:sz="0" w:space="0" w:color="auto"/>
      </w:divBdr>
    </w:div>
    <w:div w:id="1403404199">
      <w:bodyDiv w:val="1"/>
      <w:marLeft w:val="0"/>
      <w:marRight w:val="0"/>
      <w:marTop w:val="0"/>
      <w:marBottom w:val="0"/>
      <w:divBdr>
        <w:top w:val="none" w:sz="0" w:space="0" w:color="auto"/>
        <w:left w:val="none" w:sz="0" w:space="0" w:color="auto"/>
        <w:bottom w:val="none" w:sz="0" w:space="0" w:color="auto"/>
        <w:right w:val="none" w:sz="0" w:space="0" w:color="auto"/>
      </w:divBdr>
    </w:div>
    <w:div w:id="1476600076">
      <w:bodyDiv w:val="1"/>
      <w:marLeft w:val="0"/>
      <w:marRight w:val="0"/>
      <w:marTop w:val="0"/>
      <w:marBottom w:val="0"/>
      <w:divBdr>
        <w:top w:val="none" w:sz="0" w:space="0" w:color="auto"/>
        <w:left w:val="none" w:sz="0" w:space="0" w:color="auto"/>
        <w:bottom w:val="none" w:sz="0" w:space="0" w:color="auto"/>
        <w:right w:val="none" w:sz="0" w:space="0" w:color="auto"/>
      </w:divBdr>
    </w:div>
    <w:div w:id="1498618424">
      <w:bodyDiv w:val="1"/>
      <w:marLeft w:val="0"/>
      <w:marRight w:val="0"/>
      <w:marTop w:val="0"/>
      <w:marBottom w:val="0"/>
      <w:divBdr>
        <w:top w:val="none" w:sz="0" w:space="0" w:color="auto"/>
        <w:left w:val="none" w:sz="0" w:space="0" w:color="auto"/>
        <w:bottom w:val="none" w:sz="0" w:space="0" w:color="auto"/>
        <w:right w:val="none" w:sz="0" w:space="0" w:color="auto"/>
      </w:divBdr>
    </w:div>
    <w:div w:id="1517691240">
      <w:bodyDiv w:val="1"/>
      <w:marLeft w:val="0"/>
      <w:marRight w:val="0"/>
      <w:marTop w:val="0"/>
      <w:marBottom w:val="0"/>
      <w:divBdr>
        <w:top w:val="none" w:sz="0" w:space="0" w:color="auto"/>
        <w:left w:val="none" w:sz="0" w:space="0" w:color="auto"/>
        <w:bottom w:val="none" w:sz="0" w:space="0" w:color="auto"/>
        <w:right w:val="none" w:sz="0" w:space="0" w:color="auto"/>
      </w:divBdr>
    </w:div>
    <w:div w:id="1536888547">
      <w:bodyDiv w:val="1"/>
      <w:marLeft w:val="0"/>
      <w:marRight w:val="0"/>
      <w:marTop w:val="0"/>
      <w:marBottom w:val="0"/>
      <w:divBdr>
        <w:top w:val="none" w:sz="0" w:space="0" w:color="auto"/>
        <w:left w:val="none" w:sz="0" w:space="0" w:color="auto"/>
        <w:bottom w:val="none" w:sz="0" w:space="0" w:color="auto"/>
        <w:right w:val="none" w:sz="0" w:space="0" w:color="auto"/>
      </w:divBdr>
    </w:div>
    <w:div w:id="1599682132">
      <w:bodyDiv w:val="1"/>
      <w:marLeft w:val="0"/>
      <w:marRight w:val="0"/>
      <w:marTop w:val="0"/>
      <w:marBottom w:val="0"/>
      <w:divBdr>
        <w:top w:val="none" w:sz="0" w:space="0" w:color="auto"/>
        <w:left w:val="none" w:sz="0" w:space="0" w:color="auto"/>
        <w:bottom w:val="none" w:sz="0" w:space="0" w:color="auto"/>
        <w:right w:val="none" w:sz="0" w:space="0" w:color="auto"/>
      </w:divBdr>
    </w:div>
    <w:div w:id="1608192379">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3411679">
      <w:bodyDiv w:val="1"/>
      <w:marLeft w:val="0"/>
      <w:marRight w:val="0"/>
      <w:marTop w:val="0"/>
      <w:marBottom w:val="0"/>
      <w:divBdr>
        <w:top w:val="none" w:sz="0" w:space="0" w:color="auto"/>
        <w:left w:val="none" w:sz="0" w:space="0" w:color="auto"/>
        <w:bottom w:val="none" w:sz="0" w:space="0" w:color="auto"/>
        <w:right w:val="none" w:sz="0" w:space="0" w:color="auto"/>
      </w:divBdr>
    </w:div>
    <w:div w:id="1670791539">
      <w:bodyDiv w:val="1"/>
      <w:marLeft w:val="0"/>
      <w:marRight w:val="0"/>
      <w:marTop w:val="0"/>
      <w:marBottom w:val="0"/>
      <w:divBdr>
        <w:top w:val="none" w:sz="0" w:space="0" w:color="auto"/>
        <w:left w:val="none" w:sz="0" w:space="0" w:color="auto"/>
        <w:bottom w:val="none" w:sz="0" w:space="0" w:color="auto"/>
        <w:right w:val="none" w:sz="0" w:space="0" w:color="auto"/>
      </w:divBdr>
    </w:div>
    <w:div w:id="1671642926">
      <w:bodyDiv w:val="1"/>
      <w:marLeft w:val="0"/>
      <w:marRight w:val="0"/>
      <w:marTop w:val="0"/>
      <w:marBottom w:val="0"/>
      <w:divBdr>
        <w:top w:val="none" w:sz="0" w:space="0" w:color="auto"/>
        <w:left w:val="none" w:sz="0" w:space="0" w:color="auto"/>
        <w:bottom w:val="none" w:sz="0" w:space="0" w:color="auto"/>
        <w:right w:val="none" w:sz="0" w:space="0" w:color="auto"/>
      </w:divBdr>
    </w:div>
    <w:div w:id="1688556452">
      <w:bodyDiv w:val="1"/>
      <w:marLeft w:val="0"/>
      <w:marRight w:val="0"/>
      <w:marTop w:val="0"/>
      <w:marBottom w:val="0"/>
      <w:divBdr>
        <w:top w:val="none" w:sz="0" w:space="0" w:color="auto"/>
        <w:left w:val="none" w:sz="0" w:space="0" w:color="auto"/>
        <w:bottom w:val="none" w:sz="0" w:space="0" w:color="auto"/>
        <w:right w:val="none" w:sz="0" w:space="0" w:color="auto"/>
      </w:divBdr>
    </w:div>
    <w:div w:id="1691446196">
      <w:bodyDiv w:val="1"/>
      <w:marLeft w:val="0"/>
      <w:marRight w:val="0"/>
      <w:marTop w:val="0"/>
      <w:marBottom w:val="0"/>
      <w:divBdr>
        <w:top w:val="none" w:sz="0" w:space="0" w:color="auto"/>
        <w:left w:val="none" w:sz="0" w:space="0" w:color="auto"/>
        <w:bottom w:val="none" w:sz="0" w:space="0" w:color="auto"/>
        <w:right w:val="none" w:sz="0" w:space="0" w:color="auto"/>
      </w:divBdr>
    </w:div>
    <w:div w:id="1748385318">
      <w:bodyDiv w:val="1"/>
      <w:marLeft w:val="0"/>
      <w:marRight w:val="0"/>
      <w:marTop w:val="0"/>
      <w:marBottom w:val="0"/>
      <w:divBdr>
        <w:top w:val="none" w:sz="0" w:space="0" w:color="auto"/>
        <w:left w:val="none" w:sz="0" w:space="0" w:color="auto"/>
        <w:bottom w:val="none" w:sz="0" w:space="0" w:color="auto"/>
        <w:right w:val="none" w:sz="0" w:space="0" w:color="auto"/>
      </w:divBdr>
    </w:div>
    <w:div w:id="1764761415">
      <w:bodyDiv w:val="1"/>
      <w:marLeft w:val="0"/>
      <w:marRight w:val="0"/>
      <w:marTop w:val="0"/>
      <w:marBottom w:val="0"/>
      <w:divBdr>
        <w:top w:val="none" w:sz="0" w:space="0" w:color="auto"/>
        <w:left w:val="none" w:sz="0" w:space="0" w:color="auto"/>
        <w:bottom w:val="none" w:sz="0" w:space="0" w:color="auto"/>
        <w:right w:val="none" w:sz="0" w:space="0" w:color="auto"/>
      </w:divBdr>
      <w:divsChild>
        <w:div w:id="75324240">
          <w:marLeft w:val="0"/>
          <w:marRight w:val="0"/>
          <w:marTop w:val="0"/>
          <w:marBottom w:val="0"/>
          <w:divBdr>
            <w:top w:val="none" w:sz="0" w:space="0" w:color="auto"/>
            <w:left w:val="single" w:sz="12" w:space="0" w:color="D3A9E4"/>
            <w:bottom w:val="none" w:sz="0" w:space="0" w:color="auto"/>
            <w:right w:val="none" w:sz="0" w:space="0" w:color="auto"/>
          </w:divBdr>
        </w:div>
        <w:div w:id="625621748">
          <w:marLeft w:val="0"/>
          <w:marRight w:val="0"/>
          <w:marTop w:val="0"/>
          <w:marBottom w:val="0"/>
          <w:divBdr>
            <w:top w:val="none" w:sz="0" w:space="0" w:color="auto"/>
            <w:left w:val="single" w:sz="12" w:space="0" w:color="D3A9E4"/>
            <w:bottom w:val="none" w:sz="0" w:space="0" w:color="auto"/>
            <w:right w:val="none" w:sz="0" w:space="0" w:color="auto"/>
          </w:divBdr>
        </w:div>
        <w:div w:id="759566687">
          <w:marLeft w:val="0"/>
          <w:marRight w:val="0"/>
          <w:marTop w:val="0"/>
          <w:marBottom w:val="0"/>
          <w:divBdr>
            <w:top w:val="none" w:sz="0" w:space="0" w:color="auto"/>
            <w:left w:val="single" w:sz="12" w:space="0" w:color="D3A9E4"/>
            <w:bottom w:val="none" w:sz="0" w:space="0" w:color="auto"/>
            <w:right w:val="none" w:sz="0" w:space="0" w:color="auto"/>
          </w:divBdr>
        </w:div>
      </w:divsChild>
    </w:div>
    <w:div w:id="1775782758">
      <w:bodyDiv w:val="1"/>
      <w:marLeft w:val="0"/>
      <w:marRight w:val="0"/>
      <w:marTop w:val="0"/>
      <w:marBottom w:val="0"/>
      <w:divBdr>
        <w:top w:val="none" w:sz="0" w:space="0" w:color="auto"/>
        <w:left w:val="none" w:sz="0" w:space="0" w:color="auto"/>
        <w:bottom w:val="none" w:sz="0" w:space="0" w:color="auto"/>
        <w:right w:val="none" w:sz="0" w:space="0" w:color="auto"/>
      </w:divBdr>
      <w:divsChild>
        <w:div w:id="726562669">
          <w:marLeft w:val="0"/>
          <w:marRight w:val="0"/>
          <w:marTop w:val="0"/>
          <w:marBottom w:val="0"/>
          <w:divBdr>
            <w:top w:val="none" w:sz="0" w:space="0" w:color="auto"/>
            <w:left w:val="single" w:sz="12" w:space="0" w:color="D3A9E4"/>
            <w:bottom w:val="none" w:sz="0" w:space="0" w:color="auto"/>
            <w:right w:val="none" w:sz="0" w:space="0" w:color="auto"/>
          </w:divBdr>
        </w:div>
        <w:div w:id="1305814008">
          <w:marLeft w:val="0"/>
          <w:marRight w:val="0"/>
          <w:marTop w:val="0"/>
          <w:marBottom w:val="0"/>
          <w:divBdr>
            <w:top w:val="none" w:sz="0" w:space="0" w:color="auto"/>
            <w:left w:val="single" w:sz="12" w:space="0" w:color="D3A9E4"/>
            <w:bottom w:val="none" w:sz="0" w:space="0" w:color="auto"/>
            <w:right w:val="none" w:sz="0" w:space="0" w:color="auto"/>
          </w:divBdr>
        </w:div>
        <w:div w:id="1863277854">
          <w:marLeft w:val="0"/>
          <w:marRight w:val="0"/>
          <w:marTop w:val="0"/>
          <w:marBottom w:val="0"/>
          <w:divBdr>
            <w:top w:val="none" w:sz="0" w:space="0" w:color="auto"/>
            <w:left w:val="single" w:sz="12" w:space="0" w:color="D3A9E4"/>
            <w:bottom w:val="none" w:sz="0" w:space="0" w:color="auto"/>
            <w:right w:val="none" w:sz="0" w:space="0" w:color="auto"/>
          </w:divBdr>
        </w:div>
      </w:divsChild>
    </w:div>
    <w:div w:id="1848403063">
      <w:bodyDiv w:val="1"/>
      <w:marLeft w:val="0"/>
      <w:marRight w:val="0"/>
      <w:marTop w:val="0"/>
      <w:marBottom w:val="0"/>
      <w:divBdr>
        <w:top w:val="none" w:sz="0" w:space="0" w:color="auto"/>
        <w:left w:val="none" w:sz="0" w:space="0" w:color="auto"/>
        <w:bottom w:val="none" w:sz="0" w:space="0" w:color="auto"/>
        <w:right w:val="none" w:sz="0" w:space="0" w:color="auto"/>
      </w:divBdr>
      <w:divsChild>
        <w:div w:id="389422318">
          <w:marLeft w:val="0"/>
          <w:marRight w:val="0"/>
          <w:marTop w:val="0"/>
          <w:marBottom w:val="0"/>
          <w:divBdr>
            <w:top w:val="none" w:sz="0" w:space="0" w:color="auto"/>
            <w:left w:val="single" w:sz="12" w:space="0" w:color="D3A9E4"/>
            <w:bottom w:val="none" w:sz="0" w:space="0" w:color="auto"/>
            <w:right w:val="none" w:sz="0" w:space="0" w:color="auto"/>
          </w:divBdr>
        </w:div>
      </w:divsChild>
    </w:div>
    <w:div w:id="1850220315">
      <w:bodyDiv w:val="1"/>
      <w:marLeft w:val="0"/>
      <w:marRight w:val="0"/>
      <w:marTop w:val="0"/>
      <w:marBottom w:val="0"/>
      <w:divBdr>
        <w:top w:val="none" w:sz="0" w:space="0" w:color="auto"/>
        <w:left w:val="none" w:sz="0" w:space="0" w:color="auto"/>
        <w:bottom w:val="none" w:sz="0" w:space="0" w:color="auto"/>
        <w:right w:val="none" w:sz="0" w:space="0" w:color="auto"/>
      </w:divBdr>
    </w:div>
    <w:div w:id="1932855074">
      <w:bodyDiv w:val="1"/>
      <w:marLeft w:val="0"/>
      <w:marRight w:val="0"/>
      <w:marTop w:val="0"/>
      <w:marBottom w:val="0"/>
      <w:divBdr>
        <w:top w:val="none" w:sz="0" w:space="0" w:color="auto"/>
        <w:left w:val="none" w:sz="0" w:space="0" w:color="auto"/>
        <w:bottom w:val="none" w:sz="0" w:space="0" w:color="auto"/>
        <w:right w:val="none" w:sz="0" w:space="0" w:color="auto"/>
      </w:divBdr>
    </w:div>
    <w:div w:id="1969777591">
      <w:bodyDiv w:val="1"/>
      <w:marLeft w:val="0"/>
      <w:marRight w:val="0"/>
      <w:marTop w:val="0"/>
      <w:marBottom w:val="0"/>
      <w:divBdr>
        <w:top w:val="none" w:sz="0" w:space="0" w:color="auto"/>
        <w:left w:val="none" w:sz="0" w:space="0" w:color="auto"/>
        <w:bottom w:val="none" w:sz="0" w:space="0" w:color="auto"/>
        <w:right w:val="none" w:sz="0" w:space="0" w:color="auto"/>
      </w:divBdr>
    </w:div>
    <w:div w:id="1998146011">
      <w:bodyDiv w:val="1"/>
      <w:marLeft w:val="0"/>
      <w:marRight w:val="0"/>
      <w:marTop w:val="0"/>
      <w:marBottom w:val="0"/>
      <w:divBdr>
        <w:top w:val="none" w:sz="0" w:space="0" w:color="auto"/>
        <w:left w:val="none" w:sz="0" w:space="0" w:color="auto"/>
        <w:bottom w:val="none" w:sz="0" w:space="0" w:color="auto"/>
        <w:right w:val="none" w:sz="0" w:space="0" w:color="auto"/>
      </w:divBdr>
      <w:divsChild>
        <w:div w:id="2035573550">
          <w:blockQuote w:val="1"/>
          <w:marLeft w:val="720"/>
          <w:marRight w:val="720"/>
          <w:marTop w:val="468"/>
          <w:marBottom w:val="468"/>
          <w:divBdr>
            <w:top w:val="none" w:sz="0" w:space="0" w:color="auto"/>
            <w:left w:val="none" w:sz="0" w:space="0" w:color="auto"/>
            <w:bottom w:val="none" w:sz="0" w:space="0" w:color="auto"/>
            <w:right w:val="none" w:sz="0" w:space="0" w:color="auto"/>
          </w:divBdr>
        </w:div>
      </w:divsChild>
    </w:div>
    <w:div w:id="2012639041">
      <w:bodyDiv w:val="1"/>
      <w:marLeft w:val="0"/>
      <w:marRight w:val="0"/>
      <w:marTop w:val="0"/>
      <w:marBottom w:val="0"/>
      <w:divBdr>
        <w:top w:val="none" w:sz="0" w:space="0" w:color="auto"/>
        <w:left w:val="none" w:sz="0" w:space="0" w:color="auto"/>
        <w:bottom w:val="none" w:sz="0" w:space="0" w:color="auto"/>
        <w:right w:val="none" w:sz="0" w:space="0" w:color="auto"/>
      </w:divBdr>
      <w:divsChild>
        <w:div w:id="1328635522">
          <w:marLeft w:val="0"/>
          <w:marRight w:val="0"/>
          <w:marTop w:val="0"/>
          <w:marBottom w:val="0"/>
          <w:divBdr>
            <w:top w:val="none" w:sz="0" w:space="0" w:color="auto"/>
            <w:left w:val="single" w:sz="12" w:space="0" w:color="D3A9E4"/>
            <w:bottom w:val="none" w:sz="0" w:space="0" w:color="auto"/>
            <w:right w:val="none" w:sz="0" w:space="0" w:color="auto"/>
          </w:divBdr>
        </w:div>
        <w:div w:id="1438939191">
          <w:marLeft w:val="0"/>
          <w:marRight w:val="0"/>
          <w:marTop w:val="0"/>
          <w:marBottom w:val="0"/>
          <w:divBdr>
            <w:top w:val="none" w:sz="0" w:space="0" w:color="auto"/>
            <w:left w:val="single" w:sz="12" w:space="0" w:color="D3A9E4"/>
            <w:bottom w:val="none" w:sz="0" w:space="0" w:color="auto"/>
            <w:right w:val="none" w:sz="0" w:space="0" w:color="auto"/>
          </w:divBdr>
        </w:div>
        <w:div w:id="32310212">
          <w:marLeft w:val="0"/>
          <w:marRight w:val="0"/>
          <w:marTop w:val="0"/>
          <w:marBottom w:val="0"/>
          <w:divBdr>
            <w:top w:val="none" w:sz="0" w:space="0" w:color="auto"/>
            <w:left w:val="single" w:sz="12" w:space="0" w:color="D3A9E4"/>
            <w:bottom w:val="none" w:sz="0" w:space="0" w:color="auto"/>
            <w:right w:val="none" w:sz="0" w:space="0" w:color="auto"/>
          </w:divBdr>
        </w:div>
      </w:divsChild>
    </w:div>
    <w:div w:id="2037347239">
      <w:bodyDiv w:val="1"/>
      <w:marLeft w:val="0"/>
      <w:marRight w:val="0"/>
      <w:marTop w:val="0"/>
      <w:marBottom w:val="0"/>
      <w:divBdr>
        <w:top w:val="none" w:sz="0" w:space="0" w:color="auto"/>
        <w:left w:val="none" w:sz="0" w:space="0" w:color="auto"/>
        <w:bottom w:val="none" w:sz="0" w:space="0" w:color="auto"/>
        <w:right w:val="none" w:sz="0" w:space="0" w:color="auto"/>
      </w:divBdr>
    </w:div>
    <w:div w:id="2047026302">
      <w:bodyDiv w:val="1"/>
      <w:marLeft w:val="0"/>
      <w:marRight w:val="0"/>
      <w:marTop w:val="0"/>
      <w:marBottom w:val="0"/>
      <w:divBdr>
        <w:top w:val="none" w:sz="0" w:space="0" w:color="auto"/>
        <w:left w:val="none" w:sz="0" w:space="0" w:color="auto"/>
        <w:bottom w:val="none" w:sz="0" w:space="0" w:color="auto"/>
        <w:right w:val="none" w:sz="0" w:space="0" w:color="auto"/>
      </w:divBdr>
    </w:div>
    <w:div w:id="2051145841">
      <w:bodyDiv w:val="1"/>
      <w:marLeft w:val="0"/>
      <w:marRight w:val="0"/>
      <w:marTop w:val="0"/>
      <w:marBottom w:val="0"/>
      <w:divBdr>
        <w:top w:val="none" w:sz="0" w:space="0" w:color="auto"/>
        <w:left w:val="none" w:sz="0" w:space="0" w:color="auto"/>
        <w:bottom w:val="none" w:sz="0" w:space="0" w:color="auto"/>
        <w:right w:val="none" w:sz="0" w:space="0" w:color="auto"/>
      </w:divBdr>
    </w:div>
    <w:div w:id="2088767915">
      <w:bodyDiv w:val="1"/>
      <w:marLeft w:val="0"/>
      <w:marRight w:val="0"/>
      <w:marTop w:val="0"/>
      <w:marBottom w:val="0"/>
      <w:divBdr>
        <w:top w:val="none" w:sz="0" w:space="0" w:color="auto"/>
        <w:left w:val="none" w:sz="0" w:space="0" w:color="auto"/>
        <w:bottom w:val="none" w:sz="0" w:space="0" w:color="auto"/>
        <w:right w:val="none" w:sz="0" w:space="0" w:color="auto"/>
      </w:divBdr>
    </w:div>
    <w:div w:id="213000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tekk.us/code/breadcrumb-navxt/" TargetMode="External"/><Relationship Id="rId299" Type="http://schemas.openxmlformats.org/officeDocument/2006/relationships/hyperlink" Target="https://api.jquery.com/multiple-selector/" TargetMode="External"/><Relationship Id="rId21" Type="http://schemas.openxmlformats.org/officeDocument/2006/relationships/hyperlink" Target="https://adambrown.info/p/wp_hooks/hook/registered_taxonomy" TargetMode="External"/><Relationship Id="rId63" Type="http://schemas.openxmlformats.org/officeDocument/2006/relationships/hyperlink" Target="https://codex.wordpress.org/Function_Reference/add_action" TargetMode="External"/><Relationship Id="rId159" Type="http://schemas.openxmlformats.org/officeDocument/2006/relationships/hyperlink" Target="https://developer.wordpress.org/themes/functionality/administration-menus/" TargetMode="External"/><Relationship Id="rId324" Type="http://schemas.openxmlformats.org/officeDocument/2006/relationships/hyperlink" Target="https://api.jquery.com/attribute-contains-selector/" TargetMode="External"/><Relationship Id="rId366" Type="http://schemas.openxmlformats.org/officeDocument/2006/relationships/hyperlink" Target="https://api.jquery.com/jQuery.escapeSelector/" TargetMode="External"/><Relationship Id="rId531" Type="http://schemas.openxmlformats.org/officeDocument/2006/relationships/hyperlink" Target="https://api.jquery.com/load/" TargetMode="External"/><Relationship Id="rId573" Type="http://schemas.openxmlformats.org/officeDocument/2006/relationships/hyperlink" Target="https://api.jquery.com/jQuery.noop/" TargetMode="External"/><Relationship Id="rId170" Type="http://schemas.openxmlformats.org/officeDocument/2006/relationships/hyperlink" Target="https://developer.wordpress.org/themes/getting-started/who-should-read-this-handbook/" TargetMode="External"/><Relationship Id="rId226" Type="http://schemas.openxmlformats.org/officeDocument/2006/relationships/hyperlink" Target="https://developer.wordpress.org/themes/theme-security/using-nonces/" TargetMode="External"/><Relationship Id="rId433" Type="http://schemas.openxmlformats.org/officeDocument/2006/relationships/hyperlink" Target="https://api.jquery.com/siblings/" TargetMode="External"/><Relationship Id="rId268" Type="http://schemas.openxmlformats.org/officeDocument/2006/relationships/hyperlink" Target="https://www.sqlite.org/draft/syntax/literal-value.html" TargetMode="External"/><Relationship Id="rId475" Type="http://schemas.openxmlformats.org/officeDocument/2006/relationships/hyperlink" Target="https://api.jquery.com/event.data/" TargetMode="External"/><Relationship Id="rId32" Type="http://schemas.openxmlformats.org/officeDocument/2006/relationships/hyperlink" Target="https://adambrown.info/p/wp_hooks/hook/registration_errors" TargetMode="External"/><Relationship Id="rId74" Type="http://schemas.openxmlformats.org/officeDocument/2006/relationships/hyperlink" Target="http://codex.wordpress.org/" TargetMode="External"/><Relationship Id="rId128" Type="http://schemas.openxmlformats.org/officeDocument/2006/relationships/hyperlink" Target="https://codex.wordpress.org/Function_Reference/remove_submenu_page" TargetMode="External"/><Relationship Id="rId335" Type="http://schemas.openxmlformats.org/officeDocument/2006/relationships/hyperlink" Target="https://api.jquery.com/last-of-type-selector/" TargetMode="External"/><Relationship Id="rId377" Type="http://schemas.openxmlformats.org/officeDocument/2006/relationships/hyperlink" Target="https://api.jquery.com/offsetParent/" TargetMode="External"/><Relationship Id="rId500" Type="http://schemas.openxmlformats.org/officeDocument/2006/relationships/hyperlink" Target="https://api.jquery.com/finish/" TargetMode="External"/><Relationship Id="rId542" Type="http://schemas.openxmlformats.org/officeDocument/2006/relationships/hyperlink" Target="https://api.jquery.com/deferred.isResolved/" TargetMode="External"/><Relationship Id="rId584" Type="http://schemas.openxmlformats.org/officeDocument/2006/relationships/hyperlink" Target="https://api.jquery.com/get/" TargetMode="External"/><Relationship Id="rId5" Type="http://schemas.openxmlformats.org/officeDocument/2006/relationships/footnotes" Target="footnotes.xml"/><Relationship Id="rId181" Type="http://schemas.openxmlformats.org/officeDocument/2006/relationships/hyperlink" Target="https://developer.wordpress.org/themes/basics/template-tags/" TargetMode="External"/><Relationship Id="rId237" Type="http://schemas.openxmlformats.org/officeDocument/2006/relationships/hyperlink" Target="https://developer.wordpress.org/themes/release/required-theme-files/" TargetMode="External"/><Relationship Id="rId402" Type="http://schemas.openxmlformats.org/officeDocument/2006/relationships/hyperlink" Target="https://api.jquery.com/remove/" TargetMode="External"/><Relationship Id="rId279" Type="http://schemas.openxmlformats.org/officeDocument/2006/relationships/hyperlink" Target="https://www.sqlite.org/draft/syntax/join-clause.html" TargetMode="External"/><Relationship Id="rId444" Type="http://schemas.openxmlformats.org/officeDocument/2006/relationships/hyperlink" Target="https://api.jquery.com/off/" TargetMode="External"/><Relationship Id="rId486" Type="http://schemas.openxmlformats.org/officeDocument/2006/relationships/hyperlink" Target="https://api.jquery.com/event.stopImmediatePropagation/" TargetMode="External"/><Relationship Id="rId43" Type="http://schemas.openxmlformats.org/officeDocument/2006/relationships/hyperlink" Target="https://codex.wordpress.org/Conditional_Tags" TargetMode="External"/><Relationship Id="rId139" Type="http://schemas.openxmlformats.org/officeDocument/2006/relationships/hyperlink" Target="https://codex.wordpress.org/Function_Reference/add_management_page" TargetMode="External"/><Relationship Id="rId290" Type="http://schemas.openxmlformats.org/officeDocument/2006/relationships/hyperlink" Target="https://www.sqlite.org/draft/syntax/select-stmt.html" TargetMode="External"/><Relationship Id="rId304" Type="http://schemas.openxmlformats.org/officeDocument/2006/relationships/hyperlink" Target="https://api.jquery.com/animated-selector/" TargetMode="External"/><Relationship Id="rId346" Type="http://schemas.openxmlformats.org/officeDocument/2006/relationships/hyperlink" Target="https://api.jquery.com/enabled-selector/" TargetMode="External"/><Relationship Id="rId388" Type="http://schemas.openxmlformats.org/officeDocument/2006/relationships/hyperlink" Target="https://api.jquery.com/wrapAll/" TargetMode="External"/><Relationship Id="rId511" Type="http://schemas.openxmlformats.org/officeDocument/2006/relationships/hyperlink" Target="https://api.jquery.com/slideDown/" TargetMode="External"/><Relationship Id="rId553" Type="http://schemas.openxmlformats.org/officeDocument/2006/relationships/hyperlink" Target="https://api.jquery.com/deferred.then/" TargetMode="External"/><Relationship Id="rId609" Type="http://schemas.openxmlformats.org/officeDocument/2006/relationships/fontTable" Target="fontTable.xml"/><Relationship Id="rId85" Type="http://schemas.openxmlformats.org/officeDocument/2006/relationships/hyperlink" Target="http://codex.wordpress.org/Plugin_API/Action_Reference" TargetMode="External"/><Relationship Id="rId150" Type="http://schemas.openxmlformats.org/officeDocument/2006/relationships/hyperlink" Target="https://developer.wordpress.org/themes/functionality/administration-menus/" TargetMode="External"/><Relationship Id="rId192" Type="http://schemas.openxmlformats.org/officeDocument/2006/relationships/hyperlink" Target="https://developer.wordpress.org/themes/template-files-section/custom-post-type-template-files/" TargetMode="External"/><Relationship Id="rId206" Type="http://schemas.openxmlformats.org/officeDocument/2006/relationships/hyperlink" Target="https://developer.wordpress.org/themes/functionality/navigation-menus/" TargetMode="External"/><Relationship Id="rId413" Type="http://schemas.openxmlformats.org/officeDocument/2006/relationships/hyperlink" Target="https://api.jquery.com/not/" TargetMode="External"/><Relationship Id="rId595" Type="http://schemas.openxmlformats.org/officeDocument/2006/relationships/hyperlink" Target="https://api.jquery.com/callbacks.add/" TargetMode="External"/><Relationship Id="rId248" Type="http://schemas.openxmlformats.org/officeDocument/2006/relationships/hyperlink" Target="https://gist.github.com/chasereeves/3885925/revisions?diff=split" TargetMode="External"/><Relationship Id="rId455" Type="http://schemas.openxmlformats.org/officeDocument/2006/relationships/hyperlink" Target="https://api.jquery.com/focusout/" TargetMode="External"/><Relationship Id="rId497" Type="http://schemas.openxmlformats.org/officeDocument/2006/relationships/hyperlink" Target="https://api.jquery.com/delay/" TargetMode="External"/><Relationship Id="rId12" Type="http://schemas.openxmlformats.org/officeDocument/2006/relationships/image" Target="media/image1.png"/><Relationship Id="rId108" Type="http://schemas.openxmlformats.org/officeDocument/2006/relationships/hyperlink" Target="http://codex.wordpress.org/Function_Reference/apply_filters" TargetMode="External"/><Relationship Id="rId315" Type="http://schemas.openxmlformats.org/officeDocument/2006/relationships/hyperlink" Target="https://api.jquery.com/root-selector/" TargetMode="External"/><Relationship Id="rId357" Type="http://schemas.openxmlformats.org/officeDocument/2006/relationships/hyperlink" Target="https://api.jquery.com/attr/" TargetMode="External"/><Relationship Id="rId522" Type="http://schemas.openxmlformats.org/officeDocument/2006/relationships/hyperlink" Target="https://api.jquery.com/serializeArray/" TargetMode="External"/><Relationship Id="rId54" Type="http://schemas.openxmlformats.org/officeDocument/2006/relationships/hyperlink" Target="https://codex.wordpress.org/Function_Reference/has_filter" TargetMode="External"/><Relationship Id="rId96" Type="http://schemas.openxmlformats.org/officeDocument/2006/relationships/hyperlink" Target="http://codex.wordpress.org/Plugin_API/Filter_Reference" TargetMode="External"/><Relationship Id="rId161" Type="http://schemas.openxmlformats.org/officeDocument/2006/relationships/hyperlink" Target="http://yourblog.com/wp-admin/options-general.php" TargetMode="External"/><Relationship Id="rId217" Type="http://schemas.openxmlformats.org/officeDocument/2006/relationships/hyperlink" Target="https://developer.wordpress.org/themes/customize-api/" TargetMode="External"/><Relationship Id="rId399" Type="http://schemas.openxmlformats.org/officeDocument/2006/relationships/hyperlink" Target="https://api.jquery.com/insertBefore/" TargetMode="External"/><Relationship Id="rId564" Type="http://schemas.openxmlformats.org/officeDocument/2006/relationships/hyperlink" Target="https://api.jquery.com/jQuery.isEmptyObject/" TargetMode="External"/><Relationship Id="rId259" Type="http://schemas.openxmlformats.org/officeDocument/2006/relationships/image" Target="media/image6.gif"/><Relationship Id="rId424" Type="http://schemas.openxmlformats.org/officeDocument/2006/relationships/hyperlink" Target="https://api.jquery.com/next/" TargetMode="External"/><Relationship Id="rId466" Type="http://schemas.openxmlformats.org/officeDocument/2006/relationships/hyperlink" Target="https://api.jquery.com/mouseenter/" TargetMode="External"/><Relationship Id="rId23" Type="http://schemas.openxmlformats.org/officeDocument/2006/relationships/hyperlink" Target="https://adambrown.info/p/wp_hooks/hook/register_form" TargetMode="External"/><Relationship Id="rId119" Type="http://schemas.openxmlformats.org/officeDocument/2006/relationships/hyperlink" Target="https://developer.wordpress.org/themes/functionality/administration-menus/" TargetMode="External"/><Relationship Id="rId270" Type="http://schemas.openxmlformats.org/officeDocument/2006/relationships/hyperlink" Target="https://www.sqlite.org/draft/syntax/over-clause.html" TargetMode="External"/><Relationship Id="rId326" Type="http://schemas.openxmlformats.org/officeDocument/2006/relationships/hyperlink" Target="https://api.jquery.com/attribute-ends-with-selector/" TargetMode="External"/><Relationship Id="rId533" Type="http://schemas.openxmlformats.org/officeDocument/2006/relationships/hyperlink" Target="https://api.jquery.com/jQuery.noConflict/" TargetMode="External"/><Relationship Id="rId65" Type="http://schemas.openxmlformats.org/officeDocument/2006/relationships/hyperlink" Target="https://codex.wordpress.org/Function_Reference/do_action_ref_array" TargetMode="External"/><Relationship Id="rId130" Type="http://schemas.openxmlformats.org/officeDocument/2006/relationships/hyperlink" Target="https://codex.wordpress.org/Function_Reference/add_dashboard_page" TargetMode="External"/><Relationship Id="rId368" Type="http://schemas.openxmlformats.org/officeDocument/2006/relationships/hyperlink" Target="https://api.jquery.com/removeClass/" TargetMode="External"/><Relationship Id="rId575" Type="http://schemas.openxmlformats.org/officeDocument/2006/relationships/hyperlink" Target="https://api.jquery.com/jQuery.parseHTML/" TargetMode="External"/><Relationship Id="rId172" Type="http://schemas.openxmlformats.org/officeDocument/2006/relationships/hyperlink" Target="https://developer.wordpress.org/themes/getting-started/wordpress-licensing-the-gpl/" TargetMode="External"/><Relationship Id="rId228" Type="http://schemas.openxmlformats.org/officeDocument/2006/relationships/hyperlink" Target="https://developer.wordpress.org/themes/theme-privacy/" TargetMode="External"/><Relationship Id="rId435" Type="http://schemas.openxmlformats.org/officeDocument/2006/relationships/hyperlink" Target="https://api.jquery.com/resize/" TargetMode="External"/><Relationship Id="rId477" Type="http://schemas.openxmlformats.org/officeDocument/2006/relationships/hyperlink" Target="https://api.jquery.com/event.isImmediatePropagationStopped/" TargetMode="External"/><Relationship Id="rId600" Type="http://schemas.openxmlformats.org/officeDocument/2006/relationships/hyperlink" Target="https://api.jquery.com/callbacks.fired/" TargetMode="External"/><Relationship Id="rId281" Type="http://schemas.openxmlformats.org/officeDocument/2006/relationships/hyperlink" Target="https://www.sqlite.org/draft/syntax/ordering-term.html" TargetMode="External"/><Relationship Id="rId337" Type="http://schemas.openxmlformats.org/officeDocument/2006/relationships/hyperlink" Target="https://api.jquery.com/nth-last-child-selector/" TargetMode="External"/><Relationship Id="rId502" Type="http://schemas.openxmlformats.org/officeDocument/2006/relationships/hyperlink" Target="https://api.jquery.com/jQuery.fx.off/" TargetMode="External"/><Relationship Id="rId34" Type="http://schemas.openxmlformats.org/officeDocument/2006/relationships/hyperlink" Target="https://gist.github.com/mahisalman/111eb23fef027b1b048b" TargetMode="External"/><Relationship Id="rId76" Type="http://schemas.openxmlformats.org/officeDocument/2006/relationships/hyperlink" Target="http://codex.wordpress.org/Plugin_API/Action_Reference" TargetMode="External"/><Relationship Id="rId141" Type="http://schemas.openxmlformats.org/officeDocument/2006/relationships/hyperlink" Target="https://developer.wordpress.org/themes/functionality/administration-menus/" TargetMode="External"/><Relationship Id="rId379" Type="http://schemas.openxmlformats.org/officeDocument/2006/relationships/hyperlink" Target="https://api.jquery.com/scrollLeft/" TargetMode="External"/><Relationship Id="rId544" Type="http://schemas.openxmlformats.org/officeDocument/2006/relationships/hyperlink" Target="https://api.jquery.com/deferred.notifyWith/" TargetMode="External"/><Relationship Id="rId586" Type="http://schemas.openxmlformats.org/officeDocument/2006/relationships/hyperlink" Target="https://api.jquery.com/size/" TargetMode="External"/><Relationship Id="rId7" Type="http://schemas.openxmlformats.org/officeDocument/2006/relationships/hyperlink" Target="https://developer.wordpress.org/themes/basics/organizing-theme-files/" TargetMode="External"/><Relationship Id="rId183" Type="http://schemas.openxmlformats.org/officeDocument/2006/relationships/hyperlink" Target="https://developer.wordpress.org/themes/basics/theme-functions/" TargetMode="External"/><Relationship Id="rId239" Type="http://schemas.openxmlformats.org/officeDocument/2006/relationships/hyperlink" Target="https://developer.wordpress.org/themes/release/theme-review-guidelines/" TargetMode="External"/><Relationship Id="rId390" Type="http://schemas.openxmlformats.org/officeDocument/2006/relationships/hyperlink" Target="https://api.jquery.com/append/" TargetMode="External"/><Relationship Id="rId404" Type="http://schemas.openxmlformats.org/officeDocument/2006/relationships/hyperlink" Target="https://api.jquery.com/replaceAll/" TargetMode="External"/><Relationship Id="rId446" Type="http://schemas.openxmlformats.org/officeDocument/2006/relationships/hyperlink" Target="https://api.jquery.com/one/" TargetMode="External"/><Relationship Id="rId250" Type="http://schemas.openxmlformats.org/officeDocument/2006/relationships/hyperlink" Target="http://hookr.io/4.7.4/shortcodes/" TargetMode="External"/><Relationship Id="rId292" Type="http://schemas.openxmlformats.org/officeDocument/2006/relationships/hyperlink" Target="https://www.sqlite.org/draft/syntax/table-or-subquery.html" TargetMode="External"/><Relationship Id="rId306" Type="http://schemas.openxmlformats.org/officeDocument/2006/relationships/hyperlink" Target="https://api.jquery.com/even-selector/" TargetMode="External"/><Relationship Id="rId488" Type="http://schemas.openxmlformats.org/officeDocument/2006/relationships/hyperlink" Target="https://api.jquery.com/event.target/" TargetMode="External"/><Relationship Id="rId45" Type="http://schemas.openxmlformats.org/officeDocument/2006/relationships/hyperlink" Target="https://codex.wordpress.org/Conditional_Tags" TargetMode="External"/><Relationship Id="rId87" Type="http://schemas.openxmlformats.org/officeDocument/2006/relationships/hyperlink" Target="http://codex.wordpress.org/Plugin_API/Filter_Reference" TargetMode="External"/><Relationship Id="rId110" Type="http://schemas.openxmlformats.org/officeDocument/2006/relationships/hyperlink" Target="https://developer.wordpress.org/themes/functionality/sidebars/" TargetMode="External"/><Relationship Id="rId348" Type="http://schemas.openxmlformats.org/officeDocument/2006/relationships/hyperlink" Target="https://api.jquery.com/file-selector/" TargetMode="External"/><Relationship Id="rId513" Type="http://schemas.openxmlformats.org/officeDocument/2006/relationships/hyperlink" Target="https://api.jquery.com/slideUp/" TargetMode="External"/><Relationship Id="rId555" Type="http://schemas.openxmlformats.org/officeDocument/2006/relationships/hyperlink" Target="https://api.jquery.com/jQuery.boxModel/" TargetMode="External"/><Relationship Id="rId597" Type="http://schemas.openxmlformats.org/officeDocument/2006/relationships/hyperlink" Target="https://api.jquery.com/callbacks.disabled/" TargetMode="External"/><Relationship Id="rId152" Type="http://schemas.openxmlformats.org/officeDocument/2006/relationships/hyperlink" Target="https://developer.wordpress.org/themes/functionality/administration-menus/" TargetMode="External"/><Relationship Id="rId194" Type="http://schemas.openxmlformats.org/officeDocument/2006/relationships/hyperlink" Target="https://developer.wordpress.org/themes/template-files-section/partial-and-miscellaneous-template-files/comment-template/" TargetMode="External"/><Relationship Id="rId208" Type="http://schemas.openxmlformats.org/officeDocument/2006/relationships/hyperlink" Target="https://developer.wordpress.org/themes/functionality/media/" TargetMode="External"/><Relationship Id="rId415" Type="http://schemas.openxmlformats.org/officeDocument/2006/relationships/hyperlink" Target="https://api.jquery.com/add/" TargetMode="External"/><Relationship Id="rId457" Type="http://schemas.openxmlformats.org/officeDocument/2006/relationships/hyperlink" Target="https://api.jquery.com/submit/" TargetMode="External"/><Relationship Id="rId261" Type="http://schemas.openxmlformats.org/officeDocument/2006/relationships/image" Target="media/image8.png"/><Relationship Id="rId499" Type="http://schemas.openxmlformats.org/officeDocument/2006/relationships/hyperlink" Target="https://api.jquery.com/jQuery.dequeue/" TargetMode="External"/><Relationship Id="rId14" Type="http://schemas.openxmlformats.org/officeDocument/2006/relationships/hyperlink" Target="http://www.php.net/extract" TargetMode="External"/><Relationship Id="rId56" Type="http://schemas.openxmlformats.org/officeDocument/2006/relationships/hyperlink" Target="https://codex.wordpress.org/Function_Reference/apply_filters" TargetMode="External"/><Relationship Id="rId317" Type="http://schemas.openxmlformats.org/officeDocument/2006/relationships/hyperlink" Target="https://api.jquery.com/contains-selector/" TargetMode="External"/><Relationship Id="rId359" Type="http://schemas.openxmlformats.org/officeDocument/2006/relationships/hyperlink" Target="https://api.jquery.com/removeAttr/" TargetMode="External"/><Relationship Id="rId524" Type="http://schemas.openxmlformats.org/officeDocument/2006/relationships/hyperlink" Target="https://api.jquery.com/jQuery.ajaxPrefilter/" TargetMode="External"/><Relationship Id="rId566" Type="http://schemas.openxmlformats.org/officeDocument/2006/relationships/hyperlink" Target="https://api.jquery.com/jQuery.isNumeric/" TargetMode="External"/><Relationship Id="rId98" Type="http://schemas.openxmlformats.org/officeDocument/2006/relationships/hyperlink" Target="http://codex.wordpress.org/Plugin_API/Filter_Reference" TargetMode="External"/><Relationship Id="rId121" Type="http://schemas.openxmlformats.org/officeDocument/2006/relationships/hyperlink" Target="https://developer.wordpress.org/themes/functionality/administration-menus/" TargetMode="External"/><Relationship Id="rId163" Type="http://schemas.openxmlformats.org/officeDocument/2006/relationships/hyperlink" Target="http://yourblog.com/wp-admin/options-reading.php" TargetMode="External"/><Relationship Id="rId219" Type="http://schemas.openxmlformats.org/officeDocument/2006/relationships/hyperlink" Target="https://developer.wordpress.org/themes/customize-api/tools-for-improved-user-experience/" TargetMode="External"/><Relationship Id="rId370" Type="http://schemas.openxmlformats.org/officeDocument/2006/relationships/hyperlink" Target="https://api.jquery.com/height/" TargetMode="External"/><Relationship Id="rId426" Type="http://schemas.openxmlformats.org/officeDocument/2006/relationships/hyperlink" Target="https://api.jquery.com/nextUntil/" TargetMode="External"/><Relationship Id="rId230" Type="http://schemas.openxmlformats.org/officeDocument/2006/relationships/hyperlink" Target="https://developer.wordpress.org/themes/advanced-topics/child-themes/" TargetMode="External"/><Relationship Id="rId468" Type="http://schemas.openxmlformats.org/officeDocument/2006/relationships/hyperlink" Target="https://api.jquery.com/mousemove/" TargetMode="External"/><Relationship Id="rId25" Type="http://schemas.openxmlformats.org/officeDocument/2006/relationships/hyperlink" Target="https://adambrown.info/p/wp_hooks/hook/register_new_user" TargetMode="External"/><Relationship Id="rId67" Type="http://schemas.openxmlformats.org/officeDocument/2006/relationships/hyperlink" Target="https://codex.wordpress.org/Function_Reference/remove_action" TargetMode="External"/><Relationship Id="rId272" Type="http://schemas.openxmlformats.org/officeDocument/2006/relationships/hyperlink" Target="https://www.sqlite.org/draft/syntax/raise-function.html" TargetMode="External"/><Relationship Id="rId328" Type="http://schemas.openxmlformats.org/officeDocument/2006/relationships/hyperlink" Target="https://api.jquery.com/attribute-not-equal-selector/" TargetMode="External"/><Relationship Id="rId535" Type="http://schemas.openxmlformats.org/officeDocument/2006/relationships/hyperlink" Target="https://api.jquery.com/jQuery.holdReady/" TargetMode="External"/><Relationship Id="rId577" Type="http://schemas.openxmlformats.org/officeDocument/2006/relationships/hyperlink" Target="https://api.jquery.com/jQuery.parseXML/" TargetMode="External"/><Relationship Id="rId132" Type="http://schemas.openxmlformats.org/officeDocument/2006/relationships/hyperlink" Target="https://codex.wordpress.org/Function_Reference/add_media_page" TargetMode="External"/><Relationship Id="rId174" Type="http://schemas.openxmlformats.org/officeDocument/2006/relationships/hyperlink" Target="https://developer.wordpress.org/themes/getting-started/theme-development-examples/" TargetMode="External"/><Relationship Id="rId381" Type="http://schemas.openxmlformats.org/officeDocument/2006/relationships/hyperlink" Target="https://api.jquery.com/jQuery.data/" TargetMode="External"/><Relationship Id="rId602" Type="http://schemas.openxmlformats.org/officeDocument/2006/relationships/hyperlink" Target="https://api.jquery.com/callbacks.has/" TargetMode="External"/><Relationship Id="rId241" Type="http://schemas.openxmlformats.org/officeDocument/2006/relationships/hyperlink" Target="https://developer.wordpress.org/themes/release/submitting-your-theme-to-wordpress-org/" TargetMode="External"/><Relationship Id="rId437" Type="http://schemas.openxmlformats.org/officeDocument/2006/relationships/hyperlink" Target="https://api.jquery.com/load-event/" TargetMode="External"/><Relationship Id="rId479" Type="http://schemas.openxmlformats.org/officeDocument/2006/relationships/hyperlink" Target="https://api.jquery.com/event.metaKey/" TargetMode="External"/><Relationship Id="rId36" Type="http://schemas.openxmlformats.org/officeDocument/2006/relationships/hyperlink" Target="https://codex.wordpress.org/Conditional_Tags" TargetMode="External"/><Relationship Id="rId283" Type="http://schemas.openxmlformats.org/officeDocument/2006/relationships/hyperlink" Target="https://www.sqlite.org/draft/syntax/result-column.html" TargetMode="External"/><Relationship Id="rId339" Type="http://schemas.openxmlformats.org/officeDocument/2006/relationships/hyperlink" Target="https://api.jquery.com/nth-of-type-selector/" TargetMode="External"/><Relationship Id="rId490" Type="http://schemas.openxmlformats.org/officeDocument/2006/relationships/hyperlink" Target="https://api.jquery.com/event.type/" TargetMode="External"/><Relationship Id="rId504" Type="http://schemas.openxmlformats.org/officeDocument/2006/relationships/hyperlink" Target="https://api.jquery.com/queue/" TargetMode="External"/><Relationship Id="rId546" Type="http://schemas.openxmlformats.org/officeDocument/2006/relationships/hyperlink" Target="https://api.jquery.com/deferred.progress/" TargetMode="External"/><Relationship Id="rId78" Type="http://schemas.openxmlformats.org/officeDocument/2006/relationships/hyperlink" Target="http://codex.wordpress.org/Plugin_API/Action_Reference" TargetMode="External"/><Relationship Id="rId101" Type="http://schemas.openxmlformats.org/officeDocument/2006/relationships/hyperlink" Target="http://codex.wordpress.org/Plugin_API/Filter_Reference" TargetMode="External"/><Relationship Id="rId143" Type="http://schemas.openxmlformats.org/officeDocument/2006/relationships/hyperlink" Target="https://codex.wordpress.org/Function_Reference/add_action" TargetMode="External"/><Relationship Id="rId185" Type="http://schemas.openxmlformats.org/officeDocument/2006/relationships/hyperlink" Target="https://developer.wordpress.org/themes/basics/including-css-javascript/" TargetMode="External"/><Relationship Id="rId350" Type="http://schemas.openxmlformats.org/officeDocument/2006/relationships/hyperlink" Target="https://api.jquery.com/input-selector/" TargetMode="External"/><Relationship Id="rId406" Type="http://schemas.openxmlformats.org/officeDocument/2006/relationships/hyperlink" Target="https://api.jquery.com/eq/" TargetMode="External"/><Relationship Id="rId588" Type="http://schemas.openxmlformats.org/officeDocument/2006/relationships/hyperlink" Target="https://api.jquery.com/jquery-2/" TargetMode="External"/><Relationship Id="rId9" Type="http://schemas.openxmlformats.org/officeDocument/2006/relationships/hyperlink" Target="https://github.com/seothemes/genesis-starter-theme" TargetMode="External"/><Relationship Id="rId210" Type="http://schemas.openxmlformats.org/officeDocument/2006/relationships/hyperlink" Target="https://developer.wordpress.org/themes/functionality/media/images/" TargetMode="External"/><Relationship Id="rId392" Type="http://schemas.openxmlformats.org/officeDocument/2006/relationships/hyperlink" Target="https://api.jquery.com/html/" TargetMode="External"/><Relationship Id="rId448" Type="http://schemas.openxmlformats.org/officeDocument/2006/relationships/hyperlink" Target="https://api.jquery.com/triggerHandler/" TargetMode="External"/><Relationship Id="rId252" Type="http://schemas.openxmlformats.org/officeDocument/2006/relationships/hyperlink" Target="https://hotexamples.com/examples/-/-/add_theme_page/php-add_theme_page-function-examples.html" TargetMode="External"/><Relationship Id="rId294" Type="http://schemas.openxmlformats.org/officeDocument/2006/relationships/hyperlink" Target="http://jquery.com/" TargetMode="External"/><Relationship Id="rId308" Type="http://schemas.openxmlformats.org/officeDocument/2006/relationships/hyperlink" Target="https://api.jquery.com/gt-selector/" TargetMode="External"/><Relationship Id="rId515" Type="http://schemas.openxmlformats.org/officeDocument/2006/relationships/hyperlink" Target="https://api.jquery.com/ajaxError/" TargetMode="External"/><Relationship Id="rId47" Type="http://schemas.openxmlformats.org/officeDocument/2006/relationships/hyperlink" Target="https://codex.wordpress.org/Conditional_Tags" TargetMode="External"/><Relationship Id="rId89" Type="http://schemas.openxmlformats.org/officeDocument/2006/relationships/hyperlink" Target="http://codex.wordpress.org/Plugin_API/Filter_Reference" TargetMode="External"/><Relationship Id="rId112" Type="http://schemas.openxmlformats.org/officeDocument/2006/relationships/hyperlink" Target="https://developer.wordpress.org/themes/functionality/sidebars/" TargetMode="External"/><Relationship Id="rId154" Type="http://schemas.openxmlformats.org/officeDocument/2006/relationships/hyperlink" Target="https://developer.wordpress.org/themes/functionality/administration-menus/" TargetMode="External"/><Relationship Id="rId361" Type="http://schemas.openxmlformats.org/officeDocument/2006/relationships/hyperlink" Target="https://api.jquery.com/val/" TargetMode="External"/><Relationship Id="rId557" Type="http://schemas.openxmlformats.org/officeDocument/2006/relationships/hyperlink" Target="https://api.jquery.com/jQuery.contains/" TargetMode="External"/><Relationship Id="rId599" Type="http://schemas.openxmlformats.org/officeDocument/2006/relationships/hyperlink" Target="https://api.jquery.com/callbacks.fire/" TargetMode="External"/><Relationship Id="rId196" Type="http://schemas.openxmlformats.org/officeDocument/2006/relationships/hyperlink" Target="https://developer.wordpress.org/themes/functionality/404-pages/" TargetMode="External"/><Relationship Id="rId417" Type="http://schemas.openxmlformats.org/officeDocument/2006/relationships/hyperlink" Target="https://api.jquery.com/andSelf/" TargetMode="External"/><Relationship Id="rId459" Type="http://schemas.openxmlformats.org/officeDocument/2006/relationships/hyperlink" Target="https://api.jquery.com/keypress/" TargetMode="External"/><Relationship Id="rId16" Type="http://schemas.openxmlformats.org/officeDocument/2006/relationships/hyperlink" Target="http://www.php.net/array" TargetMode="External"/><Relationship Id="rId221" Type="http://schemas.openxmlformats.org/officeDocument/2006/relationships/hyperlink" Target="https://developer.wordpress.org/themes/customize-api/javascriptunderscore-js-rendered-custom-controls/" TargetMode="External"/><Relationship Id="rId263" Type="http://schemas.openxmlformats.org/officeDocument/2006/relationships/image" Target="media/image9.png"/><Relationship Id="rId319" Type="http://schemas.openxmlformats.org/officeDocument/2006/relationships/hyperlink" Target="https://api.jquery.com/has-selector/" TargetMode="External"/><Relationship Id="rId470" Type="http://schemas.openxmlformats.org/officeDocument/2006/relationships/hyperlink" Target="https://api.jquery.com/mouseover/" TargetMode="External"/><Relationship Id="rId526" Type="http://schemas.openxmlformats.org/officeDocument/2006/relationships/hyperlink" Target="https://api.jquery.com/jQuery.ajaxTransport/" TargetMode="External"/><Relationship Id="rId58" Type="http://schemas.openxmlformats.org/officeDocument/2006/relationships/hyperlink" Target="https://codex.wordpress.org/Function_Reference/current_filter" TargetMode="External"/><Relationship Id="rId123" Type="http://schemas.openxmlformats.org/officeDocument/2006/relationships/hyperlink" Target="https://codex.wordpress.org/Function_Reference/add_object_page" TargetMode="External"/><Relationship Id="rId330" Type="http://schemas.openxmlformats.org/officeDocument/2006/relationships/hyperlink" Target="https://api.jquery.com/has-attribute-selector/" TargetMode="External"/><Relationship Id="rId568" Type="http://schemas.openxmlformats.org/officeDocument/2006/relationships/hyperlink" Target="https://api.jquery.com/jQuery.isWindow/" TargetMode="External"/><Relationship Id="rId165" Type="http://schemas.openxmlformats.org/officeDocument/2006/relationships/hyperlink" Target="http://yourblog.com/wp-admin/options-media.php" TargetMode="External"/><Relationship Id="rId372" Type="http://schemas.openxmlformats.org/officeDocument/2006/relationships/hyperlink" Target="https://api.jquery.com/innerWidth/" TargetMode="External"/><Relationship Id="rId428" Type="http://schemas.openxmlformats.org/officeDocument/2006/relationships/hyperlink" Target="https://api.jquery.com/parents/" TargetMode="External"/><Relationship Id="rId211" Type="http://schemas.openxmlformats.org/officeDocument/2006/relationships/hyperlink" Target="https://developer.wordpress.org/themes/functionality/media/galleries/" TargetMode="External"/><Relationship Id="rId232" Type="http://schemas.openxmlformats.org/officeDocument/2006/relationships/hyperlink" Target="https://developer.wordpress.org/themes/advanced-topics/javascript-best-practices/" TargetMode="External"/><Relationship Id="rId253" Type="http://schemas.openxmlformats.org/officeDocument/2006/relationships/hyperlink" Target="https://webdesignerwall.com/tutorials/building-custom-wordpress-theme" TargetMode="External"/><Relationship Id="rId274" Type="http://schemas.openxmlformats.org/officeDocument/2006/relationships/hyperlink" Target="https://www.sqlite.org/draft/syntax/select-stmt.html" TargetMode="External"/><Relationship Id="rId295" Type="http://schemas.openxmlformats.org/officeDocument/2006/relationships/hyperlink" Target="https://api.jquery.com/all-selector/" TargetMode="External"/><Relationship Id="rId309" Type="http://schemas.openxmlformats.org/officeDocument/2006/relationships/hyperlink" Target="https://api.jquery.com/header-selector/" TargetMode="External"/><Relationship Id="rId460" Type="http://schemas.openxmlformats.org/officeDocument/2006/relationships/hyperlink" Target="https://api.jquery.com/keyup/" TargetMode="External"/><Relationship Id="rId481" Type="http://schemas.openxmlformats.org/officeDocument/2006/relationships/hyperlink" Target="https://api.jquery.com/event.pageX/" TargetMode="External"/><Relationship Id="rId516" Type="http://schemas.openxmlformats.org/officeDocument/2006/relationships/hyperlink" Target="https://api.jquery.com/ajaxSend/" TargetMode="External"/><Relationship Id="rId27" Type="http://schemas.openxmlformats.org/officeDocument/2006/relationships/hyperlink" Target="https://adambrown.info/p/wp_hooks/hook/register_post_type_args" TargetMode="External"/><Relationship Id="rId48" Type="http://schemas.openxmlformats.org/officeDocument/2006/relationships/hyperlink" Target="https://pippinsplugins.com/a-quick-introduction-to-using-filters/" TargetMode="External"/><Relationship Id="rId69" Type="http://schemas.openxmlformats.org/officeDocument/2006/relationships/hyperlink" Target="https://codex.wordpress.org/Function_Reference/doing_action" TargetMode="External"/><Relationship Id="rId113" Type="http://schemas.openxmlformats.org/officeDocument/2006/relationships/hyperlink" Target="https://developer.wordpress.org/themes/functionality/sidebars/" TargetMode="External"/><Relationship Id="rId134" Type="http://schemas.openxmlformats.org/officeDocument/2006/relationships/hyperlink" Target="https://codex.wordpress.org/Function_Reference/add_pages_page" TargetMode="External"/><Relationship Id="rId320" Type="http://schemas.openxmlformats.org/officeDocument/2006/relationships/hyperlink" Target="https://api.jquery.com/parent-selector/" TargetMode="External"/><Relationship Id="rId537" Type="http://schemas.openxmlformats.org/officeDocument/2006/relationships/hyperlink" Target="https://api.jquery.com/jQuery.Deferred/" TargetMode="External"/><Relationship Id="rId558" Type="http://schemas.openxmlformats.org/officeDocument/2006/relationships/hyperlink" Target="https://api.jquery.com/jQuery.each/" TargetMode="External"/><Relationship Id="rId579" Type="http://schemas.openxmlformats.org/officeDocument/2006/relationships/hyperlink" Target="https://api.jquery.com/jQuery.support/" TargetMode="External"/><Relationship Id="rId80" Type="http://schemas.openxmlformats.org/officeDocument/2006/relationships/hyperlink" Target="http://codex.wordpress.org/Plugin_API/Action_Reference" TargetMode="External"/><Relationship Id="rId155" Type="http://schemas.openxmlformats.org/officeDocument/2006/relationships/hyperlink" Target="https://developer.wordpress.org/themes/functionality/administration-menus/" TargetMode="External"/><Relationship Id="rId176" Type="http://schemas.openxmlformats.org/officeDocument/2006/relationships/hyperlink" Target="https://developer.wordpress.org/themes/basics/template-files/" TargetMode="External"/><Relationship Id="rId197" Type="http://schemas.openxmlformats.org/officeDocument/2006/relationships/hyperlink" Target="https://developer.wordpress.org/themes/functionality/" TargetMode="External"/><Relationship Id="rId341" Type="http://schemas.openxmlformats.org/officeDocument/2006/relationships/hyperlink" Target="https://api.jquery.com/only-of-type-selector/" TargetMode="External"/><Relationship Id="rId362" Type="http://schemas.openxmlformats.org/officeDocument/2006/relationships/hyperlink" Target="https://api.jquery.com/addClass/" TargetMode="External"/><Relationship Id="rId383" Type="http://schemas.openxmlformats.org/officeDocument/2006/relationships/hyperlink" Target="https://api.jquery.com/jQuery.hasData/" TargetMode="External"/><Relationship Id="rId418" Type="http://schemas.openxmlformats.org/officeDocument/2006/relationships/hyperlink" Target="https://api.jquery.com/contents/" TargetMode="External"/><Relationship Id="rId439" Type="http://schemas.openxmlformats.org/officeDocument/2006/relationships/hyperlink" Target="https://api.jquery.com/unload/" TargetMode="External"/><Relationship Id="rId590" Type="http://schemas.openxmlformats.org/officeDocument/2006/relationships/hyperlink" Target="https://api.jquery.com/jQuery.error/" TargetMode="External"/><Relationship Id="rId604" Type="http://schemas.openxmlformats.org/officeDocument/2006/relationships/hyperlink" Target="https://api.jquery.com/callbacks.locked/" TargetMode="External"/><Relationship Id="rId201" Type="http://schemas.openxmlformats.org/officeDocument/2006/relationships/hyperlink" Target="https://developer.wordpress.org/themes/functionality/custom-logo/" TargetMode="External"/><Relationship Id="rId222" Type="http://schemas.openxmlformats.org/officeDocument/2006/relationships/hyperlink" Target="https://developer.wordpress.org/themes/customize-api/advanced-usage/" TargetMode="External"/><Relationship Id="rId243" Type="http://schemas.openxmlformats.org/officeDocument/2006/relationships/hyperlink" Target="https://developer.wordpress.org/themes/references/list-of-template-tags/" TargetMode="External"/><Relationship Id="rId264" Type="http://schemas.openxmlformats.org/officeDocument/2006/relationships/hyperlink" Target="https://www.sqlite.org/draft/lang_expr.html" TargetMode="External"/><Relationship Id="rId285" Type="http://schemas.openxmlformats.org/officeDocument/2006/relationships/hyperlink" Target="https://www.sqlite.org/draft/syntax/table-or-subquery.html" TargetMode="External"/><Relationship Id="rId450" Type="http://schemas.openxmlformats.org/officeDocument/2006/relationships/hyperlink" Target="https://api.jquery.com/undelegate/" TargetMode="External"/><Relationship Id="rId471" Type="http://schemas.openxmlformats.org/officeDocument/2006/relationships/hyperlink" Target="https://api.jquery.com/mouseup/" TargetMode="External"/><Relationship Id="rId506" Type="http://schemas.openxmlformats.org/officeDocument/2006/relationships/hyperlink" Target="https://api.jquery.com/stop/" TargetMode="External"/><Relationship Id="rId17" Type="http://schemas.openxmlformats.org/officeDocument/2006/relationships/hyperlink" Target="https://mycyberuniverse.com/loading-scripts-on-wordpress-admin-pages.html" TargetMode="External"/><Relationship Id="rId38" Type="http://schemas.openxmlformats.org/officeDocument/2006/relationships/hyperlink" Target="https://codex.wordpress.org/Conditional_Tags" TargetMode="External"/><Relationship Id="rId59" Type="http://schemas.openxmlformats.org/officeDocument/2006/relationships/hyperlink" Target="https://codex.wordpress.org/Function_Reference/remove_filter" TargetMode="External"/><Relationship Id="rId103" Type="http://schemas.openxmlformats.org/officeDocument/2006/relationships/hyperlink" Target="http://codex.wordpress.org/Plugin_API/Filter_Reference" TargetMode="External"/><Relationship Id="rId124" Type="http://schemas.openxmlformats.org/officeDocument/2006/relationships/hyperlink" Target="https://codex.wordpress.org/Function_Reference/add_utility_page" TargetMode="External"/><Relationship Id="rId310" Type="http://schemas.openxmlformats.org/officeDocument/2006/relationships/hyperlink" Target="https://api.jquery.com/lang-selector/" TargetMode="External"/><Relationship Id="rId492" Type="http://schemas.openxmlformats.org/officeDocument/2006/relationships/hyperlink" Target="https://api.jquery.com/hide/" TargetMode="External"/><Relationship Id="rId527" Type="http://schemas.openxmlformats.org/officeDocument/2006/relationships/hyperlink" Target="https://api.jquery.com/jQuery.get/" TargetMode="External"/><Relationship Id="rId548" Type="http://schemas.openxmlformats.org/officeDocument/2006/relationships/hyperlink" Target="https://api.jquery.com/deferred.reject/" TargetMode="External"/><Relationship Id="rId569" Type="http://schemas.openxmlformats.org/officeDocument/2006/relationships/hyperlink" Target="https://api.jquery.com/jQuery.isXMLDoc/" TargetMode="External"/><Relationship Id="rId70" Type="http://schemas.openxmlformats.org/officeDocument/2006/relationships/hyperlink" Target="https://codex.wordpress.org/Function_Reference/register_activation_hook" TargetMode="External"/><Relationship Id="rId91" Type="http://schemas.openxmlformats.org/officeDocument/2006/relationships/hyperlink" Target="http://codex.wordpress.org/Plugin_API/Filter_Reference" TargetMode="External"/><Relationship Id="rId145" Type="http://schemas.openxmlformats.org/officeDocument/2006/relationships/hyperlink" Target="https://developer.wordpress.org/reference/functions/add_action/" TargetMode="External"/><Relationship Id="rId166" Type="http://schemas.openxmlformats.org/officeDocument/2006/relationships/hyperlink" Target="http://yourblog.com/wp-admin/options-privacy.php" TargetMode="External"/><Relationship Id="rId187" Type="http://schemas.openxmlformats.org/officeDocument/2006/relationships/hyperlink" Target="https://developer.wordpress.org/themes/basics/categories-tags-custom-taxonomies/" TargetMode="External"/><Relationship Id="rId331" Type="http://schemas.openxmlformats.org/officeDocument/2006/relationships/hyperlink" Target="https://api.jquery.com/multiple-attribute-selector/" TargetMode="External"/><Relationship Id="rId352" Type="http://schemas.openxmlformats.org/officeDocument/2006/relationships/hyperlink" Target="https://api.jquery.com/radio-selector/" TargetMode="External"/><Relationship Id="rId373" Type="http://schemas.openxmlformats.org/officeDocument/2006/relationships/hyperlink" Target="https://api.jquery.com/outerHeight/" TargetMode="External"/><Relationship Id="rId394" Type="http://schemas.openxmlformats.org/officeDocument/2006/relationships/hyperlink" Target="https://api.jquery.com/prependTo/" TargetMode="External"/><Relationship Id="rId408" Type="http://schemas.openxmlformats.org/officeDocument/2006/relationships/hyperlink" Target="https://api.jquery.com/first/" TargetMode="External"/><Relationship Id="rId429" Type="http://schemas.openxmlformats.org/officeDocument/2006/relationships/hyperlink" Target="https://api.jquery.com/parentsUntil/" TargetMode="External"/><Relationship Id="rId580" Type="http://schemas.openxmlformats.org/officeDocument/2006/relationships/hyperlink" Target="https://api.jquery.com/jQuery.trim/" TargetMode="External"/><Relationship Id="rId1" Type="http://schemas.openxmlformats.org/officeDocument/2006/relationships/numbering" Target="numbering.xml"/><Relationship Id="rId212" Type="http://schemas.openxmlformats.org/officeDocument/2006/relationships/hyperlink" Target="https://developer.wordpress.org/themes/functionality/media/video/" TargetMode="External"/><Relationship Id="rId233" Type="http://schemas.openxmlformats.org/officeDocument/2006/relationships/hyperlink" Target="https://developer.wordpress.org/themes/advanced-topics/theme-testing/" TargetMode="External"/><Relationship Id="rId254" Type="http://schemas.openxmlformats.org/officeDocument/2006/relationships/hyperlink" Target="https://premium.wpmudev.org/blog/wordpress-theme-customizer-guide/" TargetMode="External"/><Relationship Id="rId440" Type="http://schemas.openxmlformats.org/officeDocument/2006/relationships/hyperlink" Target="https://api.jquery.com/bind/" TargetMode="External"/><Relationship Id="rId28" Type="http://schemas.openxmlformats.org/officeDocument/2006/relationships/hyperlink" Target="https://adambrown.info/p/wp_hooks/hook/register_setting_args" TargetMode="External"/><Relationship Id="rId49" Type="http://schemas.openxmlformats.org/officeDocument/2006/relationships/hyperlink" Target="http://codex.wordpress.org/Glossary" TargetMode="External"/><Relationship Id="rId114" Type="http://schemas.openxmlformats.org/officeDocument/2006/relationships/hyperlink" Target="https://developer.wordpress.org/themes/functionality/sidebars/" TargetMode="External"/><Relationship Id="rId275" Type="http://schemas.openxmlformats.org/officeDocument/2006/relationships/hyperlink" Target="https://www.sqlite.org/draft/syntax/common-table-expression.html" TargetMode="External"/><Relationship Id="rId296" Type="http://schemas.openxmlformats.org/officeDocument/2006/relationships/hyperlink" Target="https://api.jquery.com/class-selector/" TargetMode="External"/><Relationship Id="rId300" Type="http://schemas.openxmlformats.org/officeDocument/2006/relationships/hyperlink" Target="https://api.jquery.com/child-selector/" TargetMode="External"/><Relationship Id="rId461" Type="http://schemas.openxmlformats.org/officeDocument/2006/relationships/hyperlink" Target="https://api.jquery.com/click/" TargetMode="External"/><Relationship Id="rId482" Type="http://schemas.openxmlformats.org/officeDocument/2006/relationships/hyperlink" Target="https://api.jquery.com/event.pageY/" TargetMode="External"/><Relationship Id="rId517" Type="http://schemas.openxmlformats.org/officeDocument/2006/relationships/hyperlink" Target="https://api.jquery.com/ajaxStart/" TargetMode="External"/><Relationship Id="rId538" Type="http://schemas.openxmlformats.org/officeDocument/2006/relationships/hyperlink" Target="https://api.jquery.com/deferred.always/" TargetMode="External"/><Relationship Id="rId559" Type="http://schemas.openxmlformats.org/officeDocument/2006/relationships/hyperlink" Target="https://api.jquery.com/jQuery.extend/" TargetMode="External"/><Relationship Id="rId60" Type="http://schemas.openxmlformats.org/officeDocument/2006/relationships/hyperlink" Target="https://codex.wordpress.org/Function_Reference/remove_all_filters" TargetMode="External"/><Relationship Id="rId81" Type="http://schemas.openxmlformats.org/officeDocument/2006/relationships/hyperlink" Target="http://codex.wordpress.org/Plugin_API/Action_Reference" TargetMode="External"/><Relationship Id="rId135" Type="http://schemas.openxmlformats.org/officeDocument/2006/relationships/hyperlink" Target="https://codex.wordpress.org/Function_Reference/add_comments_page" TargetMode="External"/><Relationship Id="rId156" Type="http://schemas.openxmlformats.org/officeDocument/2006/relationships/hyperlink" Target="https://developer.wordpress.org/themes/functionality/administration-menus/" TargetMode="External"/><Relationship Id="rId177" Type="http://schemas.openxmlformats.org/officeDocument/2006/relationships/hyperlink" Target="https://developer.wordpress.org/themes/basics/main-stylesheet-style-css/" TargetMode="External"/><Relationship Id="rId198" Type="http://schemas.openxmlformats.org/officeDocument/2006/relationships/hyperlink" Target="https://developer.wordpress.org/themes/functionality/core-supported/" TargetMode="External"/><Relationship Id="rId321" Type="http://schemas.openxmlformats.org/officeDocument/2006/relationships/hyperlink" Target="https://api.jquery.com/hidden-selector/" TargetMode="External"/><Relationship Id="rId342" Type="http://schemas.openxmlformats.org/officeDocument/2006/relationships/hyperlink" Target="https://api.jquery.com/button-selector/" TargetMode="External"/><Relationship Id="rId363" Type="http://schemas.openxmlformats.org/officeDocument/2006/relationships/hyperlink" Target="https://api.jquery.com/css/" TargetMode="External"/><Relationship Id="rId384" Type="http://schemas.openxmlformats.org/officeDocument/2006/relationships/hyperlink" Target="https://api.jquery.com/jQuery.removeData/" TargetMode="External"/><Relationship Id="rId419" Type="http://schemas.openxmlformats.org/officeDocument/2006/relationships/hyperlink" Target="https://api.jquery.com/each/" TargetMode="External"/><Relationship Id="rId570" Type="http://schemas.openxmlformats.org/officeDocument/2006/relationships/hyperlink" Target="https://api.jquery.com/jQuery.makeArray/" TargetMode="External"/><Relationship Id="rId591" Type="http://schemas.openxmlformats.org/officeDocument/2006/relationships/hyperlink" Target="https://api.jquery.com/length/" TargetMode="External"/><Relationship Id="rId605" Type="http://schemas.openxmlformats.org/officeDocument/2006/relationships/hyperlink" Target="https://api.jquery.com/callbacks.remove/" TargetMode="External"/><Relationship Id="rId202" Type="http://schemas.openxmlformats.org/officeDocument/2006/relationships/hyperlink" Target="https://developer.wordpress.org/themes/functionality/post-formats/" TargetMode="External"/><Relationship Id="rId223" Type="http://schemas.openxmlformats.org/officeDocument/2006/relationships/hyperlink" Target="https://developer.wordpress.org/themes/theme-security/" TargetMode="External"/><Relationship Id="rId244" Type="http://schemas.openxmlformats.org/officeDocument/2006/relationships/hyperlink" Target="https://developer.wordpress.org/themes/references/list-of-conditional-tags/" TargetMode="External"/><Relationship Id="rId430" Type="http://schemas.openxmlformats.org/officeDocument/2006/relationships/hyperlink" Target="https://api.jquery.com/prev/" TargetMode="External"/><Relationship Id="rId18" Type="http://schemas.openxmlformats.org/officeDocument/2006/relationships/hyperlink" Target="https://hotexamples.com/examples/-/-/add_theme_page/php-add_theme_page-function-examples.html" TargetMode="External"/><Relationship Id="rId39" Type="http://schemas.openxmlformats.org/officeDocument/2006/relationships/hyperlink" Target="https://codex.wordpress.org/Conditional_Tags" TargetMode="External"/><Relationship Id="rId265" Type="http://schemas.openxmlformats.org/officeDocument/2006/relationships/image" Target="media/image10.gif"/><Relationship Id="rId286" Type="http://schemas.openxmlformats.org/officeDocument/2006/relationships/hyperlink" Target="https://www.sqlite.org/draft/syntax/window-defn.html" TargetMode="External"/><Relationship Id="rId451" Type="http://schemas.openxmlformats.org/officeDocument/2006/relationships/hyperlink" Target="https://api.jquery.com/blur/" TargetMode="External"/><Relationship Id="rId472" Type="http://schemas.openxmlformats.org/officeDocument/2006/relationships/hyperlink" Target="https://api.jquery.com/toggle-event/" TargetMode="External"/><Relationship Id="rId493" Type="http://schemas.openxmlformats.org/officeDocument/2006/relationships/hyperlink" Target="https://api.jquery.com/show/" TargetMode="External"/><Relationship Id="rId507" Type="http://schemas.openxmlformats.org/officeDocument/2006/relationships/hyperlink" Target="https://api.jquery.com/fadeIn/" TargetMode="External"/><Relationship Id="rId528" Type="http://schemas.openxmlformats.org/officeDocument/2006/relationships/hyperlink" Target="https://api.jquery.com/jQuery.getJSON/" TargetMode="External"/><Relationship Id="rId549" Type="http://schemas.openxmlformats.org/officeDocument/2006/relationships/hyperlink" Target="https://api.jquery.com/deferred.rejectWith/" TargetMode="External"/><Relationship Id="rId50" Type="http://schemas.openxmlformats.org/officeDocument/2006/relationships/hyperlink" Target="https://codex.wordpress.org/Plugin_API/Action_Reference" TargetMode="External"/><Relationship Id="rId104" Type="http://schemas.openxmlformats.org/officeDocument/2006/relationships/hyperlink" Target="http://codex.wordpress.org/Plugin_API/Filter_Reference" TargetMode="External"/><Relationship Id="rId125" Type="http://schemas.openxmlformats.org/officeDocument/2006/relationships/hyperlink" Target="https://codex.wordpress.org/Function_Reference/remove_menu_page" TargetMode="External"/><Relationship Id="rId146" Type="http://schemas.openxmlformats.org/officeDocument/2006/relationships/hyperlink" Target="https://codex.wordpress.org/Plugin_API/Action_Reference" TargetMode="External"/><Relationship Id="rId167" Type="http://schemas.openxmlformats.org/officeDocument/2006/relationships/hyperlink" Target="http://yourblog.com/wp-admin/options-permalink.php" TargetMode="External"/><Relationship Id="rId188" Type="http://schemas.openxmlformats.org/officeDocument/2006/relationships/hyperlink" Target="https://developer.wordpress.org/themes/template-files-section/" TargetMode="External"/><Relationship Id="rId311" Type="http://schemas.openxmlformats.org/officeDocument/2006/relationships/hyperlink" Target="https://api.jquery.com/last-selector/" TargetMode="External"/><Relationship Id="rId332" Type="http://schemas.openxmlformats.org/officeDocument/2006/relationships/hyperlink" Target="https://api.jquery.com/first-child-selector/" TargetMode="External"/><Relationship Id="rId353" Type="http://schemas.openxmlformats.org/officeDocument/2006/relationships/hyperlink" Target="https://api.jquery.com/reset-selector/" TargetMode="External"/><Relationship Id="rId374" Type="http://schemas.openxmlformats.org/officeDocument/2006/relationships/hyperlink" Target="https://api.jquery.com/outerWidth/" TargetMode="External"/><Relationship Id="rId395" Type="http://schemas.openxmlformats.org/officeDocument/2006/relationships/hyperlink" Target="https://api.jquery.com/text/" TargetMode="External"/><Relationship Id="rId409" Type="http://schemas.openxmlformats.org/officeDocument/2006/relationships/hyperlink" Target="https://api.jquery.com/has/" TargetMode="External"/><Relationship Id="rId560" Type="http://schemas.openxmlformats.org/officeDocument/2006/relationships/hyperlink" Target="https://api.jquery.com/jQuery.globalEval/" TargetMode="External"/><Relationship Id="rId581" Type="http://schemas.openxmlformats.org/officeDocument/2006/relationships/hyperlink" Target="https://api.jquery.com/jQuery.type/" TargetMode="External"/><Relationship Id="rId71" Type="http://schemas.openxmlformats.org/officeDocument/2006/relationships/hyperlink" Target="https://codex.wordpress.org/Function_Reference/register_uninstall_hook" TargetMode="External"/><Relationship Id="rId92" Type="http://schemas.openxmlformats.org/officeDocument/2006/relationships/hyperlink" Target="http://codex.wordpress.org/Plugin_API/Filter_Reference" TargetMode="External"/><Relationship Id="rId213" Type="http://schemas.openxmlformats.org/officeDocument/2006/relationships/hyperlink" Target="https://developer.wordpress.org/themes/functionality/featured-images-post-thumbnails/" TargetMode="External"/><Relationship Id="rId234" Type="http://schemas.openxmlformats.org/officeDocument/2006/relationships/hyperlink" Target="https://developer.wordpress.org/themes/advanced-topics/validating-your-theme/" TargetMode="External"/><Relationship Id="rId420" Type="http://schemas.openxmlformats.org/officeDocument/2006/relationships/hyperlink" Target="https://api.jquery.com/end/" TargetMode="External"/><Relationship Id="rId2" Type="http://schemas.openxmlformats.org/officeDocument/2006/relationships/styles" Target="styles.xml"/><Relationship Id="rId29" Type="http://schemas.openxmlformats.org/officeDocument/2006/relationships/hyperlink" Target="https://adambrown.info/p/wp_hooks/hook/register_sidebar" TargetMode="External"/><Relationship Id="rId255" Type="http://schemas.openxmlformats.org/officeDocument/2006/relationships/image" Target="media/image3.jpeg"/><Relationship Id="rId276" Type="http://schemas.openxmlformats.org/officeDocument/2006/relationships/image" Target="media/image15.gif"/><Relationship Id="rId297" Type="http://schemas.openxmlformats.org/officeDocument/2006/relationships/hyperlink" Target="https://api.jquery.com/element-selector/" TargetMode="External"/><Relationship Id="rId441" Type="http://schemas.openxmlformats.org/officeDocument/2006/relationships/hyperlink" Target="https://api.jquery.com/delegate/" TargetMode="External"/><Relationship Id="rId462" Type="http://schemas.openxmlformats.org/officeDocument/2006/relationships/hyperlink" Target="https://api.jquery.com/contextmenu/" TargetMode="External"/><Relationship Id="rId483" Type="http://schemas.openxmlformats.org/officeDocument/2006/relationships/hyperlink" Target="https://api.jquery.com/event.preventDefault/" TargetMode="External"/><Relationship Id="rId518" Type="http://schemas.openxmlformats.org/officeDocument/2006/relationships/hyperlink" Target="https://api.jquery.com/ajaxStop/" TargetMode="External"/><Relationship Id="rId539" Type="http://schemas.openxmlformats.org/officeDocument/2006/relationships/hyperlink" Target="https://api.jquery.com/deferred.done/" TargetMode="External"/><Relationship Id="rId40" Type="http://schemas.openxmlformats.org/officeDocument/2006/relationships/hyperlink" Target="https://codex.wordpress.org/Conditional_Tags" TargetMode="External"/><Relationship Id="rId115" Type="http://schemas.openxmlformats.org/officeDocument/2006/relationships/hyperlink" Target="https://developer.wordpress.org/themes/functionality/sidebars/" TargetMode="External"/><Relationship Id="rId136" Type="http://schemas.openxmlformats.org/officeDocument/2006/relationships/hyperlink" Target="https://codex.wordpress.org/Function_Reference/add_theme_page" TargetMode="External"/><Relationship Id="rId157" Type="http://schemas.openxmlformats.org/officeDocument/2006/relationships/hyperlink" Target="https://codex.wordpress.org/Settings_API" TargetMode="External"/><Relationship Id="rId178" Type="http://schemas.openxmlformats.org/officeDocument/2006/relationships/hyperlink" Target="https://developer.wordpress.org/themes/basics/post-types/" TargetMode="External"/><Relationship Id="rId301" Type="http://schemas.openxmlformats.org/officeDocument/2006/relationships/hyperlink" Target="https://api.jquery.com/descendant-selector/" TargetMode="External"/><Relationship Id="rId322" Type="http://schemas.openxmlformats.org/officeDocument/2006/relationships/hyperlink" Target="https://api.jquery.com/visible-selector/" TargetMode="External"/><Relationship Id="rId343" Type="http://schemas.openxmlformats.org/officeDocument/2006/relationships/hyperlink" Target="https://api.jquery.com/checkbox-selector/" TargetMode="External"/><Relationship Id="rId364" Type="http://schemas.openxmlformats.org/officeDocument/2006/relationships/hyperlink" Target="https://api.jquery.com/jQuery.cssHooks/" TargetMode="External"/><Relationship Id="rId550" Type="http://schemas.openxmlformats.org/officeDocument/2006/relationships/hyperlink" Target="https://api.jquery.com/deferred.resolve/" TargetMode="External"/><Relationship Id="rId61" Type="http://schemas.openxmlformats.org/officeDocument/2006/relationships/hyperlink" Target="https://codex.wordpress.org/Function_Reference/doing_filter" TargetMode="External"/><Relationship Id="rId82" Type="http://schemas.openxmlformats.org/officeDocument/2006/relationships/hyperlink" Target="http://codex.wordpress.org/Plugin_API/Action_Reference" TargetMode="External"/><Relationship Id="rId199" Type="http://schemas.openxmlformats.org/officeDocument/2006/relationships/hyperlink" Target="https://developer.wordpress.org/themes/functionality/administration-menus/" TargetMode="External"/><Relationship Id="rId203" Type="http://schemas.openxmlformats.org/officeDocument/2006/relationships/hyperlink" Target="https://developer.wordpress.org/themes/functionality/sticky-posts/" TargetMode="External"/><Relationship Id="rId385" Type="http://schemas.openxmlformats.org/officeDocument/2006/relationships/hyperlink" Target="https://api.jquery.com/removeData/" TargetMode="External"/><Relationship Id="rId571" Type="http://schemas.openxmlformats.org/officeDocument/2006/relationships/hyperlink" Target="https://api.jquery.com/jQuery.map/" TargetMode="External"/><Relationship Id="rId592" Type="http://schemas.openxmlformats.org/officeDocument/2006/relationships/hyperlink" Target="https://api.jquery.com/pushStack/" TargetMode="External"/><Relationship Id="rId606" Type="http://schemas.openxmlformats.org/officeDocument/2006/relationships/hyperlink" Target="http://docs.emmet.io/" TargetMode="External"/><Relationship Id="rId19" Type="http://schemas.openxmlformats.org/officeDocument/2006/relationships/hyperlink" Target="https://metabox.io/how-to-create-custom-meta-boxes-custom-fields-in-wordpress/" TargetMode="External"/><Relationship Id="rId224" Type="http://schemas.openxmlformats.org/officeDocument/2006/relationships/hyperlink" Target="https://developer.wordpress.org/themes/theme-security/data-sanitization-escaping/" TargetMode="External"/><Relationship Id="rId245" Type="http://schemas.openxmlformats.org/officeDocument/2006/relationships/hyperlink" Target="http://www.wpbeginner.com/wp-themes/default-wordpress-generated-css-cheat-sheet-for-beginners/" TargetMode="External"/><Relationship Id="rId266" Type="http://schemas.openxmlformats.org/officeDocument/2006/relationships/hyperlink" Target="https://www.sqlite.org/draft/syntax/filter-clause.html" TargetMode="External"/><Relationship Id="rId287" Type="http://schemas.openxmlformats.org/officeDocument/2006/relationships/image" Target="media/image20.gif"/><Relationship Id="rId410" Type="http://schemas.openxmlformats.org/officeDocument/2006/relationships/hyperlink" Target="https://api.jquery.com/is/" TargetMode="External"/><Relationship Id="rId431" Type="http://schemas.openxmlformats.org/officeDocument/2006/relationships/hyperlink" Target="https://api.jquery.com/prevAll/" TargetMode="External"/><Relationship Id="rId452" Type="http://schemas.openxmlformats.org/officeDocument/2006/relationships/hyperlink" Target="https://api.jquery.com/change/" TargetMode="External"/><Relationship Id="rId473" Type="http://schemas.openxmlformats.org/officeDocument/2006/relationships/hyperlink" Target="https://api.jquery.com/event.currentTarget/" TargetMode="External"/><Relationship Id="rId494" Type="http://schemas.openxmlformats.org/officeDocument/2006/relationships/hyperlink" Target="https://api.jquery.com/toggle/" TargetMode="External"/><Relationship Id="rId508" Type="http://schemas.openxmlformats.org/officeDocument/2006/relationships/hyperlink" Target="https://api.jquery.com/fadeOut/" TargetMode="External"/><Relationship Id="rId529" Type="http://schemas.openxmlformats.org/officeDocument/2006/relationships/hyperlink" Target="https://api.jquery.com/jQuery.getScript/" TargetMode="External"/><Relationship Id="rId30" Type="http://schemas.openxmlformats.org/officeDocument/2006/relationships/hyperlink" Target="https://adambrown.info/p/wp_hooks/hook/register_taxonomy_args" TargetMode="External"/><Relationship Id="rId105" Type="http://schemas.openxmlformats.org/officeDocument/2006/relationships/hyperlink" Target="http://codex.wordpress.org/Plugin_API/Filter_Reference" TargetMode="External"/><Relationship Id="rId126" Type="http://schemas.openxmlformats.org/officeDocument/2006/relationships/hyperlink" Target="https://developer.wordpress.org/themes/functionality/administration-menus/" TargetMode="External"/><Relationship Id="rId147" Type="http://schemas.openxmlformats.org/officeDocument/2006/relationships/hyperlink" Target="https://developer.wordpress.org/themes/functionality/administration-menus/" TargetMode="External"/><Relationship Id="rId168" Type="http://schemas.openxmlformats.org/officeDocument/2006/relationships/hyperlink" Target="https://developer.wordpress.org/themes/getting-started/" TargetMode="External"/><Relationship Id="rId312" Type="http://schemas.openxmlformats.org/officeDocument/2006/relationships/hyperlink" Target="https://api.jquery.com/lt-selector/" TargetMode="External"/><Relationship Id="rId333" Type="http://schemas.openxmlformats.org/officeDocument/2006/relationships/hyperlink" Target="https://api.jquery.com/first-of-type-selector/" TargetMode="External"/><Relationship Id="rId354" Type="http://schemas.openxmlformats.org/officeDocument/2006/relationships/hyperlink" Target="https://api.jquery.com/selected-selector/" TargetMode="External"/><Relationship Id="rId540" Type="http://schemas.openxmlformats.org/officeDocument/2006/relationships/hyperlink" Target="https://api.jquery.com/deferred.fail/" TargetMode="External"/><Relationship Id="rId51" Type="http://schemas.openxmlformats.org/officeDocument/2006/relationships/hyperlink" Target="http://codex.wordpress.org/Glossary" TargetMode="External"/><Relationship Id="rId72" Type="http://schemas.openxmlformats.org/officeDocument/2006/relationships/hyperlink" Target="https://codex.wordpress.org/Function_Reference/register_deactivation_hook" TargetMode="External"/><Relationship Id="rId93" Type="http://schemas.openxmlformats.org/officeDocument/2006/relationships/hyperlink" Target="http://codex.wordpress.org/Plugin_API/Filter_Reference" TargetMode="External"/><Relationship Id="rId189" Type="http://schemas.openxmlformats.org/officeDocument/2006/relationships/hyperlink" Target="https://developer.wordpress.org/themes/template-files-section/post-template-files/" TargetMode="External"/><Relationship Id="rId375" Type="http://schemas.openxmlformats.org/officeDocument/2006/relationships/hyperlink" Target="https://api.jquery.com/width/" TargetMode="External"/><Relationship Id="rId396" Type="http://schemas.openxmlformats.org/officeDocument/2006/relationships/hyperlink" Target="https://api.jquery.com/after/" TargetMode="External"/><Relationship Id="rId561" Type="http://schemas.openxmlformats.org/officeDocument/2006/relationships/hyperlink" Target="https://api.jquery.com/jQuery.grep/" TargetMode="External"/><Relationship Id="rId582" Type="http://schemas.openxmlformats.org/officeDocument/2006/relationships/hyperlink" Target="https://api.jquery.com/jQuery.unique/" TargetMode="External"/><Relationship Id="rId3" Type="http://schemas.openxmlformats.org/officeDocument/2006/relationships/settings" Target="settings.xml"/><Relationship Id="rId214" Type="http://schemas.openxmlformats.org/officeDocument/2006/relationships/hyperlink" Target="https://developer.wordpress.org/themes/functionality/internationalization/" TargetMode="External"/><Relationship Id="rId235" Type="http://schemas.openxmlformats.org/officeDocument/2006/relationships/hyperlink" Target="https://developer.wordpress.org/themes/advanced-topics/plugin-api-hooks/" TargetMode="External"/><Relationship Id="rId256" Type="http://schemas.openxmlformats.org/officeDocument/2006/relationships/image" Target="media/image4.jpeg"/><Relationship Id="rId277" Type="http://schemas.openxmlformats.org/officeDocument/2006/relationships/hyperlink" Target="https://www.sqlite.org/draft/syntax/compound-operator.html" TargetMode="External"/><Relationship Id="rId298" Type="http://schemas.openxmlformats.org/officeDocument/2006/relationships/hyperlink" Target="https://api.jquery.com/id-selector/" TargetMode="External"/><Relationship Id="rId400" Type="http://schemas.openxmlformats.org/officeDocument/2006/relationships/hyperlink" Target="https://api.jquery.com/detach/" TargetMode="External"/><Relationship Id="rId421" Type="http://schemas.openxmlformats.org/officeDocument/2006/relationships/hyperlink" Target="https://api.jquery.com/children/" TargetMode="External"/><Relationship Id="rId442" Type="http://schemas.openxmlformats.org/officeDocument/2006/relationships/hyperlink" Target="https://api.jquery.com/die/" TargetMode="External"/><Relationship Id="rId463" Type="http://schemas.openxmlformats.org/officeDocument/2006/relationships/hyperlink" Target="https://api.jquery.com/dblclick/" TargetMode="External"/><Relationship Id="rId484" Type="http://schemas.openxmlformats.org/officeDocument/2006/relationships/hyperlink" Target="https://api.jquery.com/event.relatedTarget/" TargetMode="External"/><Relationship Id="rId519" Type="http://schemas.openxmlformats.org/officeDocument/2006/relationships/hyperlink" Target="https://api.jquery.com/ajaxSuccess/" TargetMode="External"/><Relationship Id="rId116" Type="http://schemas.openxmlformats.org/officeDocument/2006/relationships/hyperlink" Target="https://developer.wordpress.org/themes/functionality/sidebars/" TargetMode="External"/><Relationship Id="rId137" Type="http://schemas.openxmlformats.org/officeDocument/2006/relationships/hyperlink" Target="https://codex.wordpress.org/Function_Reference/add_plugins_page" TargetMode="External"/><Relationship Id="rId158" Type="http://schemas.openxmlformats.org/officeDocument/2006/relationships/hyperlink" Target="https://codex.wordpress.org/I18n_for_WordPress_Developers" TargetMode="External"/><Relationship Id="rId302" Type="http://schemas.openxmlformats.org/officeDocument/2006/relationships/hyperlink" Target="https://api.jquery.com/next-adjacent-Selector/" TargetMode="External"/><Relationship Id="rId323" Type="http://schemas.openxmlformats.org/officeDocument/2006/relationships/hyperlink" Target="https://api.jquery.com/attribute-contains-prefix-selector/" TargetMode="External"/><Relationship Id="rId344" Type="http://schemas.openxmlformats.org/officeDocument/2006/relationships/hyperlink" Target="https://api.jquery.com/checked-selector/" TargetMode="External"/><Relationship Id="rId530" Type="http://schemas.openxmlformats.org/officeDocument/2006/relationships/hyperlink" Target="https://api.jquery.com/jQuery.post/" TargetMode="External"/><Relationship Id="rId20" Type="http://schemas.openxmlformats.org/officeDocument/2006/relationships/hyperlink" Target="https://adambrown.info/p/wp_hooks/hook/registered_post_type" TargetMode="External"/><Relationship Id="rId41" Type="http://schemas.openxmlformats.org/officeDocument/2006/relationships/hyperlink" Target="https://codex.wordpress.org/Function_Reference/is_admin" TargetMode="External"/><Relationship Id="rId62" Type="http://schemas.openxmlformats.org/officeDocument/2006/relationships/hyperlink" Target="https://codex.wordpress.org/Function_Reference/has_action" TargetMode="External"/><Relationship Id="rId83" Type="http://schemas.openxmlformats.org/officeDocument/2006/relationships/hyperlink" Target="http://codex.wordpress.org/Plugin_API/Action_Reference" TargetMode="External"/><Relationship Id="rId179" Type="http://schemas.openxmlformats.org/officeDocument/2006/relationships/hyperlink" Target="https://developer.wordpress.org/themes/basics/organizing-theme-files/" TargetMode="External"/><Relationship Id="rId365" Type="http://schemas.openxmlformats.org/officeDocument/2006/relationships/hyperlink" Target="https://api.jquery.com/jQuery.cssNumber/" TargetMode="External"/><Relationship Id="rId386" Type="http://schemas.openxmlformats.org/officeDocument/2006/relationships/hyperlink" Target="https://api.jquery.com/clone/" TargetMode="External"/><Relationship Id="rId551" Type="http://schemas.openxmlformats.org/officeDocument/2006/relationships/hyperlink" Target="https://api.jquery.com/deferred.resolveWith/" TargetMode="External"/><Relationship Id="rId572" Type="http://schemas.openxmlformats.org/officeDocument/2006/relationships/hyperlink" Target="https://api.jquery.com/jQuery.merge/" TargetMode="External"/><Relationship Id="rId593" Type="http://schemas.openxmlformats.org/officeDocument/2006/relationships/hyperlink" Target="https://api.jquery.com/selector/" TargetMode="External"/><Relationship Id="rId607" Type="http://schemas.openxmlformats.org/officeDocument/2006/relationships/hyperlink" Target="https://docs.emmet.io/cheat-sheet/" TargetMode="External"/><Relationship Id="rId190" Type="http://schemas.openxmlformats.org/officeDocument/2006/relationships/hyperlink" Target="https://developer.wordpress.org/themes/template-files-section/page-template-files/" TargetMode="External"/><Relationship Id="rId204" Type="http://schemas.openxmlformats.org/officeDocument/2006/relationships/hyperlink" Target="https://developer.wordpress.org/themes/functionality/sidebars/" TargetMode="External"/><Relationship Id="rId225" Type="http://schemas.openxmlformats.org/officeDocument/2006/relationships/hyperlink" Target="https://developer.wordpress.org/themes/theme-security/data-validation/" TargetMode="External"/><Relationship Id="rId246" Type="http://schemas.openxmlformats.org/officeDocument/2006/relationships/image" Target="media/image2.png"/><Relationship Id="rId267" Type="http://schemas.openxmlformats.org/officeDocument/2006/relationships/image" Target="media/image11.gif"/><Relationship Id="rId288" Type="http://schemas.openxmlformats.org/officeDocument/2006/relationships/hyperlink" Target="https://www.sqlite.org/draft/syntax/type-name.html" TargetMode="External"/><Relationship Id="rId411" Type="http://schemas.openxmlformats.org/officeDocument/2006/relationships/hyperlink" Target="https://api.jquery.com/last/" TargetMode="External"/><Relationship Id="rId432" Type="http://schemas.openxmlformats.org/officeDocument/2006/relationships/hyperlink" Target="https://api.jquery.com/prevUntil/" TargetMode="External"/><Relationship Id="rId453" Type="http://schemas.openxmlformats.org/officeDocument/2006/relationships/hyperlink" Target="https://api.jquery.com/focus/" TargetMode="External"/><Relationship Id="rId474" Type="http://schemas.openxmlformats.org/officeDocument/2006/relationships/hyperlink" Target="https://api.jquery.com/event.delegateTarget/" TargetMode="External"/><Relationship Id="rId509" Type="http://schemas.openxmlformats.org/officeDocument/2006/relationships/hyperlink" Target="https://api.jquery.com/fadeTo/" TargetMode="External"/><Relationship Id="rId106" Type="http://schemas.openxmlformats.org/officeDocument/2006/relationships/hyperlink" Target="http://codex.wordpress.org/Function_Reference/add_filter" TargetMode="External"/><Relationship Id="rId127" Type="http://schemas.openxmlformats.org/officeDocument/2006/relationships/hyperlink" Target="https://codex.wordpress.org/Function_Reference/add_submenu_page" TargetMode="External"/><Relationship Id="rId313" Type="http://schemas.openxmlformats.org/officeDocument/2006/relationships/hyperlink" Target="https://api.jquery.com/not-selector/" TargetMode="External"/><Relationship Id="rId495" Type="http://schemas.openxmlformats.org/officeDocument/2006/relationships/hyperlink" Target="https://api.jquery.com/animate/" TargetMode="External"/><Relationship Id="rId10" Type="http://schemas.openxmlformats.org/officeDocument/2006/relationships/hyperlink" Target="https://wpsites.net/genesis-hooks/" TargetMode="External"/><Relationship Id="rId31" Type="http://schemas.openxmlformats.org/officeDocument/2006/relationships/hyperlink" Target="https://adambrown.info/p/wp_hooks/hook/register_url" TargetMode="External"/><Relationship Id="rId52" Type="http://schemas.openxmlformats.org/officeDocument/2006/relationships/hyperlink" Target="https://codex.wordpress.org/Plugin_API/Filter_Reference" TargetMode="External"/><Relationship Id="rId73" Type="http://schemas.openxmlformats.org/officeDocument/2006/relationships/hyperlink" Target="https://blog.teamtreehouse.com/hooks-wordpress-actions-filters-examples" TargetMode="External"/><Relationship Id="rId94" Type="http://schemas.openxmlformats.org/officeDocument/2006/relationships/hyperlink" Target="http://codex.wordpress.org/Plugin_API/Filter_Reference" TargetMode="External"/><Relationship Id="rId148" Type="http://schemas.openxmlformats.org/officeDocument/2006/relationships/hyperlink" Target="https://codex.wordpress.org/Glossary" TargetMode="External"/><Relationship Id="rId169" Type="http://schemas.openxmlformats.org/officeDocument/2006/relationships/hyperlink" Target="https://developer.wordpress.org/themes/getting-started/" TargetMode="External"/><Relationship Id="rId334" Type="http://schemas.openxmlformats.org/officeDocument/2006/relationships/hyperlink" Target="https://api.jquery.com/last-child-selector/" TargetMode="External"/><Relationship Id="rId355" Type="http://schemas.openxmlformats.org/officeDocument/2006/relationships/hyperlink" Target="https://api.jquery.com/submit-selector/" TargetMode="External"/><Relationship Id="rId376" Type="http://schemas.openxmlformats.org/officeDocument/2006/relationships/hyperlink" Target="https://api.jquery.com/offset/" TargetMode="External"/><Relationship Id="rId397" Type="http://schemas.openxmlformats.org/officeDocument/2006/relationships/hyperlink" Target="https://api.jquery.com/before/" TargetMode="External"/><Relationship Id="rId520" Type="http://schemas.openxmlformats.org/officeDocument/2006/relationships/hyperlink" Target="https://api.jquery.com/jQuery.param/" TargetMode="External"/><Relationship Id="rId541" Type="http://schemas.openxmlformats.org/officeDocument/2006/relationships/hyperlink" Target="https://api.jquery.com/deferred.isRejected/" TargetMode="External"/><Relationship Id="rId562" Type="http://schemas.openxmlformats.org/officeDocument/2006/relationships/hyperlink" Target="https://api.jquery.com/jQuery.inArray/" TargetMode="External"/><Relationship Id="rId583" Type="http://schemas.openxmlformats.org/officeDocument/2006/relationships/hyperlink" Target="https://api.jquery.com/jQuery.uniqueSort/" TargetMode="External"/><Relationship Id="rId4" Type="http://schemas.openxmlformats.org/officeDocument/2006/relationships/webSettings" Target="webSettings.xml"/><Relationship Id="rId180" Type="http://schemas.openxmlformats.org/officeDocument/2006/relationships/hyperlink" Target="https://developer.wordpress.org/themes/basics/template-hierarchy/" TargetMode="External"/><Relationship Id="rId215" Type="http://schemas.openxmlformats.org/officeDocument/2006/relationships/hyperlink" Target="https://developer.wordpress.org/themes/functionality/localization/" TargetMode="External"/><Relationship Id="rId236" Type="http://schemas.openxmlformats.org/officeDocument/2006/relationships/hyperlink" Target="https://developer.wordpress.org/themes/release/" TargetMode="External"/><Relationship Id="rId257" Type="http://schemas.openxmlformats.org/officeDocument/2006/relationships/image" Target="media/image5.png"/><Relationship Id="rId278" Type="http://schemas.openxmlformats.org/officeDocument/2006/relationships/image" Target="media/image16.gif"/><Relationship Id="rId401" Type="http://schemas.openxmlformats.org/officeDocument/2006/relationships/hyperlink" Target="https://api.jquery.com/empty/" TargetMode="External"/><Relationship Id="rId422" Type="http://schemas.openxmlformats.org/officeDocument/2006/relationships/hyperlink" Target="https://api.jquery.com/closest/" TargetMode="External"/><Relationship Id="rId443" Type="http://schemas.openxmlformats.org/officeDocument/2006/relationships/hyperlink" Target="https://api.jquery.com/live/" TargetMode="External"/><Relationship Id="rId464" Type="http://schemas.openxmlformats.org/officeDocument/2006/relationships/hyperlink" Target="https://api.jquery.com/hover/" TargetMode="External"/><Relationship Id="rId303" Type="http://schemas.openxmlformats.org/officeDocument/2006/relationships/hyperlink" Target="https://api.jquery.com/next-siblings-selector/" TargetMode="External"/><Relationship Id="rId485" Type="http://schemas.openxmlformats.org/officeDocument/2006/relationships/hyperlink" Target="https://api.jquery.com/event.result/" TargetMode="External"/><Relationship Id="rId42" Type="http://schemas.openxmlformats.org/officeDocument/2006/relationships/hyperlink" Target="https://codex.wordpress.org/Function_Reference/is_network_admin" TargetMode="External"/><Relationship Id="rId84" Type="http://schemas.openxmlformats.org/officeDocument/2006/relationships/hyperlink" Target="http://codex.wordpress.org/Plugin_API/Action_Reference" TargetMode="External"/><Relationship Id="rId138" Type="http://schemas.openxmlformats.org/officeDocument/2006/relationships/hyperlink" Target="https://codex.wordpress.org/Function_Reference/add_users_page" TargetMode="External"/><Relationship Id="rId345" Type="http://schemas.openxmlformats.org/officeDocument/2006/relationships/hyperlink" Target="https://api.jquery.com/disabled-selector/" TargetMode="External"/><Relationship Id="rId387" Type="http://schemas.openxmlformats.org/officeDocument/2006/relationships/hyperlink" Target="https://api.jquery.com/wrap/" TargetMode="External"/><Relationship Id="rId510" Type="http://schemas.openxmlformats.org/officeDocument/2006/relationships/hyperlink" Target="https://api.jquery.com/fadeToggle/" TargetMode="External"/><Relationship Id="rId552" Type="http://schemas.openxmlformats.org/officeDocument/2006/relationships/hyperlink" Target="https://api.jquery.com/deferred.state/" TargetMode="External"/><Relationship Id="rId594" Type="http://schemas.openxmlformats.org/officeDocument/2006/relationships/hyperlink" Target="https://api.jquery.com/jQuery.Callbacks/" TargetMode="External"/><Relationship Id="rId608" Type="http://schemas.openxmlformats.org/officeDocument/2006/relationships/hyperlink" Target="http://www/" TargetMode="External"/><Relationship Id="rId191" Type="http://schemas.openxmlformats.org/officeDocument/2006/relationships/hyperlink" Target="https://developer.wordpress.org/themes/template-files-section/attachment-template-files/" TargetMode="External"/><Relationship Id="rId205" Type="http://schemas.openxmlformats.org/officeDocument/2006/relationships/hyperlink" Target="https://developer.wordpress.org/themes/functionality/widgets/" TargetMode="External"/><Relationship Id="rId247" Type="http://schemas.openxmlformats.org/officeDocument/2006/relationships/hyperlink" Target="https://www.wpbeginner.com/wp-themes/how-to-style-wordpress-navigation-menus/" TargetMode="External"/><Relationship Id="rId412" Type="http://schemas.openxmlformats.org/officeDocument/2006/relationships/hyperlink" Target="https://api.jquery.com/map/" TargetMode="External"/><Relationship Id="rId107" Type="http://schemas.openxmlformats.org/officeDocument/2006/relationships/hyperlink" Target="http://codex.wordpress.org/Function_Reference/remove_filter" TargetMode="External"/><Relationship Id="rId289" Type="http://schemas.openxmlformats.org/officeDocument/2006/relationships/image" Target="media/image21.gif"/><Relationship Id="rId454" Type="http://schemas.openxmlformats.org/officeDocument/2006/relationships/hyperlink" Target="https://api.jquery.com/focusin/" TargetMode="External"/><Relationship Id="rId496" Type="http://schemas.openxmlformats.org/officeDocument/2006/relationships/hyperlink" Target="https://api.jquery.com/clearQueue/" TargetMode="External"/><Relationship Id="rId11" Type="http://schemas.openxmlformats.org/officeDocument/2006/relationships/hyperlink" Target="https://felix-arntz.me/blog/types-subtypes-meta-options-data-structures-in-wordpress/" TargetMode="External"/><Relationship Id="rId53" Type="http://schemas.openxmlformats.org/officeDocument/2006/relationships/hyperlink" Target="http://adambrown.info/p/wp_hooks" TargetMode="External"/><Relationship Id="rId149" Type="http://schemas.openxmlformats.org/officeDocument/2006/relationships/hyperlink" Target="https://codex.wordpress.org/Create_A_Network" TargetMode="External"/><Relationship Id="rId314" Type="http://schemas.openxmlformats.org/officeDocument/2006/relationships/hyperlink" Target="https://api.jquery.com/odd-selector/" TargetMode="External"/><Relationship Id="rId356" Type="http://schemas.openxmlformats.org/officeDocument/2006/relationships/hyperlink" Target="https://api.jquery.com/text-selector/" TargetMode="External"/><Relationship Id="rId398" Type="http://schemas.openxmlformats.org/officeDocument/2006/relationships/hyperlink" Target="https://api.jquery.com/insertAfter/" TargetMode="External"/><Relationship Id="rId521" Type="http://schemas.openxmlformats.org/officeDocument/2006/relationships/hyperlink" Target="https://api.jquery.com/serialize/" TargetMode="External"/><Relationship Id="rId563" Type="http://schemas.openxmlformats.org/officeDocument/2006/relationships/hyperlink" Target="https://api.jquery.com/jQuery.isArray/" TargetMode="External"/><Relationship Id="rId95" Type="http://schemas.openxmlformats.org/officeDocument/2006/relationships/hyperlink" Target="http://codex.wordpress.org/Plugin_API/Filter_Reference" TargetMode="External"/><Relationship Id="rId160" Type="http://schemas.openxmlformats.org/officeDocument/2006/relationships/hyperlink" Target="https://wpengineer.com/2139/adding-settings-to-an-existing-page-using-the-settings-api/" TargetMode="External"/><Relationship Id="rId216" Type="http://schemas.openxmlformats.org/officeDocument/2006/relationships/hyperlink" Target="https://developer.wordpress.org/themes/functionality/accessibility/" TargetMode="External"/><Relationship Id="rId423" Type="http://schemas.openxmlformats.org/officeDocument/2006/relationships/hyperlink" Target="https://api.jquery.com/find/" TargetMode="External"/><Relationship Id="rId258" Type="http://schemas.openxmlformats.org/officeDocument/2006/relationships/hyperlink" Target="https://www.w3resource.com/sql/joins/sql-joins.php" TargetMode="External"/><Relationship Id="rId465" Type="http://schemas.openxmlformats.org/officeDocument/2006/relationships/hyperlink" Target="https://api.jquery.com/mousedown/" TargetMode="External"/><Relationship Id="rId22" Type="http://schemas.openxmlformats.org/officeDocument/2006/relationships/hyperlink" Target="https://adambrown.info/p/wp_hooks/hook/registered_taxonomy_for_object_type" TargetMode="External"/><Relationship Id="rId64" Type="http://schemas.openxmlformats.org/officeDocument/2006/relationships/hyperlink" Target="https://codex.wordpress.org/Function_Reference/do_action" TargetMode="External"/><Relationship Id="rId118" Type="http://schemas.openxmlformats.org/officeDocument/2006/relationships/hyperlink" Target="https://themify.me/docs/hooks" TargetMode="External"/><Relationship Id="rId325" Type="http://schemas.openxmlformats.org/officeDocument/2006/relationships/hyperlink" Target="https://api.jquery.com/attribute-contains-word-selector/" TargetMode="External"/><Relationship Id="rId367" Type="http://schemas.openxmlformats.org/officeDocument/2006/relationships/hyperlink" Target="https://api.jquery.com/hasClass/" TargetMode="External"/><Relationship Id="rId532" Type="http://schemas.openxmlformats.org/officeDocument/2006/relationships/hyperlink" Target="https://api.jquery.com/jQuery/" TargetMode="External"/><Relationship Id="rId574" Type="http://schemas.openxmlformats.org/officeDocument/2006/relationships/hyperlink" Target="https://api.jquery.com/jQuery.now/" TargetMode="External"/><Relationship Id="rId171" Type="http://schemas.openxmlformats.org/officeDocument/2006/relationships/hyperlink" Target="https://developer.wordpress.org/themes/getting-started/what-is-a-theme/" TargetMode="External"/><Relationship Id="rId227" Type="http://schemas.openxmlformats.org/officeDocument/2006/relationships/hyperlink" Target="https://developer.wordpress.org/themes/theme-security/common-vulnerabilities/" TargetMode="External"/><Relationship Id="rId269" Type="http://schemas.openxmlformats.org/officeDocument/2006/relationships/image" Target="media/image12.gif"/><Relationship Id="rId434" Type="http://schemas.openxmlformats.org/officeDocument/2006/relationships/hyperlink" Target="https://api.jquery.com/error/" TargetMode="External"/><Relationship Id="rId476" Type="http://schemas.openxmlformats.org/officeDocument/2006/relationships/hyperlink" Target="https://api.jquery.com/event.isDefaultPrevented/" TargetMode="External"/><Relationship Id="rId33" Type="http://schemas.openxmlformats.org/officeDocument/2006/relationships/hyperlink" Target="https://adambrown.info/p/wp_hooks/hook/registration_redirect" TargetMode="External"/><Relationship Id="rId129" Type="http://schemas.openxmlformats.org/officeDocument/2006/relationships/hyperlink" Target="https://developer.wordpress.org/themes/functionality/administration-menus/" TargetMode="External"/><Relationship Id="rId280" Type="http://schemas.openxmlformats.org/officeDocument/2006/relationships/image" Target="media/image17.gif"/><Relationship Id="rId336" Type="http://schemas.openxmlformats.org/officeDocument/2006/relationships/hyperlink" Target="https://api.jquery.com/nth-child-selector/" TargetMode="External"/><Relationship Id="rId501" Type="http://schemas.openxmlformats.org/officeDocument/2006/relationships/hyperlink" Target="https://api.jquery.com/jQuery.fx.interval/" TargetMode="External"/><Relationship Id="rId543" Type="http://schemas.openxmlformats.org/officeDocument/2006/relationships/hyperlink" Target="https://api.jquery.com/deferred.notify/" TargetMode="External"/><Relationship Id="rId75" Type="http://schemas.openxmlformats.org/officeDocument/2006/relationships/hyperlink" Target="https://developer.wordpress.org/reference/" TargetMode="External"/><Relationship Id="rId140" Type="http://schemas.openxmlformats.org/officeDocument/2006/relationships/hyperlink" Target="https://codex.wordpress.org/Function_Reference/add_options_page" TargetMode="External"/><Relationship Id="rId182" Type="http://schemas.openxmlformats.org/officeDocument/2006/relationships/hyperlink" Target="https://developer.wordpress.org/themes/basics/the-loop/" TargetMode="External"/><Relationship Id="rId378" Type="http://schemas.openxmlformats.org/officeDocument/2006/relationships/hyperlink" Target="https://api.jquery.com/position/" TargetMode="External"/><Relationship Id="rId403" Type="http://schemas.openxmlformats.org/officeDocument/2006/relationships/hyperlink" Target="https://api.jquery.com/unwrap/" TargetMode="External"/><Relationship Id="rId585" Type="http://schemas.openxmlformats.org/officeDocument/2006/relationships/hyperlink" Target="https://api.jquery.com/index/" TargetMode="External"/><Relationship Id="rId6" Type="http://schemas.openxmlformats.org/officeDocument/2006/relationships/endnotes" Target="endnotes.xml"/><Relationship Id="rId238" Type="http://schemas.openxmlformats.org/officeDocument/2006/relationships/hyperlink" Target="https://developer.wordpress.org/themes/release/testing/" TargetMode="External"/><Relationship Id="rId445" Type="http://schemas.openxmlformats.org/officeDocument/2006/relationships/hyperlink" Target="https://api.jquery.com/on/" TargetMode="External"/><Relationship Id="rId487" Type="http://schemas.openxmlformats.org/officeDocument/2006/relationships/hyperlink" Target="https://api.jquery.com/event.stopPropagation/" TargetMode="External"/><Relationship Id="rId610" Type="http://schemas.openxmlformats.org/officeDocument/2006/relationships/theme" Target="theme/theme1.xml"/><Relationship Id="rId291" Type="http://schemas.openxmlformats.org/officeDocument/2006/relationships/image" Target="media/image22.gif"/><Relationship Id="rId305" Type="http://schemas.openxmlformats.org/officeDocument/2006/relationships/hyperlink" Target="https://api.jquery.com/eq-selector/" TargetMode="External"/><Relationship Id="rId347" Type="http://schemas.openxmlformats.org/officeDocument/2006/relationships/hyperlink" Target="https://api.jquery.com/focus-selector/" TargetMode="External"/><Relationship Id="rId512" Type="http://schemas.openxmlformats.org/officeDocument/2006/relationships/hyperlink" Target="https://api.jquery.com/slideToggle/" TargetMode="External"/><Relationship Id="rId44" Type="http://schemas.openxmlformats.org/officeDocument/2006/relationships/hyperlink" Target="https://codex.wordpress.org/Function_Reference/is_admin_bar_showing" TargetMode="External"/><Relationship Id="rId86" Type="http://schemas.openxmlformats.org/officeDocument/2006/relationships/hyperlink" Target="http://codex.wordpress.org/Plugin_API/Filter_Reference" TargetMode="External"/><Relationship Id="rId151" Type="http://schemas.openxmlformats.org/officeDocument/2006/relationships/hyperlink" Target="https://developer.wordpress.org/themes/functionality/administration-menus/" TargetMode="External"/><Relationship Id="rId389" Type="http://schemas.openxmlformats.org/officeDocument/2006/relationships/hyperlink" Target="https://api.jquery.com/wrapInner/" TargetMode="External"/><Relationship Id="rId554" Type="http://schemas.openxmlformats.org/officeDocument/2006/relationships/hyperlink" Target="https://api.jquery.com/promise/" TargetMode="External"/><Relationship Id="rId596" Type="http://schemas.openxmlformats.org/officeDocument/2006/relationships/hyperlink" Target="https://api.jquery.com/callbacks.disable/" TargetMode="External"/><Relationship Id="rId193" Type="http://schemas.openxmlformats.org/officeDocument/2006/relationships/hyperlink" Target="https://developer.wordpress.org/themes/template-files-section/partial-and-miscellaneous-template-files/" TargetMode="External"/><Relationship Id="rId207" Type="http://schemas.openxmlformats.org/officeDocument/2006/relationships/hyperlink" Target="https://developer.wordpress.org/themes/functionality/pagination/" TargetMode="External"/><Relationship Id="rId249" Type="http://schemas.openxmlformats.org/officeDocument/2006/relationships/hyperlink" Target="http://hookr.io/" TargetMode="External"/><Relationship Id="rId414" Type="http://schemas.openxmlformats.org/officeDocument/2006/relationships/hyperlink" Target="https://api.jquery.com/slice/" TargetMode="External"/><Relationship Id="rId456" Type="http://schemas.openxmlformats.org/officeDocument/2006/relationships/hyperlink" Target="https://api.jquery.com/select/" TargetMode="External"/><Relationship Id="rId498" Type="http://schemas.openxmlformats.org/officeDocument/2006/relationships/hyperlink" Target="https://api.jquery.com/dequeue/" TargetMode="External"/><Relationship Id="rId13" Type="http://schemas.openxmlformats.org/officeDocument/2006/relationships/hyperlink" Target="https://www.daddydesign.com/wordpress/how-to-add-features-in-wordpress-using-add_theme_support-function/" TargetMode="External"/><Relationship Id="rId109" Type="http://schemas.openxmlformats.org/officeDocument/2006/relationships/hyperlink" Target="http://codex.wordpress.org/Function_Reference/has_filter" TargetMode="External"/><Relationship Id="rId260" Type="http://schemas.openxmlformats.org/officeDocument/2006/relationships/image" Target="media/image7.png"/><Relationship Id="rId316" Type="http://schemas.openxmlformats.org/officeDocument/2006/relationships/hyperlink" Target="https://api.jquery.com/target-selector/" TargetMode="External"/><Relationship Id="rId523" Type="http://schemas.openxmlformats.org/officeDocument/2006/relationships/hyperlink" Target="https://api.jquery.com/jQuery.ajax/" TargetMode="External"/><Relationship Id="rId55" Type="http://schemas.openxmlformats.org/officeDocument/2006/relationships/hyperlink" Target="https://codex.wordpress.org/Function_Reference/add_filter" TargetMode="External"/><Relationship Id="rId97" Type="http://schemas.openxmlformats.org/officeDocument/2006/relationships/hyperlink" Target="http://codex.wordpress.org/Plugin_API/Filter_Reference" TargetMode="External"/><Relationship Id="rId120" Type="http://schemas.openxmlformats.org/officeDocument/2006/relationships/hyperlink" Target="https://developer.wordpress.org/themes/functionality/administration-menus/" TargetMode="External"/><Relationship Id="rId358" Type="http://schemas.openxmlformats.org/officeDocument/2006/relationships/hyperlink" Target="https://api.jquery.com/prop/" TargetMode="External"/><Relationship Id="rId565" Type="http://schemas.openxmlformats.org/officeDocument/2006/relationships/hyperlink" Target="https://api.jquery.com/jQuery.isFunction/" TargetMode="External"/><Relationship Id="rId162" Type="http://schemas.openxmlformats.org/officeDocument/2006/relationships/hyperlink" Target="http://yourblog.com/wp-admin/options-writing.php" TargetMode="External"/><Relationship Id="rId218" Type="http://schemas.openxmlformats.org/officeDocument/2006/relationships/hyperlink" Target="https://developer.wordpress.org/themes/customize-api/customizer-objects/" TargetMode="External"/><Relationship Id="rId425" Type="http://schemas.openxmlformats.org/officeDocument/2006/relationships/hyperlink" Target="https://api.jquery.com/nextAll/" TargetMode="External"/><Relationship Id="rId467" Type="http://schemas.openxmlformats.org/officeDocument/2006/relationships/hyperlink" Target="https://api.jquery.com/mouseleave/" TargetMode="External"/><Relationship Id="rId271" Type="http://schemas.openxmlformats.org/officeDocument/2006/relationships/image" Target="media/image13.gif"/><Relationship Id="rId24" Type="http://schemas.openxmlformats.org/officeDocument/2006/relationships/hyperlink" Target="https://adambrown.info/p/wp_hooks/hook/register_meta_args" TargetMode="External"/><Relationship Id="rId66" Type="http://schemas.openxmlformats.org/officeDocument/2006/relationships/hyperlink" Target="https://codex.wordpress.org/Function_Reference/did_action" TargetMode="External"/><Relationship Id="rId131" Type="http://schemas.openxmlformats.org/officeDocument/2006/relationships/hyperlink" Target="https://codex.wordpress.org/Function_Reference/add_posts_page" TargetMode="External"/><Relationship Id="rId327" Type="http://schemas.openxmlformats.org/officeDocument/2006/relationships/hyperlink" Target="https://api.jquery.com/attribute-equals-selector/" TargetMode="External"/><Relationship Id="rId369" Type="http://schemas.openxmlformats.org/officeDocument/2006/relationships/hyperlink" Target="https://api.jquery.com/toggleClass/" TargetMode="External"/><Relationship Id="rId534" Type="http://schemas.openxmlformats.org/officeDocument/2006/relationships/hyperlink" Target="https://api.jquery.com/jQuery.sub/" TargetMode="External"/><Relationship Id="rId576" Type="http://schemas.openxmlformats.org/officeDocument/2006/relationships/hyperlink" Target="https://api.jquery.com/jQuery.parseJSON/" TargetMode="External"/><Relationship Id="rId173" Type="http://schemas.openxmlformats.org/officeDocument/2006/relationships/hyperlink" Target="https://developer.wordpress.org/themes/getting-started/setting-up-a-development-environment/" TargetMode="External"/><Relationship Id="rId229" Type="http://schemas.openxmlformats.org/officeDocument/2006/relationships/hyperlink" Target="https://developer.wordpress.org/themes/advanced-topics/" TargetMode="External"/><Relationship Id="rId380" Type="http://schemas.openxmlformats.org/officeDocument/2006/relationships/hyperlink" Target="https://api.jquery.com/scrollTop/" TargetMode="External"/><Relationship Id="rId436" Type="http://schemas.openxmlformats.org/officeDocument/2006/relationships/hyperlink" Target="https://api.jquery.com/scroll/" TargetMode="External"/><Relationship Id="rId601" Type="http://schemas.openxmlformats.org/officeDocument/2006/relationships/hyperlink" Target="https://api.jquery.com/callbacks.fireWith/" TargetMode="External"/><Relationship Id="rId240" Type="http://schemas.openxmlformats.org/officeDocument/2006/relationships/hyperlink" Target="https://developer.wordpress.org/themes/release/writing-documentation/" TargetMode="External"/><Relationship Id="rId478" Type="http://schemas.openxmlformats.org/officeDocument/2006/relationships/hyperlink" Target="https://api.jquery.com/event.isPropagationStopped/" TargetMode="External"/><Relationship Id="rId35" Type="http://schemas.openxmlformats.org/officeDocument/2006/relationships/hyperlink" Target="https://codex.wordpress.org/Conditional_Tags" TargetMode="External"/><Relationship Id="rId77" Type="http://schemas.openxmlformats.org/officeDocument/2006/relationships/hyperlink" Target="http://codex.wordpress.org/Plugin_API/Action_Reference" TargetMode="External"/><Relationship Id="rId100" Type="http://schemas.openxmlformats.org/officeDocument/2006/relationships/hyperlink" Target="http://codex.wordpress.org/Plugin_API/Filter_Reference" TargetMode="External"/><Relationship Id="rId282" Type="http://schemas.openxmlformats.org/officeDocument/2006/relationships/image" Target="media/image18.gif"/><Relationship Id="rId338" Type="http://schemas.openxmlformats.org/officeDocument/2006/relationships/hyperlink" Target="https://api.jquery.com/nth-last-of-type-selector/" TargetMode="External"/><Relationship Id="rId503" Type="http://schemas.openxmlformats.org/officeDocument/2006/relationships/hyperlink" Target="https://api.jquery.com/jQuery.speed/" TargetMode="External"/><Relationship Id="rId545" Type="http://schemas.openxmlformats.org/officeDocument/2006/relationships/hyperlink" Target="https://api.jquery.com/deferred.pipe/" TargetMode="External"/><Relationship Id="rId587" Type="http://schemas.openxmlformats.org/officeDocument/2006/relationships/hyperlink" Target="https://api.jquery.com/toArray/" TargetMode="External"/><Relationship Id="rId8" Type="http://schemas.openxmlformats.org/officeDocument/2006/relationships/hyperlink" Target="https://developer.wordpress.org/themes/functionality/internationalization/" TargetMode="External"/><Relationship Id="rId142" Type="http://schemas.openxmlformats.org/officeDocument/2006/relationships/hyperlink" Target="https://codex.wordpress.org/Function_Reference/add_options_page" TargetMode="External"/><Relationship Id="rId184" Type="http://schemas.openxmlformats.org/officeDocument/2006/relationships/hyperlink" Target="https://developer.wordpress.org/themes/basics/linking-theme-files-directories/" TargetMode="External"/><Relationship Id="rId391" Type="http://schemas.openxmlformats.org/officeDocument/2006/relationships/hyperlink" Target="https://api.jquery.com/appendTo/" TargetMode="External"/><Relationship Id="rId405" Type="http://schemas.openxmlformats.org/officeDocument/2006/relationships/hyperlink" Target="https://api.jquery.com/replaceWith/" TargetMode="External"/><Relationship Id="rId447" Type="http://schemas.openxmlformats.org/officeDocument/2006/relationships/hyperlink" Target="https://api.jquery.com/trigger/" TargetMode="External"/><Relationship Id="rId251" Type="http://schemas.openxmlformats.org/officeDocument/2006/relationships/hyperlink" Target="https://www.oodlestechnologies.com/blogs/A-Sample-Of-Creating-theme-option-with-WordPress/" TargetMode="External"/><Relationship Id="rId489" Type="http://schemas.openxmlformats.org/officeDocument/2006/relationships/hyperlink" Target="https://api.jquery.com/event.timeStamp/" TargetMode="External"/><Relationship Id="rId46" Type="http://schemas.openxmlformats.org/officeDocument/2006/relationships/hyperlink" Target="https://codex.wordpress.org/Function_Reference/is_single" TargetMode="External"/><Relationship Id="rId293" Type="http://schemas.openxmlformats.org/officeDocument/2006/relationships/image" Target="media/image23.gif"/><Relationship Id="rId307" Type="http://schemas.openxmlformats.org/officeDocument/2006/relationships/hyperlink" Target="https://api.jquery.com/first-selector/" TargetMode="External"/><Relationship Id="rId349" Type="http://schemas.openxmlformats.org/officeDocument/2006/relationships/hyperlink" Target="https://api.jquery.com/image-selector/" TargetMode="External"/><Relationship Id="rId514" Type="http://schemas.openxmlformats.org/officeDocument/2006/relationships/hyperlink" Target="https://api.jquery.com/ajaxComplete/" TargetMode="External"/><Relationship Id="rId556" Type="http://schemas.openxmlformats.org/officeDocument/2006/relationships/hyperlink" Target="https://api.jquery.com/jQuery.browser/" TargetMode="External"/><Relationship Id="rId88" Type="http://schemas.openxmlformats.org/officeDocument/2006/relationships/hyperlink" Target="http://codex.wordpress.org/Plugin_API/Filter_Reference" TargetMode="External"/><Relationship Id="rId111" Type="http://schemas.openxmlformats.org/officeDocument/2006/relationships/hyperlink" Target="https://developer.wordpress.org/themes/functionality/sidebars/" TargetMode="External"/><Relationship Id="rId153" Type="http://schemas.openxmlformats.org/officeDocument/2006/relationships/hyperlink" Target="https://developer.wordpress.org/themes/functionality/administration-menus/" TargetMode="External"/><Relationship Id="rId195" Type="http://schemas.openxmlformats.org/officeDocument/2006/relationships/hyperlink" Target="https://developer.wordpress.org/themes/template-files-section/taxonomy-templates/" TargetMode="External"/><Relationship Id="rId209" Type="http://schemas.openxmlformats.org/officeDocument/2006/relationships/hyperlink" Target="https://developer.wordpress.org/themes/functionality/media/audio/" TargetMode="External"/><Relationship Id="rId360" Type="http://schemas.openxmlformats.org/officeDocument/2006/relationships/hyperlink" Target="https://api.jquery.com/removeProp/" TargetMode="External"/><Relationship Id="rId416" Type="http://schemas.openxmlformats.org/officeDocument/2006/relationships/hyperlink" Target="https://api.jquery.com/addBack/" TargetMode="External"/><Relationship Id="rId598" Type="http://schemas.openxmlformats.org/officeDocument/2006/relationships/hyperlink" Target="https://api.jquery.com/callbacks.empty/" TargetMode="External"/><Relationship Id="rId220" Type="http://schemas.openxmlformats.org/officeDocument/2006/relationships/hyperlink" Target="https://developer.wordpress.org/themes/customize-api/the-customizer-javascript-api/" TargetMode="External"/><Relationship Id="rId458" Type="http://schemas.openxmlformats.org/officeDocument/2006/relationships/hyperlink" Target="https://api.jquery.com/keydown/" TargetMode="External"/><Relationship Id="rId15" Type="http://schemas.openxmlformats.org/officeDocument/2006/relationships/hyperlink" Target="http://www.php.net/array" TargetMode="External"/><Relationship Id="rId57" Type="http://schemas.openxmlformats.org/officeDocument/2006/relationships/hyperlink" Target="https://codex.wordpress.org/Function_Reference/apply_filters_ref_array" TargetMode="External"/><Relationship Id="rId262" Type="http://schemas.openxmlformats.org/officeDocument/2006/relationships/hyperlink" Target="https://visualizeright.com/2019/03/15/joins-and-advanced-joins/" TargetMode="External"/><Relationship Id="rId318" Type="http://schemas.openxmlformats.org/officeDocument/2006/relationships/hyperlink" Target="https://api.jquery.com/empty-selector/" TargetMode="External"/><Relationship Id="rId525" Type="http://schemas.openxmlformats.org/officeDocument/2006/relationships/hyperlink" Target="https://api.jquery.com/jQuery.ajaxSetup/" TargetMode="External"/><Relationship Id="rId567" Type="http://schemas.openxmlformats.org/officeDocument/2006/relationships/hyperlink" Target="https://api.jquery.com/jQuery.isPlainObject/" TargetMode="External"/><Relationship Id="rId99" Type="http://schemas.openxmlformats.org/officeDocument/2006/relationships/hyperlink" Target="http://codex.wordpress.org/Plugin_API/Filter_Reference" TargetMode="External"/><Relationship Id="rId122" Type="http://schemas.openxmlformats.org/officeDocument/2006/relationships/hyperlink" Target="https://codex.wordpress.org/Function_Reference/add_menu_page" TargetMode="External"/><Relationship Id="rId164" Type="http://schemas.openxmlformats.org/officeDocument/2006/relationships/hyperlink" Target="http://yourblog.com/wp-admin/options-discussion.php" TargetMode="External"/><Relationship Id="rId371" Type="http://schemas.openxmlformats.org/officeDocument/2006/relationships/hyperlink" Target="https://api.jquery.com/innerHeight/" TargetMode="External"/><Relationship Id="rId427" Type="http://schemas.openxmlformats.org/officeDocument/2006/relationships/hyperlink" Target="https://api.jquery.com/parent/" TargetMode="External"/><Relationship Id="rId469" Type="http://schemas.openxmlformats.org/officeDocument/2006/relationships/hyperlink" Target="https://api.jquery.com/mouseout/" TargetMode="External"/><Relationship Id="rId26" Type="http://schemas.openxmlformats.org/officeDocument/2006/relationships/hyperlink" Target="https://adambrown.info/p/wp_hooks/hook/register_post" TargetMode="External"/><Relationship Id="rId231" Type="http://schemas.openxmlformats.org/officeDocument/2006/relationships/hyperlink" Target="https://developer.wordpress.org/themes/advanced-topics/ui-best-practices/" TargetMode="External"/><Relationship Id="rId273" Type="http://schemas.openxmlformats.org/officeDocument/2006/relationships/image" Target="media/image14.gif"/><Relationship Id="rId329" Type="http://schemas.openxmlformats.org/officeDocument/2006/relationships/hyperlink" Target="https://api.jquery.com/attribute-starts-with-selector/" TargetMode="External"/><Relationship Id="rId480" Type="http://schemas.openxmlformats.org/officeDocument/2006/relationships/hyperlink" Target="https://api.jquery.com/event.namespace/" TargetMode="External"/><Relationship Id="rId536" Type="http://schemas.openxmlformats.org/officeDocument/2006/relationships/hyperlink" Target="https://api.jquery.com/jQuery.when/" TargetMode="External"/><Relationship Id="rId68" Type="http://schemas.openxmlformats.org/officeDocument/2006/relationships/hyperlink" Target="https://codex.wordpress.org/Function_Reference/remove_all_actions" TargetMode="External"/><Relationship Id="rId133" Type="http://schemas.openxmlformats.org/officeDocument/2006/relationships/hyperlink" Target="https://codex.wordpress.org/Function_Reference/add_links_page" TargetMode="External"/><Relationship Id="rId175" Type="http://schemas.openxmlformats.org/officeDocument/2006/relationships/hyperlink" Target="https://developer.wordpress.org/themes/basics/" TargetMode="External"/><Relationship Id="rId340" Type="http://schemas.openxmlformats.org/officeDocument/2006/relationships/hyperlink" Target="https://api.jquery.com/only-child-selector/" TargetMode="External"/><Relationship Id="rId578" Type="http://schemas.openxmlformats.org/officeDocument/2006/relationships/hyperlink" Target="https://api.jquery.com/jQuery.proxy/" TargetMode="External"/><Relationship Id="rId200" Type="http://schemas.openxmlformats.org/officeDocument/2006/relationships/hyperlink" Target="https://developer.wordpress.org/themes/functionality/custom-headers/" TargetMode="External"/><Relationship Id="rId382" Type="http://schemas.openxmlformats.org/officeDocument/2006/relationships/hyperlink" Target="https://api.jquery.com/data/" TargetMode="External"/><Relationship Id="rId438" Type="http://schemas.openxmlformats.org/officeDocument/2006/relationships/hyperlink" Target="https://api.jquery.com/ready/" TargetMode="External"/><Relationship Id="rId603" Type="http://schemas.openxmlformats.org/officeDocument/2006/relationships/hyperlink" Target="https://api.jquery.com/callbacks.lock/" TargetMode="External"/><Relationship Id="rId242" Type="http://schemas.openxmlformats.org/officeDocument/2006/relationships/hyperlink" Target="https://developer.wordpress.org/themes/references/" TargetMode="External"/><Relationship Id="rId284" Type="http://schemas.openxmlformats.org/officeDocument/2006/relationships/image" Target="media/image19.gif"/><Relationship Id="rId491" Type="http://schemas.openxmlformats.org/officeDocument/2006/relationships/hyperlink" Target="https://api.jquery.com/event.which/" TargetMode="External"/><Relationship Id="rId505" Type="http://schemas.openxmlformats.org/officeDocument/2006/relationships/hyperlink" Target="https://api.jquery.com/jQuery.queue/" TargetMode="External"/><Relationship Id="rId37" Type="http://schemas.openxmlformats.org/officeDocument/2006/relationships/hyperlink" Target="https://codex.wordpress.org/Conditional_Tags" TargetMode="External"/><Relationship Id="rId79" Type="http://schemas.openxmlformats.org/officeDocument/2006/relationships/hyperlink" Target="http://codex.wordpress.org/Plugin_API/Action_Reference" TargetMode="External"/><Relationship Id="rId102" Type="http://schemas.openxmlformats.org/officeDocument/2006/relationships/hyperlink" Target="http://codex.wordpress.org/Plugin_API/Filter_Reference" TargetMode="External"/><Relationship Id="rId144" Type="http://schemas.openxmlformats.org/officeDocument/2006/relationships/hyperlink" Target="https://codex.wordpress.org/Plugin_API/Action_Reference/admin_menu" TargetMode="External"/><Relationship Id="rId547" Type="http://schemas.openxmlformats.org/officeDocument/2006/relationships/hyperlink" Target="https://api.jquery.com/deferred.promise/" TargetMode="External"/><Relationship Id="rId589" Type="http://schemas.openxmlformats.org/officeDocument/2006/relationships/hyperlink" Target="https://api.jquery.com/context/" TargetMode="External"/><Relationship Id="rId90" Type="http://schemas.openxmlformats.org/officeDocument/2006/relationships/hyperlink" Target="http://codex.wordpress.org/Plugin_API/Filter_Reference" TargetMode="External"/><Relationship Id="rId186" Type="http://schemas.openxmlformats.org/officeDocument/2006/relationships/hyperlink" Target="https://developer.wordpress.org/themes/basics/conditional-tags/" TargetMode="External"/><Relationship Id="rId351" Type="http://schemas.openxmlformats.org/officeDocument/2006/relationships/hyperlink" Target="https://api.jquery.com/password-selector/" TargetMode="External"/><Relationship Id="rId393" Type="http://schemas.openxmlformats.org/officeDocument/2006/relationships/hyperlink" Target="https://api.jquery.com/prepend/" TargetMode="External"/><Relationship Id="rId407" Type="http://schemas.openxmlformats.org/officeDocument/2006/relationships/hyperlink" Target="https://api.jquery.com/filter/" TargetMode="External"/><Relationship Id="rId449" Type="http://schemas.openxmlformats.org/officeDocument/2006/relationships/hyperlink" Target="https://api.jquery.com/unb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1813</TotalTime>
  <Pages>68</Pages>
  <Words>29189</Words>
  <Characters>166380</Characters>
  <Application>Microsoft Office Word</Application>
  <DocSecurity>0</DocSecurity>
  <Lines>1386</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SD027</dc:creator>
  <cp:keywords/>
  <dc:description/>
  <cp:lastModifiedBy>SD027</cp:lastModifiedBy>
  <cp:revision>274</cp:revision>
  <dcterms:created xsi:type="dcterms:W3CDTF">2019-10-21T04:39:00Z</dcterms:created>
  <dcterms:modified xsi:type="dcterms:W3CDTF">2019-11-15T09:35:00Z</dcterms:modified>
</cp:coreProperties>
</file>